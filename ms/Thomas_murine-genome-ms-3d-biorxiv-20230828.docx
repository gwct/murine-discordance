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126F6" w14:textId="71E99D0F"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 xml:space="preserve">landscape, </w:t>
      </w:r>
      <w:r w:rsidRPr="00004FE6">
        <w:rPr>
          <w:rFonts w:ascii="Times New Roman" w:hAnsi="Times New Roman" w:cs="Times New Roman"/>
          <w:b/>
          <w:bCs/>
          <w:sz w:val="24"/>
          <w:szCs w:val="24"/>
        </w:rPr>
        <w:t>causes</w:t>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in Old World mice and rats</w:t>
      </w:r>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proofErr w:type="gramStart"/>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proofErr w:type="gramEnd"/>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Hughes</w:t>
      </w:r>
      <w:r w:rsidR="00945637">
        <w:rPr>
          <w:rFonts w:ascii="Times New Roman" w:hAnsi="Times New Roman" w:cs="Times New Roman"/>
          <w:sz w:val="24"/>
          <w:szCs w:val="24"/>
          <w:vertAlign w:val="superscript"/>
        </w:rPr>
        <w:t>3</w:t>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66B171D0"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 xml:space="preserve">Email: </w:t>
      </w:r>
      <w:hyperlink r:id="rId8"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3EACE2AF"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often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D62D31">
        <w:rPr>
          <w:rFonts w:ascii="Times New Roman" w:hAnsi="Times New Roman" w:cs="Times New Roman"/>
          <w:sz w:val="24"/>
          <w:szCs w:val="24"/>
        </w:rPr>
        <w:t>rodent</w:t>
      </w:r>
      <w:r w:rsidR="00F125BA">
        <w:rPr>
          <w:rFonts w:ascii="Times New Roman" w:hAnsi="Times New Roman" w:cs="Times New Roman"/>
          <w:sz w:val="24"/>
          <w:szCs w:val="24"/>
        </w:rPr>
        <w:t>s</w:t>
      </w:r>
      <w:r w:rsidR="00D0250C">
        <w:rPr>
          <w:rFonts w:ascii="Times New Roman" w:hAnsi="Times New Roman" w:cs="Times New Roman"/>
          <w:sz w:val="24"/>
          <w:szCs w:val="24"/>
        </w:rPr>
        <w:t xml:space="preserve"> (Old World mice and rats)</w:t>
      </w:r>
      <w:r w:rsidR="0089437D">
        <w:rPr>
          <w:rFonts w:ascii="Times New Roman" w:hAnsi="Times New Roman" w:cs="Times New Roman"/>
          <w:sz w:val="24"/>
          <w:szCs w:val="24"/>
        </w:rPr>
        <w:t xml:space="preserve"> –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 xml:space="preserve">gave rise to the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0A7DA1">
        <w:rPr>
          <w:rFonts w:ascii="Times New Roman" w:hAnsi="Times New Roman" w:cs="Times New Roman"/>
          <w:sz w:val="24"/>
          <w:szCs w:val="24"/>
        </w:rPr>
        <w:t>new</w:t>
      </w:r>
      <w:r w:rsidR="00893681">
        <w:rPr>
          <w:rFonts w:ascii="Times New Roman" w:hAnsi="Times New Roman" w:cs="Times New Roman"/>
          <w:sz w:val="24"/>
          <w:szCs w:val="24"/>
        </w:rPr>
        <w:t xml:space="preserve"> 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eleven</w:t>
      </w:r>
      <w:r w:rsidR="00893681">
        <w:rPr>
          <w:rFonts w:ascii="Times New Roman" w:hAnsi="Times New Roman" w:cs="Times New Roman"/>
          <w:sz w:val="24"/>
          <w:szCs w:val="24"/>
        </w:rPr>
        <w:t xml:space="preserve"> </w:t>
      </w:r>
      <w:r w:rsidR="008F18E0">
        <w:rPr>
          <w:rFonts w:ascii="Times New Roman" w:hAnsi="Times New Roman" w:cs="Times New Roman"/>
          <w:sz w:val="24"/>
          <w:szCs w:val="24"/>
        </w:rPr>
        <w:t>published</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r w:rsidR="00796392">
        <w:rPr>
          <w:rFonts w:ascii="Times New Roman" w:hAnsi="Times New Roman" w:cs="Times New Roman"/>
          <w:sz w:val="24"/>
          <w:szCs w:val="24"/>
        </w:rPr>
        <w:t>and</w:t>
      </w:r>
      <w:r w:rsidR="00E4229C">
        <w:rPr>
          <w:rFonts w:ascii="Times New Roman" w:hAnsi="Times New Roman" w:cs="Times New Roman"/>
          <w:sz w:val="24"/>
          <w:szCs w:val="24"/>
        </w:rPr>
        <w:t xml:space="preserve"> 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phylogenies built from 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4229C">
        <w:rPr>
          <w:rFonts w:ascii="Times New Roman" w:hAnsi="Times New Roman" w:cs="Times New Roman"/>
          <w:sz w:val="24"/>
          <w:szCs w:val="24"/>
        </w:rPr>
        <w:t xml:space="preserve">had </w:t>
      </w:r>
      <w:r w:rsidR="00727C10">
        <w:rPr>
          <w:rFonts w:ascii="Times New Roman" w:hAnsi="Times New Roman" w:cs="Times New Roman"/>
          <w:sz w:val="24"/>
          <w:szCs w:val="24"/>
        </w:rPr>
        <w:t xml:space="preserve">similar </w:t>
      </w:r>
      <w:r w:rsidR="00502EF9">
        <w:rPr>
          <w:rFonts w:ascii="Times New Roman" w:hAnsi="Times New Roman" w:cs="Times New Roman"/>
          <w:sz w:val="24"/>
          <w:szCs w:val="24"/>
        </w:rPr>
        <w:t>phylogenies</w:t>
      </w:r>
      <w:r w:rsidR="003C2652">
        <w:rPr>
          <w:rFonts w:ascii="Times New Roman" w:hAnsi="Times New Roman" w:cs="Times New Roman"/>
          <w:sz w:val="24"/>
          <w:szCs w:val="24"/>
        </w:rPr>
        <w:t>.</w:t>
      </w:r>
      <w:r w:rsidR="00727C10">
        <w:rPr>
          <w:rFonts w:ascii="Times New Roman" w:hAnsi="Times New Roman" w:cs="Times New Roman"/>
          <w:sz w:val="24"/>
          <w:szCs w:val="24"/>
        </w:rPr>
        <w:t xml:space="preserve"> </w:t>
      </w:r>
      <w:r w:rsidR="0051283D">
        <w:rPr>
          <w:rFonts w:ascii="Times New Roman" w:hAnsi="Times New Roman" w:cs="Times New Roman"/>
          <w:sz w:val="24"/>
          <w:szCs w:val="24"/>
        </w:rPr>
        <w:t xml:space="preserve">However, </w:t>
      </w:r>
      <w:r w:rsidR="00214FED">
        <w:rPr>
          <w:rFonts w:ascii="Times New Roman" w:hAnsi="Times New Roman" w:cs="Times New Roman"/>
          <w:sz w:val="24"/>
          <w:szCs w:val="24"/>
        </w:rPr>
        <w:t>there was</w:t>
      </w:r>
      <w:r w:rsidR="00A747AD" w:rsidRPr="00031896">
        <w:rPr>
          <w:rFonts w:ascii="Times New Roman" w:hAnsi="Times New Roman" w:cs="Times New Roman"/>
          <w:sz w:val="24"/>
          <w:szCs w:val="24"/>
        </w:rPr>
        <w:t xml:space="preserve"> no relationship between tree similarity and </w:t>
      </w:r>
      <w:r w:rsidR="0051283D">
        <w:rPr>
          <w:rFonts w:ascii="Times New Roman" w:hAnsi="Times New Roman" w:cs="Times New Roman"/>
          <w:sz w:val="24"/>
          <w:szCs w:val="24"/>
        </w:rPr>
        <w:t xml:space="preserve">local </w:t>
      </w:r>
      <w:r w:rsidR="00A747AD" w:rsidRPr="00031896">
        <w:rPr>
          <w:rFonts w:ascii="Times New Roman" w:hAnsi="Times New Roman" w:cs="Times New Roman"/>
          <w:sz w:val="24"/>
          <w:szCs w:val="24"/>
        </w:rPr>
        <w:t>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 suggesting that </w:t>
      </w:r>
      <w:r w:rsidR="003C2652">
        <w:rPr>
          <w:rFonts w:ascii="Times New Roman" w:hAnsi="Times New Roman" w:cs="Times New Roman"/>
          <w:sz w:val="24"/>
          <w:szCs w:val="24"/>
        </w:rPr>
        <w:t xml:space="preserve">genetic linkage </w:t>
      </w:r>
      <w:r w:rsidR="006C1351">
        <w:rPr>
          <w:rFonts w:ascii="Times New Roman" w:hAnsi="Times New Roman" w:cs="Times New Roman"/>
          <w:sz w:val="24"/>
          <w:szCs w:val="24"/>
        </w:rPr>
        <w:t xml:space="preserve">influences </w:t>
      </w:r>
      <w:r w:rsidR="003C2652">
        <w:rPr>
          <w:rFonts w:ascii="Times New Roman" w:hAnsi="Times New Roman" w:cs="Times New Roman"/>
          <w:sz w:val="24"/>
          <w:szCs w:val="24"/>
        </w:rPr>
        <w:t xml:space="preserve">phylogenetic </w:t>
      </w:r>
      <w:r w:rsidR="00932AAA">
        <w:rPr>
          <w:rFonts w:ascii="Times New Roman" w:hAnsi="Times New Roman" w:cs="Times New Roman"/>
          <w:sz w:val="24"/>
          <w:szCs w:val="24"/>
        </w:rPr>
        <w:t xml:space="preserve">patterns </w:t>
      </w:r>
      <w:r w:rsidR="0051283D">
        <w:rPr>
          <w:rFonts w:ascii="Times New Roman" w:hAnsi="Times New Roman" w:cs="Times New Roman"/>
          <w:sz w:val="24"/>
          <w:szCs w:val="24"/>
        </w:rPr>
        <w:t xml:space="preserve">over deeper </w:t>
      </w:r>
      <w:r w:rsidR="006C1D3D">
        <w:rPr>
          <w:rFonts w:ascii="Times New Roman" w:hAnsi="Times New Roman" w:cs="Times New Roman"/>
          <w:sz w:val="24"/>
          <w:szCs w:val="24"/>
        </w:rPr>
        <w:t>timescales</w:t>
      </w:r>
      <w:r w:rsidR="00ED58BF">
        <w:rPr>
          <w:rFonts w:ascii="Times New Roman" w:hAnsi="Times New Roman" w:cs="Times New Roman"/>
          <w:sz w:val="24"/>
          <w:szCs w:val="24"/>
        </w:rPr>
        <w:t>.</w:t>
      </w:r>
      <w:r w:rsidR="0051283D">
        <w:rPr>
          <w:rFonts w:ascii="Times New Roman" w:hAnsi="Times New Roman" w:cs="Times New Roman"/>
          <w:sz w:val="24"/>
          <w:szCs w:val="24"/>
        </w:rPr>
        <w:t xml:space="preserve"> </w:t>
      </w:r>
      <w:r w:rsidR="00ED58BF">
        <w:rPr>
          <w:rFonts w:ascii="Times New Roman" w:hAnsi="Times New Roman" w:cs="Times New Roman"/>
          <w:sz w:val="24"/>
          <w:szCs w:val="24"/>
        </w:rPr>
        <w:t>T</w:t>
      </w:r>
      <w:r w:rsidR="003C2652">
        <w:rPr>
          <w:rFonts w:ascii="Times New Roman" w:hAnsi="Times New Roman" w:cs="Times New Roman"/>
          <w:sz w:val="24"/>
          <w:szCs w:val="24"/>
        </w:rPr>
        <w:t xml:space="preserve">his signal </w:t>
      </w:r>
      <w:r w:rsidR="008B682F">
        <w:rPr>
          <w:rFonts w:ascii="Times New Roman" w:hAnsi="Times New Roman" w:cs="Times New Roman"/>
          <w:sz w:val="24"/>
          <w:szCs w:val="24"/>
        </w:rPr>
        <w:t>may</w:t>
      </w:r>
      <w:r w:rsidR="004A4637">
        <w:rPr>
          <w:rFonts w:ascii="Times New Roman" w:hAnsi="Times New Roman" w:cs="Times New Roman"/>
          <w:sz w:val="24"/>
          <w:szCs w:val="24"/>
        </w:rPr>
        <w:t xml:space="preserve"> be </w:t>
      </w:r>
      <w:r w:rsidR="0051283D">
        <w:rPr>
          <w:rFonts w:ascii="Times New Roman" w:hAnsi="Times New Roman" w:cs="Times New Roman"/>
          <w:sz w:val="24"/>
          <w:szCs w:val="24"/>
        </w:rPr>
        <w:t>independent of contemporary recombination landscapes.</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purifying selection at UCEs led to less discordance</w:t>
      </w:r>
      <w:r w:rsidR="000439E4">
        <w:rPr>
          <w:rFonts w:ascii="Times New Roman" w:hAnsi="Times New Roman" w:cs="Times New Roman"/>
          <w:sz w:val="24"/>
          <w:szCs w:val="24"/>
        </w:rPr>
        <w:t>,</w:t>
      </w:r>
      <w:r w:rsidR="00E10D27">
        <w:rPr>
          <w:rFonts w:ascii="Times New Roman" w:hAnsi="Times New Roman" w:cs="Times New Roman"/>
          <w:sz w:val="24"/>
          <w:szCs w:val="24"/>
        </w:rPr>
        <w:t xml:space="preserve"> </w:t>
      </w:r>
      <w:r w:rsidR="00193D17">
        <w:rPr>
          <w:rFonts w:ascii="Times New Roman" w:hAnsi="Times New Roman" w:cs="Times New Roman"/>
          <w:sz w:val="24"/>
          <w:szCs w:val="24"/>
        </w:rPr>
        <w:t>while</w:t>
      </w:r>
      <w:r w:rsidR="00E10D27">
        <w:rPr>
          <w:rFonts w:ascii="Times New Roman" w:hAnsi="Times New Roman" w:cs="Times New Roman"/>
          <w:sz w:val="24"/>
          <w:szCs w:val="24"/>
        </w:rPr>
        <w:t xml:space="preserve"> </w:t>
      </w:r>
      <w:r w:rsidR="00214FED">
        <w:rPr>
          <w:rFonts w:ascii="Times New Roman" w:hAnsi="Times New Roman" w:cs="Times New Roman"/>
          <w:sz w:val="24"/>
          <w:szCs w:val="24"/>
        </w:rPr>
        <w:t xml:space="preserve">genes experiencing </w:t>
      </w:r>
      <w:r w:rsidR="00E10D27">
        <w:rPr>
          <w:rFonts w:ascii="Times New Roman" w:hAnsi="Times New Roman" w:cs="Times New Roman"/>
          <w:sz w:val="24"/>
          <w:szCs w:val="24"/>
        </w:rPr>
        <w:t xml:space="preserve">positive selection </w:t>
      </w:r>
      <w:r w:rsidR="00214FED">
        <w:rPr>
          <w:rFonts w:ascii="Times New Roman" w:hAnsi="Times New Roman" w:cs="Times New Roman"/>
          <w:sz w:val="24"/>
          <w:szCs w:val="24"/>
        </w:rPr>
        <w:t>showed</w:t>
      </w:r>
      <w:r w:rsidR="00082F77">
        <w:rPr>
          <w:rFonts w:ascii="Times New Roman" w:hAnsi="Times New Roman" w:cs="Times New Roman"/>
          <w:sz w:val="24"/>
          <w:szCs w:val="24"/>
        </w:rPr>
        <w:t xml:space="preserve"> </w:t>
      </w:r>
      <w:r w:rsidR="006E3399">
        <w:rPr>
          <w:rFonts w:ascii="Times New Roman" w:hAnsi="Times New Roman" w:cs="Times New Roman"/>
          <w:sz w:val="24"/>
          <w:szCs w:val="24"/>
        </w:rPr>
        <w:t>more discordant and variable phylogenetic signal</w:t>
      </w:r>
      <w:r w:rsidR="00214FED">
        <w:rPr>
          <w:rFonts w:ascii="Times New Roman" w:hAnsi="Times New Roman" w:cs="Times New Roman"/>
          <w:sz w:val="24"/>
          <w:szCs w:val="24"/>
        </w:rPr>
        <w:t>s</w:t>
      </w:r>
      <w:r w:rsidR="00E10D27">
        <w:rPr>
          <w:rFonts w:ascii="Times New Roman" w:hAnsi="Times New Roman" w:cs="Times New Roman"/>
          <w:sz w:val="24"/>
          <w:szCs w:val="24"/>
        </w:rPr>
        <w:t xml:space="preserv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r w:rsidR="005F6398">
        <w:rPr>
          <w:rFonts w:ascii="Times New Roman" w:hAnsi="Times New Roman" w:cs="Times New Roman"/>
          <w:sz w:val="24"/>
          <w:szCs w:val="24"/>
        </w:rPr>
        <w:t xml:space="preserve">high </w:t>
      </w:r>
      <w:r w:rsidR="00932AAA">
        <w:rPr>
          <w:rFonts w:ascii="Times New Roman" w:hAnsi="Times New Roman" w:cs="Times New Roman"/>
          <w:sz w:val="24"/>
          <w:szCs w:val="24"/>
        </w:rPr>
        <w:t>error</w:t>
      </w:r>
      <w:r w:rsidR="005F6398">
        <w:rPr>
          <w:rFonts w:ascii="Times New Roman" w:hAnsi="Times New Roman" w:cs="Times New Roman"/>
          <w:sz w:val="24"/>
          <w:szCs w:val="24"/>
        </w:rPr>
        <w:t xml:space="preserve"> rates</w:t>
      </w:r>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28A14304" w14:textId="24807721" w:rsidR="00805723" w:rsidRPr="00204945" w:rsidRDefault="00805723" w:rsidP="005F6398">
      <w:pPr>
        <w:spacing w:after="160" w:line="259" w:lineRule="auto"/>
        <w:jc w:val="both"/>
        <w:rPr>
          <w:rFonts w:ascii="Times New Roman" w:hAnsi="Times New Roman" w:cs="Times New Roman"/>
          <w:sz w:val="24"/>
          <w:szCs w:val="24"/>
        </w:rPr>
      </w:pPr>
      <w:r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r w:rsidRPr="00197A2B">
        <w:lastRenderedPageBreak/>
        <w:t>Introduction</w:t>
      </w:r>
    </w:p>
    <w:p w14:paraId="2E9D066F" w14:textId="444E5F8A"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r w:rsidR="00EC57AE">
        <w:rPr>
          <w:rFonts w:ascii="Times New Roman" w:hAnsi="Times New Roman" w:cs="Times New Roman"/>
          <w:sz w:val="24"/>
          <w:szCs w:val="24"/>
        </w:rPr>
        <w:t xml:space="preserve">with the availability of 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r w:rsidR="006F1602">
        <w:rPr>
          <w:rFonts w:ascii="Times New Roman" w:hAnsi="Times New Roman" w:cs="Times New Roman"/>
          <w:sz w:val="24"/>
          <w:szCs w:val="24"/>
        </w:rPr>
        <w:t xml:space="preserve">it </w:t>
      </w:r>
      <w:r w:rsidR="00EC57AE">
        <w:rPr>
          <w:rFonts w:ascii="Times New Roman" w:hAnsi="Times New Roman" w:cs="Times New Roman"/>
          <w:sz w:val="24"/>
          <w:szCs w:val="24"/>
        </w:rPr>
        <w:t xml:space="preserve">has become apparent that evolutionary relationships between species may not be well represented by a single representative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While 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r w:rsidR="00F71891">
        <w:rPr>
          <w:rFonts w:ascii="Times New Roman" w:hAnsi="Times New Roman" w:cs="Times New Roman"/>
          <w:sz w:val="24"/>
          <w:szCs w:val="24"/>
        </w:rPr>
        <w:t xml:space="preserve">may </w:t>
      </w:r>
      <w:r w:rsidR="007D5C2F">
        <w:rPr>
          <w:rFonts w:ascii="Times New Roman" w:hAnsi="Times New Roman" w:cs="Times New Roman"/>
          <w:sz w:val="24"/>
          <w:szCs w:val="24"/>
        </w:rPr>
        <w:t>exist</w:t>
      </w:r>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through </w:t>
      </w:r>
      <w:r w:rsidR="00AA27E5">
        <w:rPr>
          <w:rFonts w:ascii="Times New Roman" w:hAnsi="Times New Roman" w:cs="Times New Roman"/>
          <w:sz w:val="24"/>
          <w:szCs w:val="24"/>
        </w:rPr>
        <w:t xml:space="preserve">hybridization </w:t>
      </w:r>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r w:rsidR="006D673E">
        <w:rPr>
          <w:rFonts w:ascii="Times New Roman" w:hAnsi="Times New Roman" w:cs="Times New Roman"/>
          <w:sz w:val="24"/>
          <w:szCs w:val="24"/>
        </w:rPr>
        <w:t xml:space="preserve"> For instance,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ZWNOdW0+MTI8L1JlY051bT48RGlzcGxheVRleHQ+KEphcnZpcyBldCBhbC4gMjAxNCk8L0Rpc3Bs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</w:fldData>
        </w:fldChar>
      </w:r>
      <w:r w:rsidR="001556AF">
        <w:rPr>
          <w:rFonts w:ascii="Times New Roman" w:hAnsi="Times New Roman" w:cs="Times New Roman"/>
          <w:sz w:val="24"/>
          <w:szCs w:val="24"/>
        </w:rPr>
        <w:instrText xml:space="preserve"> ADDIN EN.CITE </w:instrTex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ZWNOdW0+MTI8L1JlY051bT48RGlzcGxheVRleHQ+KEphcnZpcyBldCBhbC4gMjAxNCk8L0Rpc3Bs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</w:fldData>
        </w:fldChar>
      </w:r>
      <w:r w:rsidR="001556AF">
        <w:rPr>
          <w:rFonts w:ascii="Times New Roman" w:hAnsi="Times New Roman" w:cs="Times New Roman"/>
          <w:sz w:val="24"/>
          <w:szCs w:val="24"/>
        </w:rPr>
        <w:instrText xml:space="preserve"> ADDIN EN.CITE.DATA </w:instrText>
      </w:r>
      <w:r w:rsidR="001556AF">
        <w:rPr>
          <w:rFonts w:ascii="Times New Roman" w:hAnsi="Times New Roman" w:cs="Times New Roman"/>
          <w:sz w:val="24"/>
          <w:szCs w:val="24"/>
        </w:rPr>
      </w:r>
      <w:r w:rsidR="001556AF">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(Jarvis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seals </w: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Y051bT4xMDwvUmVjTnVtPjxEaXNwbGF5VGV4dD4oTG9wZXMgZXQgYWwuIDIwMjEpPC9EaXNwbGF5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</w:fldData>
        </w:fldChar>
      </w:r>
      <w:r w:rsidR="006831BB">
        <w:rPr>
          <w:rFonts w:ascii="Times New Roman" w:hAnsi="Times New Roman" w:cs="Times New Roman"/>
          <w:sz w:val="24"/>
          <w:szCs w:val="24"/>
        </w:rPr>
        <w:instrText xml:space="preserve"> ADDIN EN.CITE </w:instrTex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Y051bT4xMDwvUmVjTnVtPjxEaXNwbGF5VGV4dD4oTG9wZXMgZXQgYWwuIDIwMjEpPC9EaXNwbGF5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</w:fldData>
        </w:fldChar>
      </w:r>
      <w:r w:rsidR="006831BB">
        <w:rPr>
          <w:rFonts w:ascii="Times New Roman" w:hAnsi="Times New Roman" w:cs="Times New Roman"/>
          <w:sz w:val="24"/>
          <w:szCs w:val="24"/>
        </w:rPr>
        <w:instrText xml:space="preserve"> ADDIN EN.CITE.DATA </w:instrText>
      </w:r>
      <w:r w:rsidR="006831BB">
        <w:rPr>
          <w:rFonts w:ascii="Times New Roman" w:hAnsi="Times New Roman" w:cs="Times New Roman"/>
          <w:sz w:val="24"/>
          <w:szCs w:val="24"/>
        </w:rPr>
      </w:r>
      <w:r w:rsidR="006831BB">
        <w:rPr>
          <w:rFonts w:ascii="Times New Roman" w:hAnsi="Times New Roman" w:cs="Times New Roman"/>
          <w:sz w:val="24"/>
          <w:szCs w:val="24"/>
        </w:rPr>
        <w:fldChar w:fldCharType="end"/>
      </w:r>
      <w:r w:rsidR="006831BB">
        <w:rPr>
          <w:rFonts w:ascii="Times New Roman" w:hAnsi="Times New Roman" w:cs="Times New Roman"/>
          <w:sz w:val="24"/>
          <w:szCs w:val="24"/>
        </w:rPr>
      </w:r>
      <w:r w:rsidR="006831BB">
        <w:rPr>
          <w:rFonts w:ascii="Times New Roman" w:hAnsi="Times New Roman" w:cs="Times New Roman"/>
          <w:sz w:val="24"/>
          <w:szCs w:val="24"/>
        </w:rPr>
        <w:fldChar w:fldCharType="separate"/>
      </w:r>
      <w:r w:rsidR="006831BB">
        <w:rPr>
          <w:rFonts w:ascii="Times New Roman" w:hAnsi="Times New Roman" w:cs="Times New Roman"/>
          <w:noProof/>
          <w:sz w:val="24"/>
          <w:szCs w:val="24"/>
        </w:rPr>
        <w:t>(Lopes et al. 2021)</w:t>
      </w:r>
      <w:r w:rsidR="006831BB">
        <w:rPr>
          <w:rFonts w:ascii="Times New Roman" w:hAnsi="Times New Roman" w:cs="Times New Roman"/>
          <w:sz w:val="24"/>
          <w:szCs w:val="24"/>
        </w:rPr>
        <w:fldChar w:fldCharType="end"/>
      </w:r>
      <w:r w:rsidR="006831BB">
        <w:rPr>
          <w:rFonts w:ascii="Times New Roman" w:hAnsi="Times New Roman" w:cs="Times New Roman"/>
          <w:sz w:val="24"/>
          <w:szCs w:val="24"/>
        </w:rPr>
        <w:t>, tomatoes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r>
      <w:r w:rsidR="001556AF">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and </w:t>
      </w:r>
      <w:r w:rsidR="009F6356">
        <w:rPr>
          <w:rFonts w:ascii="Times New Roman" w:hAnsi="Times New Roman" w:cs="Times New Roman"/>
          <w:sz w:val="24"/>
          <w:szCs w:val="24"/>
        </w:rPr>
        <w:t>insects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dW0+MTk8L1JlY051bT48RGlzcGxheVRleHQ+KFN1biBldCBhbC4gMjAyMSk8L0Rpc3BsYXlUZXh0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</w:fldData>
        </w:fldChar>
      </w:r>
      <w:r w:rsidR="001556AF">
        <w:rPr>
          <w:rFonts w:ascii="Times New Roman" w:hAnsi="Times New Roman" w:cs="Times New Roman"/>
          <w:sz w:val="24"/>
          <w:szCs w:val="24"/>
        </w:rPr>
        <w:instrText xml:space="preserve"> ADDIN EN.CITE </w:instrTex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dW0+MTk8L1JlY051bT48RGlzcGxheVRleHQ+KFN1biBldCBhbC4gMjAyMSk8L0Rpc3BsYXlUZXh0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</w:fldData>
        </w:fldChar>
      </w:r>
      <w:r w:rsidR="001556AF">
        <w:rPr>
          <w:rFonts w:ascii="Times New Roman" w:hAnsi="Times New Roman" w:cs="Times New Roman"/>
          <w:sz w:val="24"/>
          <w:szCs w:val="24"/>
        </w:rPr>
        <w:instrText xml:space="preserve"> ADDIN EN.CITE.DATA </w:instrText>
      </w:r>
      <w:r w:rsidR="001556AF">
        <w:rPr>
          <w:rFonts w:ascii="Times New Roman" w:hAnsi="Times New Roman" w:cs="Times New Roman"/>
          <w:sz w:val="24"/>
          <w:szCs w:val="24"/>
        </w:rPr>
      </w:r>
      <w:r w:rsidR="001556AF">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(Sun et al. 2021)</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have found that</w:t>
      </w:r>
      <w:ins w:id="0" w:author="Hahn, Matthew" w:date="2023-09-18T13:46:00Z">
        <w:r w:rsidR="00CC7AC6">
          <w:rPr>
            <w:rFonts w:ascii="Times New Roman" w:hAnsi="Times New Roman" w:cs="Times New Roman"/>
            <w:sz w:val="24"/>
            <w:szCs w:val="24"/>
          </w:rPr>
          <w:t>,</w:t>
        </w:r>
      </w:ins>
      <w:r w:rsidR="001556AF">
        <w:rPr>
          <w:rFonts w:ascii="Times New Roman" w:hAnsi="Times New Roman" w:cs="Times New Roman"/>
          <w:sz w:val="24"/>
          <w:szCs w:val="24"/>
        </w:rPr>
        <w:t xml:space="preserve"> with extensive taxon sampling</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w:t>
      </w:r>
      <w:commentRangeStart w:id="1"/>
      <w:r w:rsidR="001556AF">
        <w:rPr>
          <w:rFonts w:ascii="Times New Roman" w:hAnsi="Times New Roman" w:cs="Times New Roman"/>
          <w:sz w:val="24"/>
          <w:szCs w:val="24"/>
        </w:rPr>
        <w:t>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trees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r w:rsidR="00A2666E">
        <w:rPr>
          <w:rFonts w:ascii="Times New Roman" w:hAnsi="Times New Roman" w:cs="Times New Roman"/>
          <w:sz w:val="24"/>
          <w:szCs w:val="24"/>
        </w:rPr>
        <w:t>gene-trees</w:t>
      </w:r>
      <w:commentRangeEnd w:id="1"/>
      <w:r w:rsidR="00CC7AC6">
        <w:rPr>
          <w:rStyle w:val="CommentReference"/>
        </w:rPr>
        <w:commentReference w:id="1"/>
      </w:r>
      <w:r w:rsidR="00A2666E">
        <w:rPr>
          <w:rFonts w:ascii="Times New Roman" w:hAnsi="Times New Roman" w:cs="Times New Roman"/>
          <w:sz w:val="24"/>
          <w:szCs w:val="24"/>
        </w:rPr>
        <w:t>.</w:t>
      </w:r>
      <w:r w:rsidR="001556AF">
        <w:rPr>
          <w:rFonts w:ascii="Times New Roman" w:hAnsi="Times New Roman" w:cs="Times New Roman"/>
          <w:sz w:val="24"/>
          <w:szCs w:val="24"/>
        </w:rPr>
        <w:t xml:space="preserve"> </w:t>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15C73A8C" w:rsidR="00A06ED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A06EDD">
        <w:rPr>
          <w:rFonts w:ascii="Times New Roman" w:hAnsi="Times New Roman" w:cs="Times New Roman"/>
          <w:sz w:val="24"/>
          <w:szCs w:val="24"/>
        </w:rPr>
        <w:t xml:space="preserve">From a practical perspective,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TnVtPjQzPC9SZWNOdW0+PERpc3BsYXlUZXh0PihQb25kIGV0IGFsLiAyMDA1OyBZYW5nIDIwMDc7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==
</w:fldData>
        </w:fldChar>
      </w:r>
      <w:r w:rsidR="00A06EDD">
        <w:rPr>
          <w:rFonts w:ascii="Times New Roman" w:hAnsi="Times New Roman" w:cs="Times New Roman"/>
          <w:sz w:val="24"/>
          <w:szCs w:val="24"/>
        </w:rPr>
        <w:instrText xml:space="preserve"> ADDIN EN.CITE </w:instrTex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TnVtPjQzPC9SZWNOdW0+PERpc3BsYXlUZXh0PihQb25kIGV0IGFsLiAyMDA1OyBZYW5nIDIwMDc7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==
</w:fldData>
        </w:fldChar>
      </w:r>
      <w:r w:rsidR="00A06EDD">
        <w:rPr>
          <w:rFonts w:ascii="Times New Roman" w:hAnsi="Times New Roman" w:cs="Times New Roman"/>
          <w:sz w:val="24"/>
          <w:szCs w:val="24"/>
        </w:rPr>
        <w:instrText xml:space="preserve"> ADDIN EN.CITE.DATA </w:instrText>
      </w:r>
      <w:r w:rsidR="00A06EDD">
        <w:rPr>
          <w:rFonts w:ascii="Times New Roman" w:hAnsi="Times New Roman" w:cs="Times New Roman"/>
          <w:sz w:val="24"/>
          <w:szCs w:val="24"/>
        </w:rPr>
      </w:r>
      <w:r w:rsidR="00A06EDD">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A06EDD">
        <w:rPr>
          <w:rFonts w:ascii="Times New Roman" w:hAnsi="Times New Roman" w:cs="Times New Roman"/>
          <w:noProof/>
          <w:sz w:val="24"/>
          <w:szCs w:val="24"/>
        </w:rPr>
        <w:t>(Pond et al. 2005; Yang 2007; Hu et al. 2019; Kowalczyk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species tree</w:t>
      </w:r>
      <w:ins w:id="2" w:author="Hahn, Matthew" w:date="2023-09-18T13:45:00Z">
        <w:r w:rsidR="00CC7AC6">
          <w:rPr>
            <w:rFonts w:ascii="Times New Roman" w:hAnsi="Times New Roman" w:cs="Times New Roman"/>
            <w:sz w:val="24"/>
            <w:szCs w:val="24"/>
          </w:rPr>
          <w:t xml:space="preserve"> for each gene</w:t>
        </w:r>
      </w:ins>
      <w:r w:rsidR="00A06EDD">
        <w:rPr>
          <w:rFonts w:ascii="Times New Roman" w:hAnsi="Times New Roman" w:cs="Times New Roman"/>
          <w:sz w:val="24"/>
          <w:szCs w:val="24"/>
        </w:rPr>
        <w:t xml:space="preserv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may compromise 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ZWNOdW0+NDg8L1JlY051bT48RGlzcGxheVRleHQ+KE1lbmRlcyBldCBhbC4gMjAxNik8L0Rpc3Bs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</w:fldData>
        </w:fldChar>
      </w:r>
      <w:r w:rsidR="000041F7">
        <w:rPr>
          <w:rFonts w:ascii="Times New Roman" w:hAnsi="Times New Roman" w:cs="Times New Roman"/>
          <w:sz w:val="24"/>
          <w:szCs w:val="24"/>
        </w:rPr>
        <w:instrText xml:space="preserve"> ADDIN EN.CITE </w:instrTex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ZWNOdW0+NDg8L1JlY051bT48RGlzcGxheVRleHQ+KE1lbmRlcyBldCBhbC4gMjAxNik8L0Rpc3Bs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</w:fldData>
        </w:fldChar>
      </w:r>
      <w:r w:rsidR="000041F7">
        <w:rPr>
          <w:rFonts w:ascii="Times New Roman" w:hAnsi="Times New Roman" w:cs="Times New Roman"/>
          <w:sz w:val="24"/>
          <w:szCs w:val="24"/>
        </w:rPr>
        <w:instrText xml:space="preserve"> ADDIN EN.CITE.DATA </w:instrText>
      </w:r>
      <w:r w:rsidR="000041F7">
        <w:rPr>
          <w:rFonts w:ascii="Times New Roman" w:hAnsi="Times New Roman" w:cs="Times New Roman"/>
          <w:sz w:val="24"/>
          <w:szCs w:val="24"/>
        </w:rPr>
      </w:r>
      <w:r w:rsidR="000041F7">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0041F7">
        <w:rPr>
          <w:rFonts w:ascii="Times New Roman" w:hAnsi="Times New Roman" w:cs="Times New Roman"/>
          <w:noProof/>
          <w:sz w:val="24"/>
          <w:szCs w:val="24"/>
        </w:rPr>
        <w:t>(Mendes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SGFobiBhbmQgTmFraGxlaCAyMDE2OyBNZW5kZXMgZXQgYWwuIDIwMTgpPC9EaXNwbGF5VGV4dD48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SGFobiBhbmQgTmFraGxlaCAyMDE2OyBNZW5kZXMgZXQgYWwuIDIwMTgpPC9EaXNwbGF5VGV4dD48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A61220">
        <w:rPr>
          <w:rFonts w:ascii="Times New Roman" w:hAnsi="Times New Roman" w:cs="Times New Roman"/>
          <w:noProof/>
          <w:sz w:val="24"/>
          <w:szCs w:val="24"/>
        </w:rPr>
        <w:t>(Avise and Robinson 2008; Hahn and Nakhleh 2016; Mendes et al. 2018)</w:t>
      </w:r>
      <w:r w:rsidR="000041F7">
        <w:rPr>
          <w:rFonts w:ascii="Times New Roman" w:hAnsi="Times New Roman" w:cs="Times New Roman"/>
          <w:sz w:val="24"/>
          <w:szCs w:val="24"/>
        </w:rPr>
        <w:fldChar w:fldCharType="end"/>
      </w:r>
      <w:commentRangeStart w:id="3"/>
      <w:r w:rsidR="003F3D92">
        <w:rPr>
          <w:rFonts w:ascii="Times New Roman" w:hAnsi="Times New Roman" w:cs="Times New Roman"/>
          <w:sz w:val="24"/>
          <w:szCs w:val="24"/>
        </w:rPr>
        <w:t>.</w:t>
      </w:r>
      <w:commentRangeEnd w:id="3"/>
      <w:r w:rsidR="00CC7AC6">
        <w:rPr>
          <w:rStyle w:val="CommentReference"/>
        </w:rPr>
        <w:commentReference w:id="3"/>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the true signal of 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PFJlY051bT4yNDQ8L1JlY051bT48RGlzcGxheVRleHQ+KEZvbnRhaW5lIGV0IGFsLiAyMDE1KTwv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</w:fldData>
        </w:fldChar>
      </w:r>
      <w:r w:rsidR="00464824">
        <w:rPr>
          <w:rFonts w:ascii="Times New Roman" w:hAnsi="Times New Roman" w:cs="Times New Roman"/>
          <w:sz w:val="24"/>
          <w:szCs w:val="24"/>
        </w:rPr>
        <w:instrText xml:space="preserve"> ADDIN EN.CITE </w:instrTex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PFJlY051bT4yNDQ8L1JlY051bT48RGlzcGxheVRleHQ+KEZvbnRhaW5lIGV0IGFsLiAyMDE1KTwv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</w:fldData>
        </w:fldChar>
      </w:r>
      <w:r w:rsidR="00464824">
        <w:rPr>
          <w:rFonts w:ascii="Times New Roman" w:hAnsi="Times New Roman" w:cs="Times New Roman"/>
          <w:sz w:val="24"/>
          <w:szCs w:val="24"/>
        </w:rPr>
        <w:instrText xml:space="preserve"> ADDIN EN.CITE.DATA </w:instrText>
      </w:r>
      <w:r w:rsidR="00464824">
        <w:rPr>
          <w:rFonts w:ascii="Times New Roman" w:hAnsi="Times New Roman" w:cs="Times New Roman"/>
          <w:sz w:val="24"/>
          <w:szCs w:val="24"/>
        </w:rPr>
      </w:r>
      <w:r w:rsidR="00464824">
        <w:rPr>
          <w:rFonts w:ascii="Times New Roman" w:hAnsi="Times New Roman" w:cs="Times New Roman"/>
          <w:sz w:val="24"/>
          <w:szCs w:val="24"/>
        </w:rPr>
        <w:fldChar w:fldCharType="end"/>
      </w:r>
      <w:r w:rsidR="00464824">
        <w:rPr>
          <w:rFonts w:ascii="Times New Roman" w:hAnsi="Times New Roman" w:cs="Times New Roman"/>
          <w:sz w:val="24"/>
          <w:szCs w:val="24"/>
        </w:rPr>
      </w:r>
      <w:r w:rsidR="00464824">
        <w:rPr>
          <w:rFonts w:ascii="Times New Roman" w:hAnsi="Times New Roman" w:cs="Times New Roman"/>
          <w:sz w:val="24"/>
          <w:szCs w:val="24"/>
        </w:rPr>
        <w:fldChar w:fldCharType="separate"/>
      </w:r>
      <w:r w:rsidR="00464824">
        <w:rPr>
          <w:rFonts w:ascii="Times New Roman" w:hAnsi="Times New Roman" w:cs="Times New Roman"/>
          <w:noProof/>
          <w:sz w:val="24"/>
          <w:szCs w:val="24"/>
        </w:rPr>
        <w:t>(Fontaine et al. 2015)</w:t>
      </w:r>
      <w:r w:rsidR="00464824">
        <w:rPr>
          <w:rFonts w:ascii="Times New Roman" w:hAnsi="Times New Roman" w:cs="Times New Roman"/>
          <w:sz w:val="24"/>
          <w:szCs w:val="24"/>
        </w:rPr>
        <w:fldChar w:fldCharType="end"/>
      </w:r>
      <w:commentRangeStart w:id="4"/>
      <w:r w:rsidR="003C0682">
        <w:rPr>
          <w:rFonts w:ascii="Times New Roman" w:hAnsi="Times New Roman" w:cs="Times New Roman"/>
          <w:sz w:val="24"/>
          <w:szCs w:val="24"/>
        </w:rPr>
        <w:t>.</w:t>
      </w:r>
      <w:commentRangeEnd w:id="4"/>
      <w:r w:rsidR="00CC7AC6">
        <w:rPr>
          <w:rStyle w:val="CommentReference"/>
        </w:rPr>
        <w:commentReference w:id="4"/>
      </w:r>
      <w:r w:rsidR="003C0682">
        <w:rPr>
          <w:rFonts w:ascii="Times New Roman" w:hAnsi="Times New Roman" w:cs="Times New Roman"/>
          <w:sz w:val="24"/>
          <w:szCs w:val="24"/>
        </w:rPr>
        <w:t xml:space="preserve">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371194F0"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as a stochastic consequence of 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0D23EF">
        <w:rPr>
          <w:rFonts w:ascii="Times New Roman" w:hAnsi="Times New Roman" w:cs="Times New Roman"/>
          <w:sz w:val="24"/>
          <w:szCs w:val="24"/>
        </w:rPr>
        <w:t>structured across the genome</w:t>
      </w:r>
      <w:r w:rsidR="00E8757C">
        <w:rPr>
          <w:rFonts w:ascii="Times New Roman" w:hAnsi="Times New Roman" w:cs="Times New Roman"/>
          <w:sz w:val="24"/>
          <w:szCs w:val="24"/>
        </w:rPr>
        <w:t>,</w:t>
      </w:r>
      <w:r w:rsidR="00B348B2">
        <w:rPr>
          <w:rFonts w:ascii="Times New Roman" w:hAnsi="Times New Roman" w:cs="Times New Roman"/>
          <w:sz w:val="24"/>
          <w:szCs w:val="24"/>
        </w:rPr>
        <w:t xml:space="preserve"> 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r w:rsidR="00027CF2">
        <w:rPr>
          <w:rFonts w:ascii="Times New Roman" w:hAnsi="Times New Roman" w:cs="Times New Roman"/>
          <w:sz w:val="24"/>
          <w:szCs w:val="24"/>
        </w:rPr>
        <w:t>mutation</w:t>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depends on effective population size</w:t>
      </w:r>
      <w:r w:rsidR="006C1351">
        <w:rPr>
          <w:rFonts w:ascii="Times New Roman" w:hAnsi="Times New Roman" w:cs="Times New Roman"/>
          <w:sz w:val="24"/>
          <w:szCs w:val="24"/>
        </w:rPr>
        <w:t>s across the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w:t>
      </w:r>
      <w:r w:rsidR="00027CF2">
        <w:rPr>
          <w:rFonts w:ascii="Times New Roman" w:hAnsi="Times New Roman" w:cs="Times New Roman"/>
          <w:sz w:val="24"/>
          <w:szCs w:val="24"/>
        </w:rPr>
        <w:lastRenderedPageBreak/>
        <w:t xml:space="preserve">linked negative or positive selection). </w:t>
      </w:r>
      <w:r w:rsidR="00B03EF4">
        <w:rPr>
          <w:rFonts w:ascii="Times New Roman" w:hAnsi="Times New Roman" w:cs="Times New Roman"/>
          <w:sz w:val="24"/>
          <w:szCs w:val="24"/>
        </w:rPr>
        <w:t>Likewise, the potential for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less often,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IEpvbmVzIGV0IGFsLiAyMDE4KTwvRGlzcGxheVRleHQ+PHJlY29yZD48cmVjLW51bWJlcj4zNzwv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==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IEpvbmVzIGV0IGFsLiAyMDE4KTwvRGlzcGxheVRleHQ+PHJlY29yZD48cmVjLW51bWJlcj4zNzwv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==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(Lewontin and Birch 1966; Jones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r w:rsidR="005A2A84">
        <w:rPr>
          <w:rFonts w:ascii="Times New Roman" w:hAnsi="Times New Roman" w:cs="Times New Roman"/>
          <w:sz w:val="24"/>
          <w:szCs w:val="24"/>
        </w:rPr>
        <w:t xml:space="preserve">These sources of discordance, ILS and introgression, are expected to leave differing signals </w:t>
      </w:r>
      <w:r w:rsidR="00CC3A81">
        <w:rPr>
          <w:rFonts w:ascii="Times New Roman" w:hAnsi="Times New Roman" w:cs="Times New Roman"/>
          <w:sz w:val="24"/>
          <w:szCs w:val="24"/>
        </w:rPr>
        <w:t>across the genomes</w:t>
      </w:r>
      <w:r w:rsidR="005A2A84">
        <w:rPr>
          <w:rFonts w:ascii="Times New Roman" w:hAnsi="Times New Roman" w:cs="Times New Roman"/>
          <w:sz w:val="24"/>
          <w:szCs w:val="24"/>
        </w:rPr>
        <w:t xml:space="preserve"> of a sample</w:t>
      </w:r>
      <w:r w:rsidR="00CC3A81">
        <w:rPr>
          <w:rFonts w:ascii="Times New Roman" w:hAnsi="Times New Roman" w:cs="Times New Roman"/>
          <w:sz w:val="24"/>
          <w:szCs w:val="24"/>
        </w:rPr>
        <w:t xml:space="preserve"> of species</w:t>
      </w:r>
      <w:r w:rsidR="005A2A84">
        <w:rPr>
          <w:rFonts w:ascii="Times New Roman" w:hAnsi="Times New Roman" w:cs="Times New Roman"/>
          <w:sz w:val="24"/>
          <w:szCs w:val="24"/>
        </w:rPr>
        <w:t xml:space="preserve"> that</w:t>
      </w:r>
      <w:r w:rsidR="00044B6B">
        <w:rPr>
          <w:rFonts w:ascii="Times New Roman" w:hAnsi="Times New Roman" w:cs="Times New Roman"/>
          <w:sz w:val="24"/>
          <w:szCs w:val="24"/>
        </w:rPr>
        <w:t xml:space="preserve"> </w:t>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cj48UmVjTnVtPjM4PC9SZWNOdW0+PERpc3BsYXlUZXh0PihIdXNvbiBldCBhbC4gMjAwNTsgS3Vs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</w:fldData>
        </w:fldChar>
      </w:r>
      <w:r w:rsidR="004D1166">
        <w:rPr>
          <w:rFonts w:ascii="Times New Roman" w:hAnsi="Times New Roman" w:cs="Times New Roman"/>
          <w:sz w:val="24"/>
          <w:szCs w:val="24"/>
        </w:rPr>
        <w:instrText xml:space="preserve"> ADDIN EN.CITE </w:instrText>
      </w:r>
      <w:r w:rsidR="004D1166">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cj48UmVjTnVtPjM4PC9SZWNOdW0+PERpc3BsYXlUZXh0PihIdXNvbiBldCBhbC4gMjAwNTsgS3Vs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</w:fldData>
        </w:fldChar>
      </w:r>
      <w:r w:rsidR="004D1166">
        <w:rPr>
          <w:rFonts w:ascii="Times New Roman" w:hAnsi="Times New Roman" w:cs="Times New Roman"/>
          <w:sz w:val="24"/>
          <w:szCs w:val="24"/>
        </w:rPr>
        <w:instrText xml:space="preserve"> ADDIN EN.CITE.DATA </w:instrText>
      </w:r>
      <w:r w:rsidR="004D1166">
        <w:rPr>
          <w:rFonts w:ascii="Times New Roman" w:hAnsi="Times New Roman" w:cs="Times New Roman"/>
          <w:sz w:val="24"/>
          <w:szCs w:val="24"/>
        </w:rPr>
      </w:r>
      <w:r w:rsidR="004D1166">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4D1166">
        <w:rPr>
          <w:rFonts w:ascii="Times New Roman" w:hAnsi="Times New Roman" w:cs="Times New Roman"/>
          <w:noProof/>
          <w:sz w:val="24"/>
          <w:szCs w:val="24"/>
        </w:rPr>
        <w:t>(Huson et al. 2005; Kulathinal et al. 2009; Green et al. 2010; Vanderpool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the genomic context of phylogenetic discordance has remained elusive. For example, the potential for any of these processes to generate localized patterns of phylogenetic discordance depends on 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recent s</w:t>
      </w:r>
      <w:r w:rsidR="007673D5" w:rsidRPr="00197A2B">
        <w:rPr>
          <w:rFonts w:ascii="Times New Roman" w:hAnsi="Times New Roman" w:cs="Times New Roman"/>
          <w:sz w:val="24"/>
          <w:szCs w:val="24"/>
        </w:rPr>
        <w:t>imulation studies posit that phylogenies in the genome are expected to be correlated</w:t>
      </w:r>
      <w:r w:rsidR="007673D5">
        <w:rPr>
          <w:rFonts w:ascii="Times New Roman" w:hAnsi="Times New Roman" w:cs="Times New Roman"/>
          <w:sz w:val="24"/>
          <w:szCs w:val="24"/>
        </w:rPr>
        <w:t xml:space="preserve"> based on distance – the closer two regions are in the genome, the more history they share</w:t>
      </w:r>
      <w:del w:id="5" w:author="Hahn, Matthew" w:date="2023-09-18T13:47:00Z">
        <w:r w:rsidR="007673D5" w:rsidDel="00CC7AC6">
          <w:rPr>
            <w:rFonts w:ascii="Times New Roman" w:hAnsi="Times New Roman" w:cs="Times New Roman"/>
            <w:sz w:val="24"/>
            <w:szCs w:val="24"/>
          </w:rPr>
          <w:delText xml:space="preserve"> </w:delText>
        </w:r>
      </w:del>
      <w:ins w:id="6" w:author="Hahn, Matthew" w:date="2023-09-18T13:47:00Z">
        <w:r w:rsidR="00CC7AC6">
          <w:rPr>
            <w:rFonts w:ascii="Times New Roman" w:hAnsi="Times New Roman" w:cs="Times New Roman"/>
            <w:sz w:val="24"/>
            <w:szCs w:val="24"/>
          </w:rPr>
          <w:t xml:space="preserve"> (Slatkin and Pollack 2006)</w:t>
        </w:r>
      </w:ins>
      <w:del w:id="7" w:author="Hahn, Matthew" w:date="2023-09-18T13:47:00Z">
        <w:r w:rsidR="006A2348" w:rsidDel="00CC7AC6">
          <w:rPr>
            <w:rFonts w:ascii="Times New Roman" w:hAnsi="Times New Roman" w:cs="Times New Roman"/>
            <w:sz w:val="24"/>
            <w:szCs w:val="24"/>
          </w:rPr>
          <w:fldChar w:fldCharType="begin"/>
        </w:r>
        <w:r w:rsidR="006A2348" w:rsidDel="00CC7AC6">
          <w:rPr>
            <w:rFonts w:ascii="Times New Roman" w:hAnsi="Times New Roman" w:cs="Times New Roman"/>
            <w:sz w:val="24"/>
            <w:szCs w:val="24"/>
          </w:rPr>
          <w:delInstrText xml:space="preserve"> ADDIN EN.CITE &lt;EndNote&gt;&lt;Cite&gt;&lt;Author&gt;McKenzie&lt;/Author&gt;&lt;Year&gt;2020&lt;/Year&gt;&lt;RecNum&gt;4&lt;/RecNum&gt;&lt;DisplayText&gt;(McKenzie and Eaton 2020)&lt;/DisplayText&gt;&lt;record&gt;&lt;rec-number&gt;4&lt;/rec-number&gt;&lt;foreign-keys&gt;&lt;key app="EN" db-id="vdwt9psdezv5tlee9vn5swzfzafw0azp5adx" timestamp="1632753991"&gt;4&lt;/key&gt;&lt;/foreign-keys&gt;&lt;ref-type name="Journal Article"&gt;17&lt;/ref-type&gt;&lt;contributors&gt;&lt;authors&gt;&lt;author&gt;McKenzie, Patrick F.&lt;/author&gt;&lt;author&gt;Eaton, Deren A. R.&lt;/author&gt;&lt;/authors&gt;&lt;/contributors&gt;&lt;titles&gt;&lt;title&gt;The Multispecies Coalescent in Space and Time&lt;/title&gt;&lt;secondary-title&gt;bioRxiv&lt;/secondary-title&gt;&lt;/titles&gt;&lt;periodical&gt;&lt;full-title&gt;bioRxiv&lt;/full-title&gt;&lt;/periodical&gt;&lt;pages&gt;2020.08.02.233395&lt;/pages&gt;&lt;dates&gt;&lt;year&gt;2020&lt;/year&gt;&lt;/dates&gt;&lt;urls&gt;&lt;related-urls&gt;&lt;url&gt;https://www.biorxiv.org/content/biorxiv/early/2020/08/03/2020.08.02.233395.full.pdf&lt;/url&gt;&lt;/related-urls&gt;&lt;/urls&gt;&lt;electronic-resource-num&gt;10.1101/2020.08.02.233395&lt;/electronic-resource-num&gt;&lt;/record&gt;&lt;/Cite&gt;&lt;/EndNote&gt;</w:delInstrText>
        </w:r>
        <w:r w:rsidR="006A2348" w:rsidDel="00CC7AC6">
          <w:rPr>
            <w:rFonts w:ascii="Times New Roman" w:hAnsi="Times New Roman" w:cs="Times New Roman"/>
            <w:sz w:val="24"/>
            <w:szCs w:val="24"/>
          </w:rPr>
          <w:fldChar w:fldCharType="separate"/>
        </w:r>
        <w:r w:rsidR="006A2348" w:rsidDel="00CC7AC6">
          <w:rPr>
            <w:rFonts w:ascii="Times New Roman" w:hAnsi="Times New Roman" w:cs="Times New Roman"/>
            <w:noProof/>
            <w:sz w:val="24"/>
            <w:szCs w:val="24"/>
          </w:rPr>
          <w:delText>(McKenzie and Eaton 2020)</w:delText>
        </w:r>
        <w:r w:rsidR="006A2348" w:rsidDel="00CC7AC6">
          <w:rPr>
            <w:rFonts w:ascii="Times New Roman" w:hAnsi="Times New Roman" w:cs="Times New Roman"/>
            <w:sz w:val="24"/>
            <w:szCs w:val="24"/>
          </w:rPr>
          <w:fldChar w:fldCharType="end"/>
        </w:r>
      </w:del>
      <w:r w:rsidR="0078218F">
        <w:rPr>
          <w:rFonts w:ascii="Times New Roman" w:hAnsi="Times New Roman" w:cs="Times New Roman"/>
          <w:sz w:val="24"/>
          <w:szCs w:val="24"/>
        </w:rPr>
        <w:t xml:space="preserve">. </w:t>
      </w:r>
      <w:r w:rsidR="000439E4">
        <w:rPr>
          <w:rFonts w:ascii="Times New Roman" w:hAnsi="Times New Roman" w:cs="Times New Roman"/>
          <w:sz w:val="24"/>
          <w:szCs w:val="24"/>
        </w:rPr>
        <w:t>However</w:t>
      </w:r>
      <w:r w:rsidR="007673D5">
        <w:rPr>
          <w:rFonts w:ascii="Times New Roman" w:hAnsi="Times New Roman" w:cs="Times New Roman"/>
          <w:sz w:val="24"/>
          <w:szCs w:val="24"/>
        </w:rPr>
        <w:t xml:space="preserve"> e</w:t>
      </w:r>
      <w:r w:rsidR="0091678A">
        <w:rPr>
          <w:rFonts w:ascii="Times New Roman" w:hAnsi="Times New Roman" w:cs="Times New Roman"/>
          <w:sz w:val="24"/>
          <w:szCs w:val="24"/>
        </w:rPr>
        <w:t>mpirical studies have been inconclusive regarding the relationship between phylogenetic discordance and</w:t>
      </w:r>
      <w:r w:rsidR="000439E4">
        <w:rPr>
          <w:rFonts w:ascii="Times New Roman" w:hAnsi="Times New Roman" w:cs="Times New Roman"/>
          <w:sz w:val="24"/>
          <w:szCs w:val="24"/>
        </w:rPr>
        <w:t xml:space="preserve"> mammalian</w:t>
      </w:r>
      <w:r w:rsidR="0091678A">
        <w:rPr>
          <w:rFonts w:ascii="Times New Roman" w:hAnsi="Times New Roman" w:cs="Times New Roman"/>
          <w:sz w:val="24"/>
          <w:szCs w:val="24"/>
        </w:rPr>
        <w:t xml:space="preserve"> 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no correlation</w:t>
      </w:r>
      <w:r w:rsidR="006A2348">
        <w:rPr>
          <w:rFonts w:ascii="Times New Roman" w:hAnsi="Times New Roman" w:cs="Times New Roman"/>
          <w:sz w:val="24"/>
          <w:szCs w:val="24"/>
        </w:rPr>
        <w:t xml:space="preserve"> 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91678A">
        <w:rPr>
          <w:rFonts w:ascii="Times New Roman" w:hAnsi="Times New Roman" w:cs="Times New Roman"/>
          <w:sz w:val="24"/>
          <w:szCs w:val="24"/>
        </w:rPr>
        <w:instrText xml:space="preserve"> ADDIN EN.CITE &lt;EndNote&gt;&lt;Cite&gt;&lt;Author&gt;Hobolth&lt;/Author&gt;&lt;Year&gt;2007&lt;/Year&gt;&lt;RecNum&gt;201&lt;/RecNum&gt;&lt;DisplayText&gt;(Hobolth et al. 2007)&lt;/DisplayText&gt;&lt;record&gt;&lt;rec-number&gt;201&lt;/rec-number&gt;&lt;foreign-keys&gt;&lt;key app="EN" db-id="vdwt9psdezv5tlee9vn5swzfzafw0azp5adx" timestamp="1649789421"&gt;201&lt;/key&gt;&lt;/foreign-keys&gt;&lt;ref-type name="Journal Article"&gt;17&lt;/ref-type&gt;&lt;contributors&gt;&lt;authors&gt;&lt;author&gt;Hobolth, A.&lt;/author&gt;&lt;author&gt;Christensen, O. F.&lt;/author&gt;&lt;author&gt;Mailund, T.&lt;/author&gt;&lt;author&gt;Schierup, M. H.&lt;/author&gt;&lt;/authors&gt;&lt;/contributors&gt;&lt;auth-address&gt;Bioinformatics Research Center, North Carolina State University, Raleigh, North Carolina, United States of America. asger@daimi.au.dk&lt;/auth-address&gt;&lt;titles&gt;&lt;title&gt;Genomic relationships and speciation times of human, chimpanzee, and gorilla inferred from a coalescent hidden Markov model&lt;/title&gt;&lt;secondary-title&gt;PLoS Genet&lt;/secondary-title&gt;&lt;/titles&gt;&lt;periodical&gt;&lt;full-title&gt;PLoS Genet&lt;/full-title&gt;&lt;/periodical&gt;&lt;pages&gt;e7&lt;/pages&gt;&lt;volume&gt;3&lt;/volume&gt;&lt;number&gt;2&lt;/number&gt;&lt;edition&gt;2007/02/27&lt;/edition&gt;&lt;keywords&gt;&lt;keyword&gt;Animals&lt;/keyword&gt;&lt;keyword&gt;Base Sequence&lt;/keyword&gt;&lt;keyword&gt;Computer Simulation&lt;/keyword&gt;&lt;keyword&gt;*Genetic Speciation&lt;/keyword&gt;&lt;keyword&gt;Genetics, Population&lt;/keyword&gt;&lt;keyword&gt;Genome, Human&lt;/keyword&gt;&lt;keyword&gt;Gorilla gorilla/*genetics&lt;/keyword&gt;&lt;keyword&gt;Hominidae/*genetics&lt;/keyword&gt;&lt;keyword&gt;Humans&lt;/keyword&gt;&lt;keyword&gt;*Markov Chains&lt;/keyword&gt;&lt;keyword&gt;*Models, Theoretical&lt;/keyword&gt;&lt;keyword&gt;Molecular Sequence Data&lt;/keyword&gt;&lt;keyword&gt;Pan troglodytes/*genetics&lt;/keyword&gt;&lt;keyword&gt;Phylogeny&lt;/keyword&gt;&lt;keyword&gt;Sequence Homology, Nucleic Acid&lt;/keyword&gt;&lt;/keywords&gt;&lt;dates&gt;&lt;year&gt;2007&lt;/year&gt;&lt;pub-dates&gt;&lt;date&gt;Feb 23&lt;/date&gt;&lt;/pub-dates&gt;&lt;/dates&gt;&lt;isbn&gt;1553-7404 (Electronic)&amp;#xD;1553-7390 (Linking)&lt;/isbn&gt;&lt;accession-num&gt;17319744&lt;/accession-num&gt;&lt;urls&gt;&lt;related-urls&gt;&lt;url&gt;https://www.ncbi.nlm.nih.gov/pubmed/17319744&lt;/url&gt;&lt;/related-urls&gt;&lt;/urls&gt;&lt;custom2&gt;PMC1802818&lt;/custom2&gt;&lt;electronic-resource-num&gt;10.1371/journal.pgen.0030007&lt;/electronic-resource-num&gt;&lt;/record&gt;&lt;/Cite&gt;&lt;/EndNote&gt;</w:instrText>
      </w:r>
      <w:r w:rsidR="0091678A">
        <w:rPr>
          <w:rFonts w:ascii="Times New Roman" w:hAnsi="Times New Roman" w:cs="Times New Roman"/>
          <w:sz w:val="24"/>
          <w:szCs w:val="24"/>
        </w:rPr>
        <w:fldChar w:fldCharType="separate"/>
      </w:r>
      <w:r w:rsidR="0091678A">
        <w:rPr>
          <w:rFonts w:ascii="Times New Roman" w:hAnsi="Times New Roman" w:cs="Times New Roman"/>
          <w:noProof/>
          <w:sz w:val="24"/>
          <w:szCs w:val="24"/>
        </w:rPr>
        <w:t>(Hobolth et al. 2007)</w:t>
      </w:r>
      <w:r w:rsidR="0091678A">
        <w:rPr>
          <w:rFonts w:ascii="Times New Roman" w:hAnsi="Times New Roman" w:cs="Times New Roman"/>
          <w:sz w:val="24"/>
          <w:szCs w:val="24"/>
        </w:rPr>
        <w:fldChar w:fldCharType="end"/>
      </w:r>
      <w:r w:rsidR="0091678A">
        <w:rPr>
          <w:rFonts w:ascii="Times New Roman" w:hAnsi="Times New Roman" w:cs="Times New Roman"/>
          <w:sz w:val="24"/>
          <w:szCs w:val="24"/>
        </w:rPr>
        <w:t xml:space="preserve"> </w:t>
      </w:r>
      <w:r w:rsidR="006A2348">
        <w:rPr>
          <w:rFonts w:ascii="Times New Roman" w:hAnsi="Times New Roman" w:cs="Times New Roman"/>
          <w:sz w:val="24"/>
          <w:szCs w:val="24"/>
        </w:rPr>
        <w:t>to</w:t>
      </w:r>
      <w:r w:rsidR="0091678A">
        <w:rPr>
          <w:rFonts w:ascii="Times New Roman" w:hAnsi="Times New Roman" w:cs="Times New Roman"/>
          <w:sz w:val="24"/>
          <w:szCs w:val="24"/>
        </w:rPr>
        <w:t xml:space="preserve"> a weak 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91678A">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91678A">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91678A">
        <w:rPr>
          <w:rFonts w:ascii="Times New Roman" w:hAnsi="Times New Roman" w:cs="Times New Roman"/>
          <w:sz w:val="24"/>
          <w:szCs w:val="24"/>
        </w:rPr>
        <w:t xml:space="preserve">. </w:t>
      </w:r>
      <w:r w:rsidR="00D77B8F" w:rsidRPr="00197A2B">
        <w:rPr>
          <w:rFonts w:ascii="Times New Roman" w:hAnsi="Times New Roman" w:cs="Times New Roman"/>
          <w:sz w:val="24"/>
          <w:szCs w:val="24"/>
        </w:rPr>
        <w:t xml:space="preserve">However, </w:t>
      </w:r>
      <w:r w:rsidR="003C511A">
        <w:rPr>
          <w:rFonts w:ascii="Times New Roman" w:hAnsi="Times New Roman" w:cs="Times New Roman"/>
          <w:sz w:val="24"/>
          <w:szCs w:val="24"/>
        </w:rPr>
        <w:t>if recombination rates evolve sufficiently quickly</w:t>
      </w:r>
      <w:r w:rsidR="0078218F">
        <w:rPr>
          <w:rFonts w:ascii="Times New Roman" w:hAnsi="Times New Roman" w:cs="Times New Roman"/>
          <w:sz w:val="24"/>
          <w:szCs w:val="24"/>
        </w:rPr>
        <w:t>,</w:t>
      </w:r>
      <w:r w:rsidR="003C511A">
        <w:rPr>
          <w:rFonts w:ascii="Times New Roman" w:hAnsi="Times New Roman" w:cs="Times New Roman"/>
          <w:sz w:val="24"/>
          <w:szCs w:val="24"/>
        </w:rPr>
        <w:t xml:space="preserve"> long-term discordance measured over evolutionary timescales might be largely independent of </w:t>
      </w:r>
      <w:r w:rsidR="009F6356">
        <w:rPr>
          <w:rFonts w:ascii="Times New Roman" w:hAnsi="Times New Roman" w:cs="Times New Roman"/>
          <w:sz w:val="24"/>
          <w:szCs w:val="24"/>
        </w:rPr>
        <w:t>contemporary</w:t>
      </w:r>
      <w:r w:rsidR="003C511A">
        <w:rPr>
          <w:rFonts w:ascii="Times New Roman" w:hAnsi="Times New Roman" w:cs="Times New Roman"/>
          <w:sz w:val="24"/>
          <w:szCs w:val="24"/>
        </w:rPr>
        <w:t xml:space="preserve"> recombination landscapes.</w:t>
      </w:r>
      <w:r w:rsidR="002319DB">
        <w:rPr>
          <w:rFonts w:ascii="Times New Roman" w:hAnsi="Times New Roman" w:cs="Times New Roman"/>
          <w:sz w:val="24"/>
          <w:szCs w:val="24"/>
        </w:rPr>
        <w:t xml:space="preserve"> </w:t>
      </w:r>
    </w:p>
    <w:p w14:paraId="3093FDA3" w14:textId="12E616FE" w:rsidR="00EA1EF2"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mouse (</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w:t>
      </w:r>
      <w:proofErr w:type="gramStart"/>
      <w:r w:rsidR="006E78FF" w:rsidRPr="00E358E6">
        <w:rPr>
          <w:rFonts w:ascii="Times New Roman" w:hAnsi="Times New Roman" w:cs="Times New Roman"/>
          <w:sz w:val="24"/>
          <w:szCs w:val="24"/>
        </w:rPr>
        <w:t>Old</w:t>
      </w:r>
      <w:r w:rsidR="00462D94">
        <w:rPr>
          <w:rFonts w:ascii="Times New Roman" w:hAnsi="Times New Roman" w:cs="Times New Roman"/>
          <w:sz w:val="24"/>
          <w:szCs w:val="24"/>
        </w:rPr>
        <w:t xml:space="preserve"> </w:t>
      </w:r>
      <w:r w:rsidR="006E78FF" w:rsidRPr="00E358E6">
        <w:rPr>
          <w:rFonts w:ascii="Times New Roman" w:hAnsi="Times New Roman" w:cs="Times New Roman"/>
          <w:sz w:val="24"/>
          <w:szCs w:val="24"/>
        </w:rPr>
        <w:t>World</w:t>
      </w:r>
      <w:proofErr w:type="gramEnd"/>
      <w:r w:rsidR="00426302" w:rsidRPr="00E358E6">
        <w:rPr>
          <w:rFonts w:ascii="Times New Roman" w:hAnsi="Times New Roman" w:cs="Times New Roman"/>
          <w:sz w:val="24"/>
          <w:szCs w:val="24"/>
        </w:rPr>
        <w:t xml:space="preserve"> rats and mice (</w:t>
      </w:r>
      <w:proofErr w:type="spellStart"/>
      <w:r w:rsidR="00426302" w:rsidRPr="00E358E6">
        <w:rPr>
          <w:rFonts w:ascii="Times New Roman" w:hAnsi="Times New Roman" w:cs="Times New Roman"/>
          <w:sz w:val="24"/>
          <w:szCs w:val="24"/>
        </w:rPr>
        <w:t>Murinae</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r w:rsidR="00030AC9">
        <w:rPr>
          <w:rFonts w:ascii="Times New Roman" w:hAnsi="Times New Roman" w:cs="Times New Roman"/>
          <w:sz w:val="24"/>
          <w:szCs w:val="24"/>
        </w:rPr>
        <w:t>.</w:t>
      </w:r>
      <w:r w:rsidR="002D7D7D">
        <w:rPr>
          <w:rFonts w:ascii="Times New Roman" w:hAnsi="Times New Roman" w:cs="Times New Roman"/>
          <w:sz w:val="24"/>
          <w:szCs w:val="24"/>
        </w:rPr>
        <w:t xml:space="preserve"> Despite this diversity and the power of evolution-guided functional and biomedical analysis,</w:t>
      </w:r>
      <w:r w:rsidR="00394C3B">
        <w:rPr>
          <w:rFonts w:ascii="Times New Roman" w:hAnsi="Times New Roman" w:cs="Times New Roman"/>
          <w:sz w:val="24"/>
          <w:szCs w:val="24"/>
        </w:rPr>
        <w:t xml:space="preserve">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other 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893D02">
        <w:rPr>
          <w:rFonts w:ascii="Times New Roman" w:hAnsi="Times New Roman" w:cs="Times New Roman"/>
          <w:sz w:val="24"/>
          <w:szCs w:val="24"/>
        </w:rPr>
        <w:t>, with</w:t>
      </w:r>
      <w:r w:rsidR="00394C3B">
        <w:rPr>
          <w:rFonts w:ascii="Times New Roman" w:hAnsi="Times New Roman" w:cs="Times New Roman"/>
          <w:sz w:val="24"/>
          <w:szCs w:val="24"/>
        </w:rPr>
        <w:t xml:space="preserve"> most</w:t>
      </w:r>
      <w:r w:rsidR="00426302" w:rsidRPr="00E358E6">
        <w:rPr>
          <w:rFonts w:ascii="Times New Roman" w:hAnsi="Times New Roman" w:cs="Times New Roman"/>
          <w:sz w:val="24"/>
          <w:szCs w:val="24"/>
        </w:rPr>
        <w:t xml:space="preserve"> efforts </w:t>
      </w:r>
      <w:r w:rsidR="00394C3B">
        <w:rPr>
          <w:rFonts w:ascii="Times New Roman" w:hAnsi="Times New Roman" w:cs="Times New Roman"/>
          <w:sz w:val="24"/>
          <w:szCs w:val="24"/>
        </w:rPr>
        <w:t>hav</w:t>
      </w:r>
      <w:r w:rsidR="00030AC9">
        <w:rPr>
          <w:rFonts w:ascii="Times New Roman" w:hAnsi="Times New Roman" w:cs="Times New Roman"/>
          <w:sz w:val="24"/>
          <w:szCs w:val="24"/>
        </w:rPr>
        <w:t>ing been</w:t>
      </w:r>
      <w:r w:rsidR="00394C3B">
        <w:rPr>
          <w:rFonts w:ascii="Times New Roman" w:hAnsi="Times New Roman" w:cs="Times New Roman"/>
          <w:sz w:val="24"/>
          <w:szCs w:val="24"/>
        </w:rPr>
        <w:t xml:space="preserve"> focused </w:t>
      </w:r>
      <w:r w:rsidR="00426302" w:rsidRPr="00E358E6">
        <w:rPr>
          <w:rFonts w:ascii="Times New Roman" w:hAnsi="Times New Roman" w:cs="Times New Roman"/>
          <w:sz w:val="24"/>
          <w:szCs w:val="24"/>
        </w:rPr>
        <w:t xml:space="preserve">on sampling variation </w:t>
      </w:r>
      <w:r w:rsidR="00893D02">
        <w:rPr>
          <w:rFonts w:ascii="Times New Roman" w:hAnsi="Times New Roman" w:cs="Times New Roman"/>
          <w:sz w:val="24"/>
          <w:szCs w:val="24"/>
        </w:rPr>
        <w:t>across closely related</w:t>
      </w:r>
      <w:r w:rsidR="00426302" w:rsidRPr="00E358E6">
        <w:rPr>
          <w:rFonts w:ascii="Times New Roman" w:hAnsi="Times New Roman" w:cs="Times New Roman"/>
          <w:sz w:val="24"/>
          <w:szCs w:val="24"/>
        </w:rPr>
        <w:t xml:space="preserve"> lineages of house mice</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r w:rsidR="00394C3B">
        <w:rPr>
          <w:rFonts w:ascii="Times New Roman" w:hAnsi="Times New Roman" w:cs="Times New Roman"/>
          <w:sz w:val="24"/>
          <w:szCs w:val="24"/>
        </w:rPr>
        <w:t xml:space="preserve">In the present work, we </w:t>
      </w:r>
      <w:r w:rsidR="002D7D7D">
        <w:rPr>
          <w:rFonts w:ascii="Times New Roman" w:hAnsi="Times New Roman" w:cs="Times New Roman"/>
          <w:sz w:val="24"/>
          <w:szCs w:val="24"/>
        </w:rPr>
        <w:t xml:space="preserve">analyze </w:t>
      </w:r>
      <w:r w:rsidR="0077627E">
        <w:rPr>
          <w:rFonts w:ascii="Times New Roman" w:hAnsi="Times New Roman" w:cs="Times New Roman"/>
          <w:sz w:val="24"/>
          <w:szCs w:val="24"/>
        </w:rPr>
        <w:t xml:space="preserve">new </w:t>
      </w:r>
      <w:r w:rsidR="00426302">
        <w:rPr>
          <w:rFonts w:ascii="Times New Roman" w:hAnsi="Times New Roman" w:cs="Times New Roman"/>
          <w:sz w:val="24"/>
          <w:szCs w:val="24"/>
        </w:rPr>
        <w:t xml:space="preserve">genome sequences </w:t>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 rodent</w:t>
      </w:r>
      <w:r w:rsidR="0077627E">
        <w:rPr>
          <w:rFonts w:ascii="Times New Roman" w:hAnsi="Times New Roman" w:cs="Times New Roman"/>
          <w:sz w:val="24"/>
          <w:szCs w:val="24"/>
        </w:rPr>
        <w:t xml:space="preserve"> species</w:t>
      </w:r>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Mastomys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natalensis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Hylomyscus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alleni</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Praomys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delectorum</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Rhabdomys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dilectus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Grammoyms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dolichurus</w:t>
      </w:r>
      <w:proofErr w:type="spellEnd"/>
      <w:r w:rsidR="00426302" w:rsidRPr="00E358E6">
        <w:rPr>
          <w:rFonts w:ascii="Times New Roman" w:hAnsi="Times New Roman" w:cs="Times New Roman"/>
          <w:sz w:val="24"/>
          <w:szCs w:val="24"/>
        </w:rPr>
        <w:t xml:space="preserve">, </w:t>
      </w:r>
      <w:proofErr w:type="spellStart"/>
      <w:r w:rsidR="00020FEE">
        <w:rPr>
          <w:rFonts w:ascii="Times New Roman" w:hAnsi="Times New Roman" w:cs="Times New Roman"/>
          <w:i/>
          <w:iCs/>
          <w:sz w:val="24"/>
          <w:szCs w:val="24"/>
        </w:rPr>
        <w:t>Otomoys</w:t>
      </w:r>
      <w:proofErr w:type="spellEnd"/>
      <w:r w:rsidR="00020FEE">
        <w:rPr>
          <w:rFonts w:ascii="Times New Roman" w:hAnsi="Times New Roman" w:cs="Times New Roman"/>
          <w:i/>
          <w:iCs/>
          <w:sz w:val="24"/>
          <w:szCs w:val="24"/>
        </w:rPr>
        <w:t xml:space="preserve"> typus</w:t>
      </w:r>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proofErr w:type="spellStart"/>
      <w:r w:rsidR="00426302" w:rsidRPr="00E358E6">
        <w:rPr>
          <w:rFonts w:ascii="Times New Roman" w:hAnsi="Times New Roman" w:cs="Times New Roman"/>
          <w:i/>
          <w:iCs/>
          <w:sz w:val="24"/>
          <w:szCs w:val="24"/>
        </w:rPr>
        <w:t>Rhynchomys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soricoides</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r w:rsidR="002D7D7D">
        <w:rPr>
          <w:rFonts w:ascii="Times New Roman" w:hAnsi="Times New Roman" w:cs="Times New Roman"/>
          <w:sz w:val="24"/>
          <w:szCs w:val="24"/>
        </w:rPr>
        <w:t xml:space="preserve"> These new genomes are a powerful new resource for studying functional biology within rodents</w:t>
      </w:r>
      <w:r w:rsidR="00086687">
        <w:rPr>
          <w:rFonts w:ascii="Times New Roman" w:hAnsi="Times New Roman" w:cs="Times New Roman"/>
          <w:sz w:val="24"/>
          <w:szCs w:val="24"/>
        </w:rPr>
        <w:t xml:space="preserve">. However, </w:t>
      </w:r>
      <w:r w:rsidR="002D7D7D">
        <w:rPr>
          <w:rFonts w:ascii="Times New Roman" w:hAnsi="Times New Roman" w:cs="Times New Roman"/>
          <w:sz w:val="24"/>
          <w:szCs w:val="24"/>
        </w:rPr>
        <w:t>along with increased taxonomic sampling</w:t>
      </w:r>
      <w:r w:rsidR="00086687">
        <w:rPr>
          <w:rFonts w:ascii="Times New Roman" w:hAnsi="Times New Roman" w:cs="Times New Roman"/>
          <w:sz w:val="24"/>
          <w:szCs w:val="24"/>
        </w:rPr>
        <w:t>,</w:t>
      </w:r>
      <w:r w:rsidR="002D7D7D">
        <w:rPr>
          <w:rFonts w:ascii="Times New Roman" w:hAnsi="Times New Roman" w:cs="Times New Roman"/>
          <w:sz w:val="24"/>
          <w:szCs w:val="24"/>
        </w:rPr>
        <w:t xml:space="preserve"> the presence of phylogenetic discordance poses challenges to rigorous molecular evolution analyses. We investigate these patterns of discordance in rodents here by</w:t>
      </w:r>
      <w:r w:rsidR="00426302">
        <w:rPr>
          <w:rFonts w:ascii="Times New Roman" w:hAnsi="Times New Roman" w:cs="Times New Roman"/>
          <w:sz w:val="24"/>
          <w:szCs w:val="24"/>
        </w:rPr>
        <w:t xml:space="preserve"> combin</w:t>
      </w:r>
      <w:r w:rsidR="002D7D7D">
        <w:rPr>
          <w:rFonts w:ascii="Times New Roman" w:hAnsi="Times New Roman" w:cs="Times New Roman"/>
          <w:sz w:val="24"/>
          <w:szCs w:val="24"/>
        </w:rPr>
        <w:t>ing</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 rodent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to study the phylogenetic relationships within </w:t>
      </w:r>
      <w:proofErr w:type="spellStart"/>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w:t>
      </w:r>
      <w:proofErr w:type="spellEnd"/>
      <w:r w:rsidR="00426302" w:rsidRPr="00E358E6">
        <w:rPr>
          <w:rFonts w:ascii="Times New Roman" w:hAnsi="Times New Roman" w:cs="Times New Roman"/>
          <w:sz w:val="24"/>
          <w:szCs w:val="24"/>
        </w:rPr>
        <w:t xml:space="preserv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r w:rsidR="00020FEE">
        <w:rPr>
          <w:rFonts w:ascii="Times New Roman" w:hAnsi="Times New Roman" w:cs="Times New Roman"/>
          <w:sz w:val="24"/>
          <w:szCs w:val="24"/>
        </w:rPr>
        <w:t>ultra-conserved elements (UCEs)</w:t>
      </w:r>
      <w:r w:rsidR="00B57DDF">
        <w:rPr>
          <w:rFonts w:ascii="Times New Roman" w:hAnsi="Times New Roman" w:cs="Times New Roman"/>
          <w:sz w:val="24"/>
          <w:szCs w:val="24"/>
        </w:rPr>
        <w:t xml:space="preserve"> to promote </w:t>
      </w:r>
      <w:r w:rsidR="003B427E">
        <w:rPr>
          <w:rFonts w:ascii="Times New Roman" w:hAnsi="Times New Roman" w:cs="Times New Roman"/>
          <w:sz w:val="24"/>
          <w:szCs w:val="24"/>
        </w:rPr>
        <w:t>broader comparisons</w:t>
      </w:r>
      <w:bookmarkStart w:id="8" w:name="_Hlk114747009"/>
      <w:r w:rsidR="00003ABB">
        <w:rPr>
          <w:rFonts w:ascii="Times New Roman" w:hAnsi="Times New Roman" w:cs="Times New Roman"/>
          <w:sz w:val="24"/>
          <w:szCs w:val="24"/>
        </w:rPr>
        <w:t xml:space="preserve"> across genomes of variable quality</w:t>
      </w:r>
      <w:r w:rsidR="00020FEE">
        <w:rPr>
          <w:rFonts w:ascii="Times New Roman" w:hAnsi="Times New Roman" w:cs="Times New Roman"/>
          <w:sz w:val="24"/>
          <w:szCs w:val="24"/>
        </w:rPr>
        <w:t>.</w:t>
      </w:r>
      <w:r w:rsidR="005A3F18">
        <w:rPr>
          <w:rFonts w:ascii="Times New Roman" w:hAnsi="Times New Roman" w:cs="Times New Roman"/>
          <w:sz w:val="24"/>
          <w:szCs w:val="24"/>
        </w:rPr>
        <w:t xml:space="preserve"> </w:t>
      </w:r>
      <w:bookmarkEnd w:id="8"/>
      <w:r w:rsidR="00FA2AA1">
        <w:rPr>
          <w:rFonts w:ascii="Times New Roman" w:hAnsi="Times New Roman" w:cs="Times New Roman"/>
          <w:sz w:val="24"/>
          <w:szCs w:val="24"/>
        </w:rPr>
        <w:t>We</w:t>
      </w:r>
      <w:r w:rsidR="00D010DB">
        <w:rPr>
          <w:rFonts w:ascii="Times New Roman" w:hAnsi="Times New Roman" w:cs="Times New Roman"/>
          <w:sz w:val="24"/>
          <w:szCs w:val="24"/>
        </w:rPr>
        <w:t xml:space="preserve"> </w:t>
      </w:r>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 xml:space="preserve">e whole </w:t>
      </w:r>
      <w:r w:rsidR="008D2A3B">
        <w:rPr>
          <w:rFonts w:ascii="Times New Roman" w:hAnsi="Times New Roman" w:cs="Times New Roman"/>
          <w:sz w:val="24"/>
          <w:szCs w:val="24"/>
        </w:rPr>
        <w:t>genome</w:t>
      </w:r>
      <w:r w:rsidR="00D010DB">
        <w:rPr>
          <w:rFonts w:ascii="Times New Roman" w:hAnsi="Times New Roman" w:cs="Times New Roman"/>
          <w:sz w:val="24"/>
          <w:szCs w:val="24"/>
        </w:rPr>
        <w:t xml:space="preserve"> sequences</w:t>
      </w:r>
      <w:r w:rsidR="009D6AFD">
        <w:rPr>
          <w:rFonts w:ascii="Times New Roman" w:hAnsi="Times New Roman" w:cs="Times New Roman"/>
          <w:sz w:val="24"/>
          <w:szCs w:val="24"/>
        </w:rPr>
        <w:t xml:space="preserve">, </w:t>
      </w:r>
      <w:r w:rsidR="00426302" w:rsidRPr="00E358E6">
        <w:rPr>
          <w:rFonts w:ascii="Times New Roman" w:hAnsi="Times New Roman" w:cs="Times New Roman"/>
          <w:sz w:val="24"/>
          <w:szCs w:val="24"/>
        </w:rPr>
        <w:t>genetic maps</w:t>
      </w:r>
      <w:r w:rsidR="009D6AFD">
        <w:rPr>
          <w:rFonts w:ascii="Times New Roman" w:hAnsi="Times New Roman" w:cs="Times New Roman"/>
          <w:sz w:val="24"/>
          <w:szCs w:val="24"/>
        </w:rPr>
        <w:t xml:space="preserve">, and </w:t>
      </w:r>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information</w:t>
      </w:r>
      <w:r w:rsidR="00426302" w:rsidRPr="00E358E6">
        <w:rPr>
          <w:rFonts w:ascii="Times New Roman" w:hAnsi="Times New Roman" w:cs="Times New Roman"/>
          <w:sz w:val="24"/>
          <w:szCs w:val="24"/>
        </w:rPr>
        <w:t xml:space="preserve"> from </w:t>
      </w:r>
      <w:r w:rsidR="00432781">
        <w:rPr>
          <w:rFonts w:ascii="Times New Roman" w:hAnsi="Times New Roman" w:cs="Times New Roman"/>
          <w:i/>
          <w:iCs/>
          <w:sz w:val="24"/>
          <w:szCs w:val="24"/>
        </w:rPr>
        <w:t xml:space="preserve">M. </w:t>
      </w:r>
      <w:r w:rsidR="00426302" w:rsidRPr="00E358E6">
        <w:rPr>
          <w:rFonts w:ascii="Times New Roman" w:hAnsi="Times New Roman" w:cs="Times New Roman"/>
          <w:i/>
          <w:iCs/>
          <w:sz w:val="24"/>
          <w:szCs w:val="24"/>
        </w:rPr>
        <w:t>musculus</w:t>
      </w:r>
      <w:r w:rsidR="00426302" w:rsidRPr="00E358E6">
        <w:rPr>
          <w:rFonts w:ascii="Times New Roman" w:hAnsi="Times New Roman" w:cs="Times New Roman"/>
          <w:sz w:val="24"/>
          <w:szCs w:val="24"/>
        </w:rPr>
        <w:t xml:space="preserve"> </w:t>
      </w:r>
      <w:r w:rsidR="00B57DDF">
        <w:rPr>
          <w:rFonts w:ascii="Times New Roman" w:hAnsi="Times New Roman" w:cs="Times New Roman"/>
          <w:sz w:val="24"/>
          <w:szCs w:val="24"/>
        </w:rPr>
        <w:t xml:space="preserve">to describe </w:t>
      </w:r>
      <w:r w:rsidR="00B57DDF" w:rsidRPr="00197A2B">
        <w:rPr>
          <w:rFonts w:ascii="Times New Roman" w:hAnsi="Times New Roman" w:cs="Times New Roman"/>
          <w:sz w:val="24"/>
          <w:szCs w:val="24"/>
        </w:rPr>
        <w:t xml:space="preserve">the </w:t>
      </w:r>
      <w:r w:rsidR="00B57DDF">
        <w:rPr>
          <w:rFonts w:ascii="Times New Roman" w:hAnsi="Times New Roman" w:cs="Times New Roman"/>
          <w:sz w:val="24"/>
          <w:szCs w:val="24"/>
        </w:rPr>
        <w:t>genomic</w:t>
      </w:r>
      <w:r w:rsidR="00B57DDF" w:rsidRPr="00197A2B">
        <w:rPr>
          <w:rFonts w:ascii="Times New Roman" w:hAnsi="Times New Roman" w:cs="Times New Roman"/>
          <w:sz w:val="24"/>
          <w:szCs w:val="24"/>
        </w:rPr>
        <w:t xml:space="preserve"> context of phylogenetic discordance</w:t>
      </w:r>
      <w:r w:rsidR="005D2E99">
        <w:rPr>
          <w:rFonts w:ascii="Times New Roman" w:hAnsi="Times New Roman" w:cs="Times New Roman"/>
          <w:sz w:val="24"/>
          <w:szCs w:val="24"/>
        </w:rPr>
        <w:t xml:space="preserve"> at a broader taxonomic scale</w:t>
      </w:r>
      <w:r w:rsidR="00B57DDF">
        <w:rPr>
          <w:rFonts w:ascii="Times New Roman" w:hAnsi="Times New Roman" w:cs="Times New Roman"/>
          <w:sz w:val="24"/>
          <w:szCs w:val="24"/>
        </w:rPr>
        <w:t xml:space="preserve"> and</w:t>
      </w:r>
      <w:r w:rsidR="00FA2AA1">
        <w:rPr>
          <w:rFonts w:ascii="Times New Roman" w:hAnsi="Times New Roman" w:cs="Times New Roman"/>
          <w:sz w:val="24"/>
          <w:szCs w:val="24"/>
        </w:rPr>
        <w:t xml:space="preserve"> evaluate</w:t>
      </w:r>
      <w:r w:rsidR="00B57DDF">
        <w:rPr>
          <w:rFonts w:ascii="Times New Roman" w:hAnsi="Times New Roman" w:cs="Times New Roman"/>
          <w:sz w:val="24"/>
          <w:szCs w:val="24"/>
        </w:rPr>
        <w:t xml:space="preserve">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r w:rsidR="00B57DDF">
        <w:rPr>
          <w:rFonts w:ascii="Times New Roman" w:hAnsi="Times New Roman" w:cs="Times New Roman"/>
          <w:sz w:val="24"/>
          <w:szCs w:val="24"/>
        </w:rPr>
        <w:t xml:space="preserve"> discordance </w:t>
      </w:r>
      <w:r w:rsidR="00EA1EF2">
        <w:rPr>
          <w:rFonts w:ascii="Times New Roman" w:hAnsi="Times New Roman" w:cs="Times New Roman"/>
          <w:sz w:val="24"/>
          <w:szCs w:val="24"/>
        </w:rPr>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w:t>
      </w:r>
      <w:r w:rsidR="00426302" w:rsidRPr="00E358E6">
        <w:rPr>
          <w:rFonts w:ascii="Times New Roman" w:hAnsi="Times New Roman" w:cs="Times New Roman"/>
          <w:sz w:val="24"/>
          <w:szCs w:val="24"/>
        </w:rPr>
        <w:lastRenderedPageBreak/>
        <w:t xml:space="preserve">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p>
    <w:p w14:paraId="29316084" w14:textId="77777777" w:rsidR="005D3A4E" w:rsidRPr="00E358E6" w:rsidRDefault="005D3A4E" w:rsidP="005D3A4E">
      <w:pPr>
        <w:spacing w:after="0"/>
        <w:jc w:val="both"/>
        <w:rPr>
          <w:rFonts w:ascii="Times New Roman" w:hAnsi="Times New Roman" w:cs="Times New Roman"/>
          <w:sz w:val="24"/>
          <w:szCs w:val="24"/>
        </w:rPr>
      </w:pPr>
    </w:p>
    <w:p w14:paraId="4B82A4DF" w14:textId="727DF7D9" w:rsidR="00805723" w:rsidRPr="00197A2B" w:rsidRDefault="00805723" w:rsidP="00F413E3">
      <w:pPr>
        <w:pStyle w:val="Heading1"/>
        <w:jc w:val="both"/>
      </w:pPr>
      <w:r w:rsidRPr="00197A2B">
        <w:t>Methods</w:t>
      </w:r>
    </w:p>
    <w:p w14:paraId="659A420E" w14:textId="0C19CB4D" w:rsidR="00805723" w:rsidRDefault="00FD0B8D" w:rsidP="00F413E3">
      <w:pPr>
        <w:pStyle w:val="Heading2"/>
      </w:pPr>
      <w:r w:rsidRPr="00031896">
        <w:t>Sample collection</w:t>
      </w:r>
    </w:p>
    <w:p w14:paraId="46D9F333" w14:textId="1C18BA24" w:rsidR="005D3A4E" w:rsidRDefault="004472CD"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As first reported in </w: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PjIwMjE8L1llYXI+PFJlY051bT4yMjI8L1JlY051bT48RGlzcGxheVRleHQ+S3Vtb24gZXQgYWwu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=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PjIwMjE8L1llYXI+PFJlY051bT4yMjI8L1JlY051bT48RGlzcGxheVRleHQ+S3Vtb24gZXQgYWwu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=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B84C77">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w:t>
      </w:r>
      <w:r w:rsidR="003A7E6B">
        <w:rPr>
          <w:rFonts w:ascii="Times New Roman" w:hAnsi="Times New Roman" w:cs="Times New Roman"/>
          <w:sz w:val="24"/>
          <w:szCs w:val="24"/>
        </w:rPr>
        <w:t xml:space="preserve"> </w:t>
      </w:r>
      <w:r>
        <w:rPr>
          <w:rFonts w:ascii="Times New Roman" w:hAnsi="Times New Roman" w:cs="Times New Roman"/>
          <w:sz w:val="24"/>
          <w:szCs w:val="24"/>
        </w:rPr>
        <w:t>w</w:t>
      </w:r>
      <w:r w:rsidR="003D23AB">
        <w:rPr>
          <w:rFonts w:ascii="Times New Roman" w:hAnsi="Times New Roman" w:cs="Times New Roman"/>
          <w:sz w:val="24"/>
          <w:szCs w:val="24"/>
        </w:rPr>
        <w:t>e obtained f</w:t>
      </w:r>
      <w:r w:rsidR="003D23AB" w:rsidRPr="003D23AB">
        <w:rPr>
          <w:rFonts w:ascii="Times New Roman" w:hAnsi="Times New Roman" w:cs="Times New Roman"/>
          <w:sz w:val="24"/>
          <w:szCs w:val="24"/>
        </w:rPr>
        <w:t>rozen tissue samples from male individuals from the Museum of Vertebrate Zoology, Berkeley, CA (MV</w:t>
      </w:r>
      <w:r w:rsidR="00C04E5F">
        <w:rPr>
          <w:rFonts w:ascii="Times New Roman" w:hAnsi="Times New Roman" w:cs="Times New Roman"/>
          <w:sz w:val="24"/>
          <w:szCs w:val="24"/>
        </w:rPr>
        <w:t>Z</w:t>
      </w:r>
      <w:r w:rsidR="003D23AB" w:rsidRPr="003D23AB">
        <w:rPr>
          <w:rFonts w:ascii="Times New Roman" w:hAnsi="Times New Roman" w:cs="Times New Roman"/>
          <w:sz w:val="24"/>
          <w:szCs w:val="24"/>
        </w:rPr>
        <w:t xml:space="preserve">) and the Field Museum of Natural History, Chicago, IL (FMNH). </w:t>
      </w:r>
      <w:proofErr w:type="spellStart"/>
      <w:r w:rsidR="003D23AB" w:rsidRPr="003D23AB">
        <w:rPr>
          <w:rFonts w:ascii="Times New Roman" w:hAnsi="Times New Roman" w:cs="Times New Roman"/>
          <w:i/>
          <w:iCs/>
          <w:sz w:val="24"/>
          <w:szCs w:val="24"/>
        </w:rPr>
        <w:t>Hylomyscus</w:t>
      </w:r>
      <w:proofErr w:type="spellEnd"/>
      <w:r w:rsidR="003D23AB" w:rsidRPr="003D23AB">
        <w:rPr>
          <w:rFonts w:ascii="Times New Roman" w:hAnsi="Times New Roman" w:cs="Times New Roman"/>
          <w:i/>
          <w:iCs/>
          <w:sz w:val="24"/>
          <w:szCs w:val="24"/>
        </w:rPr>
        <w:t xml:space="preserve"> </w:t>
      </w:r>
      <w:proofErr w:type="spellStart"/>
      <w:r w:rsidR="003D23AB" w:rsidRPr="003D23AB">
        <w:rPr>
          <w:rFonts w:ascii="Times New Roman" w:hAnsi="Times New Roman" w:cs="Times New Roman"/>
          <w:i/>
          <w:iCs/>
          <w:sz w:val="24"/>
          <w:szCs w:val="24"/>
        </w:rPr>
        <w:t>alleni</w:t>
      </w:r>
      <w:proofErr w:type="spellEnd"/>
      <w:r w:rsidR="003D23AB" w:rsidRPr="003D23AB">
        <w:rPr>
          <w:rFonts w:ascii="Times New Roman" w:hAnsi="Times New Roman" w:cs="Times New Roman"/>
          <w:sz w:val="24"/>
          <w:szCs w:val="24"/>
        </w:rPr>
        <w:t xml:space="preserve"> (MVZ Mamm 196246) was </w:t>
      </w:r>
      <w:r w:rsidR="00DC6999">
        <w:rPr>
          <w:rFonts w:ascii="Times New Roman" w:hAnsi="Times New Roman" w:cs="Times New Roman"/>
          <w:sz w:val="24"/>
          <w:szCs w:val="24"/>
        </w:rPr>
        <w:t>collected</w:t>
      </w:r>
      <w:r w:rsidR="00DC6999" w:rsidRPr="003D23AB">
        <w:rPr>
          <w:rFonts w:ascii="Times New Roman" w:hAnsi="Times New Roman" w:cs="Times New Roman"/>
          <w:sz w:val="24"/>
          <w:szCs w:val="24"/>
        </w:rPr>
        <w:t xml:space="preserve"> </w:t>
      </w:r>
      <w:r w:rsidR="003D23AB" w:rsidRPr="003D23AB">
        <w:rPr>
          <w:rFonts w:ascii="Times New Roman" w:hAnsi="Times New Roman" w:cs="Times New Roman"/>
          <w:sz w:val="24"/>
          <w:szCs w:val="24"/>
        </w:rPr>
        <w:t xml:space="preserve">in Cameroon in 2000, </w:t>
      </w:r>
      <w:proofErr w:type="spellStart"/>
      <w:r w:rsidR="003D23AB" w:rsidRPr="003D23AB">
        <w:rPr>
          <w:rFonts w:ascii="Times New Roman" w:hAnsi="Times New Roman" w:cs="Times New Roman"/>
          <w:i/>
          <w:iCs/>
          <w:sz w:val="24"/>
          <w:szCs w:val="24"/>
        </w:rPr>
        <w:t>Praomys</w:t>
      </w:r>
      <w:proofErr w:type="spellEnd"/>
      <w:r w:rsidR="003D23AB" w:rsidRPr="003D23AB">
        <w:rPr>
          <w:rFonts w:ascii="Times New Roman" w:hAnsi="Times New Roman" w:cs="Times New Roman"/>
          <w:i/>
          <w:iCs/>
          <w:sz w:val="24"/>
          <w:szCs w:val="24"/>
        </w:rPr>
        <w:t xml:space="preserve"> </w:t>
      </w:r>
      <w:proofErr w:type="spellStart"/>
      <w:r w:rsidR="003D23AB" w:rsidRPr="003D23AB">
        <w:rPr>
          <w:rFonts w:ascii="Times New Roman" w:hAnsi="Times New Roman" w:cs="Times New Roman"/>
          <w:i/>
          <w:iCs/>
          <w:sz w:val="24"/>
          <w:szCs w:val="24"/>
        </w:rPr>
        <w:t>delectorum</w:t>
      </w:r>
      <w:proofErr w:type="spellEnd"/>
      <w:r w:rsidR="003D23AB" w:rsidRPr="003D23AB">
        <w:rPr>
          <w:rFonts w:ascii="Times New Roman" w:hAnsi="Times New Roman" w:cs="Times New Roman"/>
          <w:sz w:val="24"/>
          <w:szCs w:val="24"/>
        </w:rPr>
        <w:t xml:space="preserve"> (MVZ Mamm 221157)</w:t>
      </w:r>
      <w:r w:rsidR="00DC6999">
        <w:rPr>
          <w:rFonts w:ascii="Times New Roman" w:hAnsi="Times New Roman" w:cs="Times New Roman"/>
          <w:sz w:val="24"/>
          <w:szCs w:val="24"/>
        </w:rPr>
        <w:t>,</w:t>
      </w:r>
      <w:r w:rsidR="003D23AB" w:rsidRPr="003D23AB">
        <w:rPr>
          <w:rFonts w:ascii="Times New Roman" w:hAnsi="Times New Roman" w:cs="Times New Roman"/>
          <w:sz w:val="24"/>
          <w:szCs w:val="24"/>
        </w:rPr>
        <w:t xml:space="preserve"> </w:t>
      </w:r>
      <w:proofErr w:type="spellStart"/>
      <w:r w:rsidR="003D23AB" w:rsidRPr="003D23AB">
        <w:rPr>
          <w:rFonts w:ascii="Times New Roman" w:hAnsi="Times New Roman" w:cs="Times New Roman"/>
          <w:i/>
          <w:iCs/>
          <w:sz w:val="24"/>
          <w:szCs w:val="24"/>
        </w:rPr>
        <w:t>Mastomys</w:t>
      </w:r>
      <w:proofErr w:type="spellEnd"/>
      <w:r w:rsidR="003D23AB" w:rsidRPr="003D23AB">
        <w:rPr>
          <w:rFonts w:ascii="Times New Roman" w:hAnsi="Times New Roman" w:cs="Times New Roman"/>
          <w:i/>
          <w:iCs/>
          <w:sz w:val="24"/>
          <w:szCs w:val="24"/>
        </w:rPr>
        <w:t xml:space="preserve"> </w:t>
      </w:r>
      <w:proofErr w:type="spellStart"/>
      <w:r w:rsidR="003D23AB" w:rsidRPr="003D23AB">
        <w:rPr>
          <w:rFonts w:ascii="Times New Roman" w:hAnsi="Times New Roman" w:cs="Times New Roman"/>
          <w:i/>
          <w:iCs/>
          <w:sz w:val="24"/>
          <w:szCs w:val="24"/>
        </w:rPr>
        <w:t>natalensis</w:t>
      </w:r>
      <w:proofErr w:type="spellEnd"/>
      <w:r w:rsidR="003D23AB" w:rsidRPr="003D23AB">
        <w:rPr>
          <w:rFonts w:ascii="Times New Roman" w:hAnsi="Times New Roman" w:cs="Times New Roman"/>
          <w:sz w:val="24"/>
          <w:szCs w:val="24"/>
        </w:rPr>
        <w:t xml:space="preserve"> (MVZ Mamm 221054) </w:t>
      </w:r>
      <w:r w:rsidR="00DC6999">
        <w:rPr>
          <w:rFonts w:ascii="Times New Roman" w:hAnsi="Times New Roman" w:cs="Times New Roman"/>
          <w:sz w:val="24"/>
          <w:szCs w:val="24"/>
        </w:rPr>
        <w:t>and</w:t>
      </w:r>
      <w:r w:rsidR="003D23AB" w:rsidRPr="003D23AB">
        <w:rPr>
          <w:rFonts w:ascii="Times New Roman" w:hAnsi="Times New Roman" w:cs="Times New Roman"/>
          <w:sz w:val="24"/>
          <w:szCs w:val="24"/>
        </w:rPr>
        <w:t xml:space="preserve"> </w:t>
      </w:r>
      <w:proofErr w:type="spellStart"/>
      <w:r w:rsidR="003D23AB" w:rsidRPr="003D23AB">
        <w:rPr>
          <w:rFonts w:ascii="Times New Roman" w:hAnsi="Times New Roman" w:cs="Times New Roman"/>
          <w:i/>
          <w:iCs/>
          <w:sz w:val="24"/>
          <w:szCs w:val="24"/>
        </w:rPr>
        <w:t>Grammomys</w:t>
      </w:r>
      <w:proofErr w:type="spellEnd"/>
      <w:r w:rsidR="003D23AB" w:rsidRPr="003D23AB">
        <w:rPr>
          <w:rFonts w:ascii="Times New Roman" w:hAnsi="Times New Roman" w:cs="Times New Roman"/>
          <w:i/>
          <w:iCs/>
          <w:sz w:val="24"/>
          <w:szCs w:val="24"/>
        </w:rPr>
        <w:t xml:space="preserve"> </w:t>
      </w:r>
      <w:proofErr w:type="spellStart"/>
      <w:r w:rsidR="003D23AB" w:rsidRPr="003D23AB">
        <w:rPr>
          <w:rFonts w:ascii="Times New Roman" w:hAnsi="Times New Roman" w:cs="Times New Roman"/>
          <w:i/>
          <w:iCs/>
          <w:sz w:val="24"/>
          <w:szCs w:val="24"/>
        </w:rPr>
        <w:t>dolichurus</w:t>
      </w:r>
      <w:proofErr w:type="spellEnd"/>
      <w:r w:rsidR="003D23AB" w:rsidRPr="003D23AB">
        <w:rPr>
          <w:rFonts w:ascii="Times New Roman" w:hAnsi="Times New Roman" w:cs="Times New Roman"/>
          <w:sz w:val="24"/>
          <w:szCs w:val="24"/>
        </w:rPr>
        <w:t xml:space="preserve"> (MVZ Mamm 221001) </w:t>
      </w:r>
      <w:r w:rsidR="00DC6999">
        <w:rPr>
          <w:rFonts w:ascii="Times New Roman" w:hAnsi="Times New Roman" w:cs="Times New Roman"/>
          <w:sz w:val="24"/>
          <w:szCs w:val="24"/>
        </w:rPr>
        <w:t>were collected</w:t>
      </w:r>
      <w:r w:rsidR="003D23AB" w:rsidRPr="003D23AB">
        <w:rPr>
          <w:rFonts w:ascii="Times New Roman" w:hAnsi="Times New Roman" w:cs="Times New Roman"/>
          <w:sz w:val="24"/>
          <w:szCs w:val="24"/>
        </w:rPr>
        <w:t xml:space="preserve"> in Malawi in 2007, </w:t>
      </w:r>
      <w:proofErr w:type="spellStart"/>
      <w:r w:rsidR="003D23AB" w:rsidRPr="003D23AB">
        <w:rPr>
          <w:rFonts w:ascii="Times New Roman" w:hAnsi="Times New Roman" w:cs="Times New Roman"/>
          <w:i/>
          <w:iCs/>
          <w:sz w:val="24"/>
          <w:szCs w:val="24"/>
        </w:rPr>
        <w:t>Rhabdomys</w:t>
      </w:r>
      <w:proofErr w:type="spellEnd"/>
      <w:r w:rsidR="003D23AB" w:rsidRPr="003D23AB">
        <w:rPr>
          <w:rFonts w:ascii="Times New Roman" w:hAnsi="Times New Roman" w:cs="Times New Roman"/>
          <w:i/>
          <w:iCs/>
          <w:sz w:val="24"/>
          <w:szCs w:val="24"/>
        </w:rPr>
        <w:t xml:space="preserve"> </w:t>
      </w:r>
      <w:proofErr w:type="spellStart"/>
      <w:r w:rsidR="003D23AB" w:rsidRPr="003D23AB">
        <w:rPr>
          <w:rFonts w:ascii="Times New Roman" w:hAnsi="Times New Roman" w:cs="Times New Roman"/>
          <w:i/>
          <w:iCs/>
          <w:sz w:val="24"/>
          <w:szCs w:val="24"/>
        </w:rPr>
        <w:t>dilectus</w:t>
      </w:r>
      <w:proofErr w:type="spellEnd"/>
      <w:r w:rsidR="003D23AB" w:rsidRPr="003D23AB">
        <w:rPr>
          <w:rFonts w:ascii="Times New Roman" w:hAnsi="Times New Roman" w:cs="Times New Roman"/>
          <w:sz w:val="24"/>
          <w:szCs w:val="24"/>
        </w:rPr>
        <w:t xml:space="preserve"> (FMNH 192475) in Malawi in 2006, </w:t>
      </w:r>
      <w:proofErr w:type="spellStart"/>
      <w:r w:rsidR="003D23AB" w:rsidRPr="003D23AB">
        <w:rPr>
          <w:rFonts w:ascii="Times New Roman" w:hAnsi="Times New Roman" w:cs="Times New Roman"/>
          <w:i/>
          <w:iCs/>
          <w:sz w:val="24"/>
          <w:szCs w:val="24"/>
        </w:rPr>
        <w:t>Rhynchomys</w:t>
      </w:r>
      <w:proofErr w:type="spellEnd"/>
      <w:r w:rsidR="003D23AB" w:rsidRPr="003D23AB">
        <w:rPr>
          <w:rFonts w:ascii="Times New Roman" w:hAnsi="Times New Roman" w:cs="Times New Roman"/>
          <w:i/>
          <w:iCs/>
          <w:sz w:val="24"/>
          <w:szCs w:val="24"/>
        </w:rPr>
        <w:t xml:space="preserve"> </w:t>
      </w:r>
      <w:proofErr w:type="spellStart"/>
      <w:r w:rsidR="003D23AB" w:rsidRPr="003D23AB">
        <w:rPr>
          <w:rFonts w:ascii="Times New Roman" w:hAnsi="Times New Roman" w:cs="Times New Roman"/>
          <w:i/>
          <w:iCs/>
          <w:sz w:val="24"/>
          <w:szCs w:val="24"/>
        </w:rPr>
        <w:t>soricoides</w:t>
      </w:r>
      <w:proofErr w:type="spellEnd"/>
      <w:r w:rsidR="003D23AB" w:rsidRPr="003D23AB">
        <w:rPr>
          <w:rFonts w:ascii="Times New Roman" w:hAnsi="Times New Roman" w:cs="Times New Roman"/>
          <w:sz w:val="24"/>
          <w:szCs w:val="24"/>
        </w:rPr>
        <w:t xml:space="preserve"> (FMNH 198792) in The Philippines in 2008, and </w:t>
      </w:r>
      <w:proofErr w:type="spellStart"/>
      <w:r w:rsidR="003D23AB" w:rsidRPr="003D23AB">
        <w:rPr>
          <w:rFonts w:ascii="Times New Roman" w:hAnsi="Times New Roman" w:cs="Times New Roman"/>
          <w:i/>
          <w:iCs/>
          <w:sz w:val="24"/>
          <w:szCs w:val="24"/>
        </w:rPr>
        <w:t>Otomys</w:t>
      </w:r>
      <w:proofErr w:type="spellEnd"/>
      <w:r w:rsidR="003D23AB" w:rsidRPr="003D23AB">
        <w:rPr>
          <w:rFonts w:ascii="Times New Roman" w:hAnsi="Times New Roman" w:cs="Times New Roman"/>
          <w:i/>
          <w:iCs/>
          <w:sz w:val="24"/>
          <w:szCs w:val="24"/>
        </w:rPr>
        <w:t xml:space="preserve"> typus</w:t>
      </w:r>
      <w:r w:rsidR="003D23AB" w:rsidRPr="003D23AB">
        <w:rPr>
          <w:rFonts w:ascii="Times New Roman" w:hAnsi="Times New Roman" w:cs="Times New Roman"/>
          <w:sz w:val="24"/>
          <w:szCs w:val="24"/>
        </w:rPr>
        <w:t xml:space="preserve"> (FMNH 230007) in Ethiopia in 2015. </w:t>
      </w:r>
      <w:r w:rsidR="003D23AB" w:rsidRPr="004207A5">
        <w:rPr>
          <w:rFonts w:ascii="Times New Roman" w:hAnsi="Times New Roman" w:cs="Times New Roman"/>
          <w:sz w:val="24"/>
          <w:szCs w:val="24"/>
        </w:rPr>
        <w:t xml:space="preserve">Genome assembly sources are </w:t>
      </w:r>
      <w:r w:rsidR="003D23AB">
        <w:rPr>
          <w:rFonts w:ascii="Times New Roman" w:hAnsi="Times New Roman" w:cs="Times New Roman"/>
          <w:sz w:val="24"/>
          <w:szCs w:val="24"/>
        </w:rPr>
        <w:t>summarized</w:t>
      </w:r>
      <w:r w:rsidR="003D23AB" w:rsidRPr="004207A5">
        <w:rPr>
          <w:rFonts w:ascii="Times New Roman" w:hAnsi="Times New Roman" w:cs="Times New Roman"/>
          <w:sz w:val="24"/>
          <w:szCs w:val="24"/>
        </w:rPr>
        <w:t xml:space="preserve"> in Table 1.</w:t>
      </w:r>
      <w:r>
        <w:rPr>
          <w:rFonts w:ascii="Times New Roman" w:hAnsi="Times New Roman" w:cs="Times New Roman"/>
          <w:sz w:val="24"/>
          <w:szCs w:val="24"/>
        </w:rPr>
        <w:t xml:space="preserve"> </w:t>
      </w:r>
    </w:p>
    <w:p w14:paraId="1D1A2B3F" w14:textId="77777777" w:rsidR="003D23AB" w:rsidRPr="009B48E2" w:rsidRDefault="003D23AB" w:rsidP="005D3A4E">
      <w:pPr>
        <w:spacing w:after="0"/>
        <w:jc w:val="both"/>
        <w:rPr>
          <w:rFonts w:ascii="Times New Roman" w:hAnsi="Times New Roman" w:cs="Times New Roman"/>
          <w:sz w:val="24"/>
          <w:szCs w:val="24"/>
          <w:highlight w:val="yellow"/>
        </w:rPr>
      </w:pPr>
    </w:p>
    <w:p w14:paraId="194D0D9C" w14:textId="5F6198AF" w:rsidR="00FD0B8D" w:rsidRDefault="00FD0B8D" w:rsidP="00F413E3">
      <w:pPr>
        <w:pStyle w:val="Heading2"/>
      </w:pPr>
      <w:r w:rsidRPr="00031896">
        <w:t>Sequencing</w:t>
      </w:r>
      <w:r w:rsidR="00F0016C">
        <w:t xml:space="preserve"> and assembly</w:t>
      </w:r>
    </w:p>
    <w:p w14:paraId="6A6D576B" w14:textId="1456368B" w:rsidR="00942E44" w:rsidRDefault="003D23AB" w:rsidP="004472CD">
      <w:pPr>
        <w:spacing w:after="0"/>
        <w:jc w:val="both"/>
        <w:rPr>
          <w:rFonts w:ascii="Times New Roman" w:hAnsi="Times New Roman" w:cs="Times New Roman"/>
          <w:sz w:val="24"/>
          <w:szCs w:val="24"/>
        </w:rPr>
      </w:pPr>
      <w:r>
        <w:rPr>
          <w:rFonts w:ascii="Times New Roman" w:hAnsi="Times New Roman" w:cs="Times New Roman"/>
          <w:sz w:val="24"/>
          <w:szCs w:val="24"/>
        </w:rPr>
        <w:t xml:space="preserve">We sequenced the seven new </w:t>
      </w:r>
      <w:r w:rsidRPr="003D23AB">
        <w:rPr>
          <w:rFonts w:ascii="Times New Roman" w:hAnsi="Times New Roman" w:cs="Times New Roman"/>
          <w:sz w:val="24"/>
          <w:szCs w:val="24"/>
        </w:rPr>
        <w:t xml:space="preserve">genomes in the Center for Applied Genomics at Children’s Hospital of Philadelphia. </w:t>
      </w:r>
      <w:r>
        <w:rPr>
          <w:rFonts w:ascii="Times New Roman" w:hAnsi="Times New Roman" w:cs="Times New Roman"/>
          <w:sz w:val="24"/>
          <w:szCs w:val="24"/>
        </w:rPr>
        <w:t>First, we extracted h</w:t>
      </w:r>
      <w:r w:rsidRPr="003D23AB">
        <w:rPr>
          <w:rFonts w:ascii="Times New Roman" w:hAnsi="Times New Roman" w:cs="Times New Roman"/>
          <w:sz w:val="24"/>
          <w:szCs w:val="24"/>
        </w:rPr>
        <w:t>igh molecular weight DNA following the protocol provided by 10</w:t>
      </w:r>
      <w:r>
        <w:rPr>
          <w:rFonts w:ascii="Times New Roman" w:hAnsi="Times New Roman" w:cs="Times New Roman"/>
          <w:sz w:val="24"/>
          <w:szCs w:val="24"/>
        </w:rPr>
        <w:t>X</w:t>
      </w:r>
      <w:r w:rsidRPr="003D23AB">
        <w:rPr>
          <w:rFonts w:ascii="Times New Roman" w:hAnsi="Times New Roman" w:cs="Times New Roman"/>
          <w:sz w:val="24"/>
          <w:szCs w:val="24"/>
        </w:rPr>
        <w:t xml:space="preserve">Genomics (CG000072 Rev B Sample Preparation Demonstrated Protocol, DNA Extraction from Fresh Frozen Tissue). </w:t>
      </w:r>
      <w:r>
        <w:rPr>
          <w:rFonts w:ascii="Times New Roman" w:hAnsi="Times New Roman" w:cs="Times New Roman"/>
          <w:sz w:val="24"/>
          <w:szCs w:val="24"/>
        </w:rPr>
        <w:t>We assessed the quality of the e</w:t>
      </w:r>
      <w:r w:rsidRPr="003D23AB">
        <w:rPr>
          <w:rFonts w:ascii="Times New Roman" w:hAnsi="Times New Roman" w:cs="Times New Roman"/>
          <w:sz w:val="24"/>
          <w:szCs w:val="24"/>
        </w:rPr>
        <w:t xml:space="preserve">xtracted DNA </w:t>
      </w:r>
      <w:r>
        <w:rPr>
          <w:rFonts w:ascii="Times New Roman" w:hAnsi="Times New Roman" w:cs="Times New Roman"/>
          <w:sz w:val="24"/>
          <w:szCs w:val="24"/>
        </w:rPr>
        <w:t xml:space="preserve">with </w:t>
      </w:r>
      <w:r w:rsidRPr="003D23AB">
        <w:rPr>
          <w:rFonts w:ascii="Times New Roman" w:hAnsi="Times New Roman" w:cs="Times New Roman"/>
          <w:sz w:val="24"/>
          <w:szCs w:val="24"/>
        </w:rPr>
        <w:t xml:space="preserve">CG00019 Rev B Sample Preparation Demonstrated Protocol, High Molecular Weight DNA QC, and all the samples had a mean length greater than 50kb, and high enough concentration to dilute to 1ng/mL for library preparation. </w:t>
      </w:r>
      <w:r>
        <w:rPr>
          <w:rFonts w:ascii="Times New Roman" w:hAnsi="Times New Roman" w:cs="Times New Roman"/>
          <w:sz w:val="24"/>
          <w:szCs w:val="24"/>
        </w:rPr>
        <w:t xml:space="preserve">We then used </w:t>
      </w:r>
      <w:r w:rsidRPr="003D23AB">
        <w:rPr>
          <w:rFonts w:ascii="Times New Roman" w:hAnsi="Times New Roman" w:cs="Times New Roman"/>
          <w:sz w:val="24"/>
          <w:szCs w:val="24"/>
        </w:rPr>
        <w:t>Chromium Genome Reagent Kits v2 from 10xGenomics to prepare libraries of 2x150 base reads, with read 1 constituting 10xBarcode (16</w:t>
      </w:r>
      <w:r>
        <w:rPr>
          <w:rFonts w:ascii="Times New Roman" w:hAnsi="Times New Roman" w:cs="Times New Roman"/>
          <w:sz w:val="24"/>
          <w:szCs w:val="24"/>
        </w:rPr>
        <w:t xml:space="preserve"> </w:t>
      </w:r>
      <w:r w:rsidRPr="003D23AB">
        <w:rPr>
          <w:rFonts w:ascii="Times New Roman" w:hAnsi="Times New Roman" w:cs="Times New Roman"/>
          <w:sz w:val="24"/>
          <w:szCs w:val="24"/>
        </w:rPr>
        <w:t xml:space="preserve">bp) + </w:t>
      </w:r>
      <w:proofErr w:type="spellStart"/>
      <w:r w:rsidRPr="003D23AB">
        <w:rPr>
          <w:rFonts w:ascii="Times New Roman" w:hAnsi="Times New Roman" w:cs="Times New Roman"/>
          <w:sz w:val="24"/>
          <w:szCs w:val="24"/>
        </w:rPr>
        <w:t>nmer</w:t>
      </w:r>
      <w:proofErr w:type="spellEnd"/>
      <w:r w:rsidRPr="003D23AB">
        <w:rPr>
          <w:rFonts w:ascii="Times New Roman" w:hAnsi="Times New Roman" w:cs="Times New Roman"/>
          <w:sz w:val="24"/>
          <w:szCs w:val="24"/>
        </w:rPr>
        <w:t xml:space="preserve"> (6bp) + genome sequence (128</w:t>
      </w:r>
      <w:r>
        <w:rPr>
          <w:rFonts w:ascii="Times New Roman" w:hAnsi="Times New Roman" w:cs="Times New Roman"/>
          <w:sz w:val="24"/>
          <w:szCs w:val="24"/>
        </w:rPr>
        <w:t xml:space="preserve"> </w:t>
      </w:r>
      <w:r w:rsidRPr="003D23AB">
        <w:rPr>
          <w:rFonts w:ascii="Times New Roman" w:hAnsi="Times New Roman" w:cs="Times New Roman"/>
          <w:sz w:val="24"/>
          <w:szCs w:val="24"/>
        </w:rPr>
        <w:t>bp) and read 2 constituting genome sequence (150</w:t>
      </w:r>
      <w:r>
        <w:rPr>
          <w:rFonts w:ascii="Times New Roman" w:hAnsi="Times New Roman" w:cs="Times New Roman"/>
          <w:sz w:val="24"/>
          <w:szCs w:val="24"/>
        </w:rPr>
        <w:t xml:space="preserve"> </w:t>
      </w:r>
      <w:r w:rsidRPr="003D23AB">
        <w:rPr>
          <w:rFonts w:ascii="Times New Roman" w:hAnsi="Times New Roman" w:cs="Times New Roman"/>
          <w:sz w:val="24"/>
          <w:szCs w:val="24"/>
        </w:rPr>
        <w:t xml:space="preserve">bp). </w:t>
      </w:r>
      <w:r>
        <w:rPr>
          <w:rFonts w:ascii="Times New Roman" w:hAnsi="Times New Roman" w:cs="Times New Roman"/>
          <w:sz w:val="24"/>
          <w:szCs w:val="24"/>
        </w:rPr>
        <w:t xml:space="preserve">The </w:t>
      </w:r>
      <w:r w:rsidRPr="003D23AB">
        <w:rPr>
          <w:rFonts w:ascii="Times New Roman" w:hAnsi="Times New Roman" w:cs="Times New Roman"/>
          <w:sz w:val="24"/>
          <w:szCs w:val="24"/>
        </w:rPr>
        <w:t xml:space="preserve">i7 index used 8bp sample index, and </w:t>
      </w:r>
      <w:r>
        <w:rPr>
          <w:rFonts w:ascii="Times New Roman" w:hAnsi="Times New Roman" w:cs="Times New Roman"/>
          <w:sz w:val="24"/>
          <w:szCs w:val="24"/>
        </w:rPr>
        <w:t xml:space="preserve">the </w:t>
      </w:r>
      <w:r w:rsidRPr="003D23AB">
        <w:rPr>
          <w:rFonts w:ascii="Times New Roman" w:hAnsi="Times New Roman" w:cs="Times New Roman"/>
          <w:sz w:val="24"/>
          <w:szCs w:val="24"/>
        </w:rPr>
        <w:t xml:space="preserve">i5 index was not used. </w:t>
      </w:r>
      <w:r>
        <w:rPr>
          <w:rFonts w:ascii="Times New Roman" w:hAnsi="Times New Roman" w:cs="Times New Roman"/>
          <w:sz w:val="24"/>
          <w:szCs w:val="24"/>
        </w:rPr>
        <w:t>We calculated s</w:t>
      </w:r>
      <w:r w:rsidRPr="003D23AB">
        <w:rPr>
          <w:rFonts w:ascii="Times New Roman" w:hAnsi="Times New Roman" w:cs="Times New Roman"/>
          <w:sz w:val="24"/>
          <w:szCs w:val="24"/>
        </w:rPr>
        <w:t>equencing depth based on</w:t>
      </w:r>
      <w:r>
        <w:rPr>
          <w:rFonts w:ascii="Times New Roman" w:hAnsi="Times New Roman" w:cs="Times New Roman"/>
          <w:sz w:val="24"/>
          <w:szCs w:val="24"/>
        </w:rPr>
        <w:t xml:space="preserve"> a</w:t>
      </w:r>
      <w:r w:rsidRPr="003D23AB">
        <w:rPr>
          <w:rFonts w:ascii="Times New Roman" w:hAnsi="Times New Roman" w:cs="Times New Roman"/>
          <w:sz w:val="24"/>
          <w:szCs w:val="24"/>
        </w:rPr>
        <w:t xml:space="preserve"> putative genome size</w:t>
      </w:r>
      <w:r>
        <w:rPr>
          <w:rFonts w:ascii="Times New Roman" w:hAnsi="Times New Roman" w:cs="Times New Roman"/>
          <w:sz w:val="24"/>
          <w:szCs w:val="24"/>
        </w:rPr>
        <w:t xml:space="preserve"> of</w:t>
      </w:r>
      <w:r w:rsidRPr="003D23AB">
        <w:rPr>
          <w:rFonts w:ascii="Times New Roman" w:hAnsi="Times New Roman" w:cs="Times New Roman"/>
          <w:sz w:val="24"/>
          <w:szCs w:val="24"/>
        </w:rPr>
        <w:t xml:space="preserve"> 3</w:t>
      </w:r>
      <w:r>
        <w:rPr>
          <w:rFonts w:ascii="Times New Roman" w:hAnsi="Times New Roman" w:cs="Times New Roman"/>
          <w:sz w:val="24"/>
          <w:szCs w:val="24"/>
        </w:rPr>
        <w:t xml:space="preserve"> </w:t>
      </w:r>
      <w:r w:rsidRPr="003D23AB">
        <w:rPr>
          <w:rFonts w:ascii="Times New Roman" w:hAnsi="Times New Roman" w:cs="Times New Roman"/>
          <w:sz w:val="24"/>
          <w:szCs w:val="24"/>
        </w:rPr>
        <w:t>Gb and coverage 56x, following 10</w:t>
      </w:r>
      <w:r>
        <w:rPr>
          <w:rFonts w:ascii="Times New Roman" w:hAnsi="Times New Roman" w:cs="Times New Roman"/>
          <w:sz w:val="24"/>
          <w:szCs w:val="24"/>
        </w:rPr>
        <w:t>X</w:t>
      </w:r>
      <w:r w:rsidRPr="003D23AB">
        <w:rPr>
          <w:rFonts w:ascii="Times New Roman" w:hAnsi="Times New Roman" w:cs="Times New Roman"/>
          <w:sz w:val="24"/>
          <w:szCs w:val="24"/>
        </w:rPr>
        <w:t>Genomics R&amp;D recommendation, and the</w:t>
      </w:r>
      <w:r>
        <w:rPr>
          <w:rFonts w:ascii="Times New Roman" w:hAnsi="Times New Roman" w:cs="Times New Roman"/>
          <w:sz w:val="24"/>
          <w:szCs w:val="24"/>
        </w:rPr>
        <w:t>n</w:t>
      </w:r>
      <w:r w:rsidRPr="003D23AB">
        <w:rPr>
          <w:rFonts w:ascii="Times New Roman" w:hAnsi="Times New Roman" w:cs="Times New Roman"/>
          <w:sz w:val="24"/>
          <w:szCs w:val="24"/>
        </w:rPr>
        <w:t xml:space="preserve"> sequenced</w:t>
      </w:r>
      <w:r>
        <w:rPr>
          <w:rFonts w:ascii="Times New Roman" w:hAnsi="Times New Roman" w:cs="Times New Roman"/>
          <w:sz w:val="24"/>
          <w:szCs w:val="24"/>
        </w:rPr>
        <w:t xml:space="preserve"> the libraries</w:t>
      </w:r>
      <w:r w:rsidRPr="003D23AB">
        <w:rPr>
          <w:rFonts w:ascii="Times New Roman" w:hAnsi="Times New Roman" w:cs="Times New Roman"/>
          <w:sz w:val="24"/>
          <w:szCs w:val="24"/>
        </w:rPr>
        <w:t xml:space="preserve"> with Illumina </w:t>
      </w:r>
      <w:proofErr w:type="spellStart"/>
      <w:r w:rsidRPr="003D23AB">
        <w:rPr>
          <w:rFonts w:ascii="Times New Roman" w:hAnsi="Times New Roman" w:cs="Times New Roman"/>
          <w:sz w:val="24"/>
          <w:szCs w:val="24"/>
        </w:rPr>
        <w:t>HiSeq</w:t>
      </w:r>
      <w:proofErr w:type="spellEnd"/>
      <w:r w:rsidRPr="003D23AB">
        <w:rPr>
          <w:rFonts w:ascii="Times New Roman" w:hAnsi="Times New Roman" w:cs="Times New Roman"/>
          <w:sz w:val="24"/>
          <w:szCs w:val="24"/>
        </w:rPr>
        <w:t xml:space="preserve">. </w:t>
      </w:r>
      <w:r>
        <w:rPr>
          <w:rFonts w:ascii="Times New Roman" w:hAnsi="Times New Roman" w:cs="Times New Roman"/>
          <w:sz w:val="24"/>
          <w:szCs w:val="24"/>
        </w:rPr>
        <w:t xml:space="preserve">We used the </w:t>
      </w:r>
      <w:proofErr w:type="spellStart"/>
      <w:r>
        <w:rPr>
          <w:rFonts w:ascii="Times New Roman" w:hAnsi="Times New Roman" w:cs="Times New Roman"/>
          <w:sz w:val="24"/>
          <w:szCs w:val="24"/>
        </w:rPr>
        <w:t>LongRanger</w:t>
      </w:r>
      <w:proofErr w:type="spellEnd"/>
      <w:r>
        <w:rPr>
          <w:rFonts w:ascii="Times New Roman" w:hAnsi="Times New Roman" w:cs="Times New Roman"/>
          <w:sz w:val="24"/>
          <w:szCs w:val="24"/>
        </w:rPr>
        <w:t xml:space="preserve"> v2.2.2 </w:t>
      </w:r>
      <w:r>
        <w:rPr>
          <w:rFonts w:ascii="Times New Roman" w:hAnsi="Times New Roman" w:cs="Times New Roman"/>
          <w:sz w:val="24"/>
          <w:szCs w:val="24"/>
        </w:rPr>
        <w:fldChar w:fldCharType="begin">
          <w:fldData xml:space="preserve">PEVuZE5vdGU+PENpdGU+PEF1dGhvcj5NYXJrczwvQXV0aG9yPjxZZWFyPjIwMTk8L1llYXI+PFJl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PEVuZE5vdGU+PENpdGU+PEF1dGhvcj5NYXJrczwvQXV0aG9yPjxZZWFyPjIwMTk8L1llYXI+PFJl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(Marks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wgs</w:t>
      </w:r>
      <w:proofErr w:type="spellEnd"/>
      <w:r>
        <w:rPr>
          <w:rFonts w:ascii="Times New Roman" w:hAnsi="Times New Roman" w:cs="Times New Roman"/>
          <w:sz w:val="24"/>
          <w:szCs w:val="24"/>
        </w:rPr>
        <w:t>-basic pipeline to analyze d</w:t>
      </w:r>
      <w:r w:rsidRPr="003D23AB">
        <w:rPr>
          <w:rFonts w:ascii="Times New Roman" w:hAnsi="Times New Roman" w:cs="Times New Roman"/>
          <w:sz w:val="24"/>
          <w:szCs w:val="24"/>
        </w:rPr>
        <w:t>emultiplexed FASTQ files. This pipeline gave general QC statistics related to the 10</w:t>
      </w:r>
      <w:r>
        <w:rPr>
          <w:rFonts w:ascii="Times New Roman" w:hAnsi="Times New Roman" w:cs="Times New Roman"/>
          <w:sz w:val="24"/>
          <w:szCs w:val="24"/>
        </w:rPr>
        <w:t xml:space="preserve">X </w:t>
      </w:r>
      <w:r w:rsidRPr="003D23AB">
        <w:rPr>
          <w:rFonts w:ascii="Times New Roman" w:hAnsi="Times New Roman" w:cs="Times New Roman"/>
          <w:sz w:val="24"/>
          <w:szCs w:val="24"/>
        </w:rPr>
        <w:t xml:space="preserve">barcoding and number of read pairs present in the FASTQ files. All sample FASTQs contained more than 688M read pairs and have acceptable barcode diversity/% on whitelist. </w:t>
      </w:r>
      <w:r w:rsidR="00D014B3">
        <w:rPr>
          <w:rFonts w:ascii="Times New Roman" w:hAnsi="Times New Roman" w:cs="Times New Roman"/>
          <w:sz w:val="24"/>
          <w:szCs w:val="24"/>
        </w:rPr>
        <w:t>W</w:t>
      </w:r>
      <w:r>
        <w:rPr>
          <w:rFonts w:ascii="Times New Roman" w:hAnsi="Times New Roman" w:cs="Times New Roman"/>
          <w:sz w:val="24"/>
          <w:szCs w:val="24"/>
        </w:rPr>
        <w:t xml:space="preserve">e used </w:t>
      </w:r>
      <w:r w:rsidRPr="003D23AB">
        <w:rPr>
          <w:rFonts w:ascii="Times New Roman" w:hAnsi="Times New Roman" w:cs="Times New Roman"/>
          <w:sz w:val="24"/>
          <w:szCs w:val="24"/>
        </w:rPr>
        <w:t xml:space="preserve">Supernova to assemble </w:t>
      </w:r>
      <w:r w:rsidRPr="003D23AB">
        <w:rPr>
          <w:rFonts w:ascii="Times New Roman" w:hAnsi="Times New Roman" w:cs="Times New Roman"/>
          <w:i/>
          <w:iCs/>
          <w:sz w:val="24"/>
          <w:szCs w:val="24"/>
        </w:rPr>
        <w:t>de novo</w:t>
      </w:r>
      <w:r w:rsidRPr="003D23AB">
        <w:rPr>
          <w:rFonts w:ascii="Times New Roman" w:hAnsi="Times New Roman" w:cs="Times New Roman"/>
          <w:sz w:val="24"/>
          <w:szCs w:val="24"/>
        </w:rPr>
        <w:t xml:space="preserve"> genomes.</w:t>
      </w:r>
      <w:r w:rsidR="00B52F40">
        <w:rPr>
          <w:rFonts w:ascii="Times New Roman" w:hAnsi="Times New Roman" w:cs="Times New Roman"/>
          <w:sz w:val="24"/>
          <w:szCs w:val="24"/>
        </w:rPr>
        <w:t xml:space="preserve"> </w:t>
      </w:r>
      <w:r w:rsidR="004472CD">
        <w:rPr>
          <w:rFonts w:ascii="Times New Roman" w:hAnsi="Times New Roman" w:cs="Times New Roman"/>
          <w:sz w:val="24"/>
          <w:szCs w:val="24"/>
        </w:rPr>
        <w:t xml:space="preserve">Genome sequences and assemblies were first reported in </w:t>
      </w:r>
      <w:r w:rsidR="004472CD">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4472CD">
        <w:rPr>
          <w:rFonts w:ascii="Times New Roman" w:hAnsi="Times New Roman" w:cs="Times New Roman"/>
          <w:sz w:val="24"/>
          <w:szCs w:val="24"/>
        </w:rPr>
      </w:r>
      <w:r w:rsidR="004472CD">
        <w:rPr>
          <w:rFonts w:ascii="Times New Roman" w:hAnsi="Times New Roman" w:cs="Times New Roman"/>
          <w:sz w:val="24"/>
          <w:szCs w:val="24"/>
        </w:rPr>
        <w:fldChar w:fldCharType="separate"/>
      </w:r>
      <w:r w:rsidR="00B84C77">
        <w:rPr>
          <w:rFonts w:ascii="Times New Roman" w:hAnsi="Times New Roman" w:cs="Times New Roman"/>
          <w:noProof/>
          <w:sz w:val="24"/>
          <w:szCs w:val="24"/>
        </w:rPr>
        <w:t>(Kumon et al. 2021)</w:t>
      </w:r>
      <w:r w:rsidR="004472CD">
        <w:rPr>
          <w:rFonts w:ascii="Times New Roman" w:hAnsi="Times New Roman" w:cs="Times New Roman"/>
          <w:sz w:val="24"/>
          <w:szCs w:val="24"/>
        </w:rPr>
        <w:fldChar w:fldCharType="end"/>
      </w:r>
      <w:r w:rsidR="004472CD">
        <w:rPr>
          <w:rFonts w:ascii="Times New Roman" w:hAnsi="Times New Roman" w:cs="Times New Roman"/>
          <w:sz w:val="24"/>
          <w:szCs w:val="24"/>
        </w:rPr>
        <w:t xml:space="preserve">, except for </w:t>
      </w:r>
      <w:r w:rsidR="004472CD">
        <w:rPr>
          <w:rFonts w:ascii="Times New Roman" w:hAnsi="Times New Roman" w:cs="Times New Roman"/>
          <w:i/>
          <w:iCs/>
          <w:sz w:val="24"/>
          <w:szCs w:val="24"/>
        </w:rPr>
        <w:t>O. typus</w:t>
      </w:r>
      <w:r w:rsidR="004472CD">
        <w:rPr>
          <w:rFonts w:ascii="Times New Roman" w:hAnsi="Times New Roman" w:cs="Times New Roman"/>
          <w:sz w:val="24"/>
          <w:szCs w:val="24"/>
        </w:rPr>
        <w:t xml:space="preserve">. While DNA extraction and sequencing on the 10x Genomics platform for </w:t>
      </w:r>
      <w:r w:rsidR="004472CD">
        <w:rPr>
          <w:rFonts w:ascii="Times New Roman" w:hAnsi="Times New Roman" w:cs="Times New Roman"/>
          <w:i/>
          <w:iCs/>
          <w:sz w:val="24"/>
          <w:szCs w:val="24"/>
        </w:rPr>
        <w:t>O. typus</w:t>
      </w:r>
      <w:r w:rsidR="004472CD">
        <w:rPr>
          <w:rFonts w:ascii="Times New Roman" w:hAnsi="Times New Roman" w:cs="Times New Roman"/>
          <w:sz w:val="24"/>
          <w:szCs w:val="24"/>
        </w:rPr>
        <w:t xml:space="preserve"> is the same as described in</w:t>
      </w:r>
      <w:r w:rsidR="004472CD" w:rsidRPr="004207A5">
        <w:rPr>
          <w:rFonts w:ascii="Times New Roman" w:hAnsi="Times New Roman" w:cs="Times New Roman"/>
          <w:sz w:val="24"/>
          <w:szCs w:val="24"/>
        </w:rPr>
        <w:t xml:space="preserve"> </w:t>
      </w:r>
      <w:r w:rsidR="004472CD">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4472CD">
        <w:rPr>
          <w:rFonts w:ascii="Times New Roman" w:hAnsi="Times New Roman" w:cs="Times New Roman"/>
          <w:sz w:val="24"/>
          <w:szCs w:val="24"/>
        </w:rPr>
      </w:r>
      <w:r w:rsidR="004472CD">
        <w:rPr>
          <w:rFonts w:ascii="Times New Roman" w:hAnsi="Times New Roman" w:cs="Times New Roman"/>
          <w:sz w:val="24"/>
          <w:szCs w:val="24"/>
        </w:rPr>
        <w:fldChar w:fldCharType="separate"/>
      </w:r>
      <w:r w:rsidR="00B84C77">
        <w:rPr>
          <w:rFonts w:ascii="Times New Roman" w:hAnsi="Times New Roman" w:cs="Times New Roman"/>
          <w:noProof/>
          <w:sz w:val="24"/>
          <w:szCs w:val="24"/>
        </w:rPr>
        <w:t>(Kumon et al. 2021)</w:t>
      </w:r>
      <w:r w:rsidR="004472CD">
        <w:rPr>
          <w:rFonts w:ascii="Times New Roman" w:hAnsi="Times New Roman" w:cs="Times New Roman"/>
          <w:sz w:val="24"/>
          <w:szCs w:val="24"/>
        </w:rPr>
        <w:fldChar w:fldCharType="end"/>
      </w:r>
      <w:r w:rsidR="004472CD">
        <w:rPr>
          <w:rFonts w:ascii="Times New Roman" w:hAnsi="Times New Roman" w:cs="Times New Roman"/>
          <w:sz w:val="24"/>
          <w:szCs w:val="24"/>
        </w:rPr>
        <w:t xml:space="preserve">, </w:t>
      </w:r>
      <w:r w:rsidR="00F0016C" w:rsidRPr="004207A5">
        <w:rPr>
          <w:rFonts w:ascii="Times New Roman" w:hAnsi="Times New Roman" w:cs="Times New Roman"/>
          <w:sz w:val="24"/>
          <w:szCs w:val="24"/>
        </w:rPr>
        <w:t xml:space="preserve">the library quality for </w:t>
      </w:r>
      <w:r w:rsidR="004472CD">
        <w:rPr>
          <w:rFonts w:ascii="Times New Roman" w:hAnsi="Times New Roman" w:cs="Times New Roman"/>
          <w:sz w:val="24"/>
          <w:szCs w:val="24"/>
        </w:rPr>
        <w:t>this sample</w:t>
      </w:r>
      <w:r w:rsidR="00E74745">
        <w:rPr>
          <w:rFonts w:ascii="Times New Roman" w:hAnsi="Times New Roman" w:cs="Times New Roman"/>
          <w:sz w:val="24"/>
          <w:szCs w:val="24"/>
        </w:rPr>
        <w:t xml:space="preserve"> </w:t>
      </w:r>
      <w:r w:rsidR="00F0016C" w:rsidRPr="004207A5">
        <w:rPr>
          <w:rFonts w:ascii="Times New Roman" w:hAnsi="Times New Roman" w:cs="Times New Roman"/>
          <w:sz w:val="24"/>
          <w:szCs w:val="24"/>
        </w:rPr>
        <w:t>was too low for chromosome level assembly</w:t>
      </w:r>
      <w:r w:rsidR="004472CD">
        <w:rPr>
          <w:rFonts w:ascii="Times New Roman" w:hAnsi="Times New Roman" w:cs="Times New Roman"/>
          <w:sz w:val="24"/>
          <w:szCs w:val="24"/>
        </w:rPr>
        <w:t>. Here,</w:t>
      </w:r>
      <w:r w:rsidR="00F0016C" w:rsidRPr="004207A5">
        <w:rPr>
          <w:rFonts w:ascii="Times New Roman" w:hAnsi="Times New Roman" w:cs="Times New Roman"/>
          <w:sz w:val="24"/>
          <w:szCs w:val="24"/>
        </w:rPr>
        <w:t xml:space="preserve"> </w:t>
      </w:r>
      <w:r w:rsidR="00AC06A3">
        <w:rPr>
          <w:rFonts w:ascii="Times New Roman" w:hAnsi="Times New Roman" w:cs="Times New Roman"/>
          <w:sz w:val="24"/>
          <w:szCs w:val="24"/>
        </w:rPr>
        <w:t>we</w:t>
      </w:r>
      <w:r w:rsidR="00F0016C" w:rsidRPr="004207A5">
        <w:rPr>
          <w:rFonts w:ascii="Times New Roman" w:hAnsi="Times New Roman" w:cs="Times New Roman"/>
          <w:sz w:val="24"/>
          <w:szCs w:val="24"/>
        </w:rPr>
        <w:t xml:space="preserve"> instead assembled</w:t>
      </w:r>
      <w:r w:rsidR="00AC06A3">
        <w:rPr>
          <w:rFonts w:ascii="Times New Roman" w:hAnsi="Times New Roman" w:cs="Times New Roman"/>
          <w:sz w:val="24"/>
          <w:szCs w:val="24"/>
        </w:rPr>
        <w:t xml:space="preserve"> it</w:t>
      </w:r>
      <w:r w:rsidR="00F0016C" w:rsidRPr="004207A5">
        <w:rPr>
          <w:rFonts w:ascii="Times New Roman" w:hAnsi="Times New Roman" w:cs="Times New Roman"/>
          <w:sz w:val="24"/>
          <w:szCs w:val="24"/>
        </w:rPr>
        <w:t xml:space="preserve"> into scaffolds with the express purpose of obtaining UCEs</w:t>
      </w:r>
      <w:r w:rsidR="00B52F40">
        <w:rPr>
          <w:rFonts w:ascii="Times New Roman" w:hAnsi="Times New Roman" w:cs="Times New Roman"/>
          <w:sz w:val="24"/>
          <w:szCs w:val="24"/>
        </w:rPr>
        <w:t xml:space="preserve"> for phylogenetic analysis</w:t>
      </w:r>
      <w:r w:rsidR="00F0016C" w:rsidRPr="004207A5">
        <w:rPr>
          <w:rFonts w:ascii="Times New Roman" w:hAnsi="Times New Roman" w:cs="Times New Roman"/>
          <w:sz w:val="24"/>
          <w:szCs w:val="24"/>
        </w:rPr>
        <w:t xml:space="preserve">. Adapters and low-quality bases were trimmed from the reads using </w:t>
      </w:r>
      <w:proofErr w:type="spellStart"/>
      <w:r w:rsidR="00F0016C" w:rsidRPr="004207A5">
        <w:rPr>
          <w:rFonts w:ascii="Times New Roman" w:hAnsi="Times New Roman" w:cs="Times New Roman"/>
          <w:sz w:val="24"/>
          <w:szCs w:val="24"/>
        </w:rPr>
        <w:t>illumiprocessor</w:t>
      </w:r>
      <w:proofErr w:type="spellEnd"/>
      <w:r w:rsidR="008D2A3B">
        <w:rPr>
          <w:rFonts w:ascii="Times New Roman" w:hAnsi="Times New Roman" w:cs="Times New Roman"/>
          <w:sz w:val="24"/>
          <w:szCs w:val="24"/>
        </w:rPr>
        <w:t xml:space="preserve"> </w:t>
      </w:r>
      <w:r w:rsidR="008D2A3B">
        <w:rPr>
          <w:rFonts w:ascii="Times New Roman" w:hAnsi="Times New Roman" w:cs="Times New Roman"/>
          <w:sz w:val="24"/>
          <w:szCs w:val="24"/>
        </w:rPr>
        <w:fldChar w:fldCharType="begin"/>
      </w:r>
      <w:r w:rsidR="008D2A3B">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sidR="008D2A3B">
        <w:rPr>
          <w:rFonts w:ascii="Times New Roman" w:hAnsi="Times New Roman" w:cs="Times New Roman"/>
          <w:sz w:val="24"/>
          <w:szCs w:val="24"/>
        </w:rPr>
        <w:fldChar w:fldCharType="separate"/>
      </w:r>
      <w:r w:rsidR="008D2A3B">
        <w:rPr>
          <w:rFonts w:ascii="Times New Roman" w:hAnsi="Times New Roman" w:cs="Times New Roman"/>
          <w:noProof/>
          <w:sz w:val="24"/>
          <w:szCs w:val="24"/>
        </w:rPr>
        <w:t>(Faircloth 2013)</w:t>
      </w:r>
      <w:r w:rsidR="008D2A3B">
        <w:rPr>
          <w:rFonts w:ascii="Times New Roman" w:hAnsi="Times New Roman" w:cs="Times New Roman"/>
          <w:sz w:val="24"/>
          <w:szCs w:val="24"/>
        </w:rPr>
        <w:fldChar w:fldCharType="end"/>
      </w:r>
      <w:r w:rsidR="008D2A3B">
        <w:rPr>
          <w:rFonts w:ascii="Times New Roman" w:hAnsi="Times New Roman" w:cs="Times New Roman"/>
          <w:sz w:val="24"/>
          <w:szCs w:val="24"/>
        </w:rPr>
        <w:t>,</w:t>
      </w:r>
      <w:r w:rsidR="00F0016C" w:rsidRPr="004207A5">
        <w:rPr>
          <w:rFonts w:ascii="Times New Roman" w:hAnsi="Times New Roman" w:cs="Times New Roman"/>
          <w:sz w:val="24"/>
          <w:szCs w:val="24"/>
        </w:rPr>
        <w:t xml:space="preserve"> which makes use of functions from </w:t>
      </w:r>
      <w:proofErr w:type="spellStart"/>
      <w:r w:rsidR="00F0016C" w:rsidRPr="004207A5">
        <w:rPr>
          <w:rFonts w:ascii="Times New Roman" w:hAnsi="Times New Roman" w:cs="Times New Roman"/>
          <w:sz w:val="24"/>
          <w:szCs w:val="24"/>
        </w:rPr>
        <w:t>trimmomatic</w:t>
      </w:r>
      <w:proofErr w:type="spellEnd"/>
      <w:r w:rsidR="008D2A3B">
        <w:rPr>
          <w:rFonts w:ascii="Times New Roman" w:hAnsi="Times New Roman" w:cs="Times New Roman"/>
          <w:sz w:val="24"/>
          <w:szCs w:val="24"/>
        </w:rPr>
        <w:t xml:space="preserve"> </w:t>
      </w:r>
      <w:r w:rsidR="008D2A3B">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ZWNOdW0+ODA8L1JlY051bT48RGlzcGxheVRleHQ+KEJvbGdlciBldCBhbC4gMjAxNCk8L0Rpc3Bs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==
</w:fldData>
        </w:fldChar>
      </w:r>
      <w:r w:rsidR="008D2A3B">
        <w:rPr>
          <w:rFonts w:ascii="Times New Roman" w:hAnsi="Times New Roman" w:cs="Times New Roman"/>
          <w:sz w:val="24"/>
          <w:szCs w:val="24"/>
        </w:rPr>
        <w:instrText xml:space="preserve"> ADDIN EN.CITE </w:instrText>
      </w:r>
      <w:r w:rsidR="008D2A3B">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ZWNOdW0+ODA8L1JlY051bT48RGlzcGxheVRleHQ+KEJvbGdlciBldCBhbC4gMjAxNCk8L0Rpc3Bs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==
</w:fldData>
        </w:fldChar>
      </w:r>
      <w:r w:rsidR="008D2A3B">
        <w:rPr>
          <w:rFonts w:ascii="Times New Roman" w:hAnsi="Times New Roman" w:cs="Times New Roman"/>
          <w:sz w:val="24"/>
          <w:szCs w:val="24"/>
        </w:rPr>
        <w:instrText xml:space="preserve"> ADDIN EN.CITE.DATA </w:instrText>
      </w:r>
      <w:r w:rsidR="008D2A3B">
        <w:rPr>
          <w:rFonts w:ascii="Times New Roman" w:hAnsi="Times New Roman" w:cs="Times New Roman"/>
          <w:sz w:val="24"/>
          <w:szCs w:val="24"/>
        </w:rPr>
      </w:r>
      <w:r w:rsidR="008D2A3B">
        <w:rPr>
          <w:rFonts w:ascii="Times New Roman" w:hAnsi="Times New Roman" w:cs="Times New Roman"/>
          <w:sz w:val="24"/>
          <w:szCs w:val="24"/>
        </w:rPr>
        <w:fldChar w:fldCharType="end"/>
      </w:r>
      <w:r w:rsidR="008D2A3B">
        <w:rPr>
          <w:rFonts w:ascii="Times New Roman" w:hAnsi="Times New Roman" w:cs="Times New Roman"/>
          <w:sz w:val="24"/>
          <w:szCs w:val="24"/>
        </w:rPr>
      </w:r>
      <w:r w:rsidR="008D2A3B">
        <w:rPr>
          <w:rFonts w:ascii="Times New Roman" w:hAnsi="Times New Roman" w:cs="Times New Roman"/>
          <w:sz w:val="24"/>
          <w:szCs w:val="24"/>
        </w:rPr>
        <w:fldChar w:fldCharType="separate"/>
      </w:r>
      <w:r w:rsidR="008D2A3B">
        <w:rPr>
          <w:rFonts w:ascii="Times New Roman" w:hAnsi="Times New Roman" w:cs="Times New Roman"/>
          <w:noProof/>
          <w:sz w:val="24"/>
          <w:szCs w:val="24"/>
        </w:rPr>
        <w:t>(Bolger et al. 2014)</w:t>
      </w:r>
      <w:r w:rsidR="008D2A3B">
        <w:rPr>
          <w:rFonts w:ascii="Times New Roman" w:hAnsi="Times New Roman" w:cs="Times New Roman"/>
          <w:sz w:val="24"/>
          <w:szCs w:val="24"/>
        </w:rPr>
        <w:fldChar w:fldCharType="end"/>
      </w:r>
      <w:r w:rsidR="00F0016C" w:rsidRPr="004207A5">
        <w:rPr>
          <w:rFonts w:ascii="Times New Roman" w:hAnsi="Times New Roman" w:cs="Times New Roman"/>
          <w:sz w:val="24"/>
          <w:szCs w:val="24"/>
        </w:rPr>
        <w:t xml:space="preserve">. All cleaned reads were de novo assembled using </w:t>
      </w:r>
      <w:proofErr w:type="spellStart"/>
      <w:r w:rsidR="00F0016C" w:rsidRPr="004207A5">
        <w:rPr>
          <w:rFonts w:ascii="Times New Roman" w:hAnsi="Times New Roman" w:cs="Times New Roman"/>
          <w:sz w:val="24"/>
          <w:szCs w:val="24"/>
        </w:rPr>
        <w:t>ABySS</w:t>
      </w:r>
      <w:proofErr w:type="spellEnd"/>
      <w:r w:rsidR="00F0016C" w:rsidRPr="004207A5">
        <w:rPr>
          <w:rFonts w:ascii="Times New Roman" w:hAnsi="Times New Roman" w:cs="Times New Roman"/>
          <w:sz w:val="24"/>
          <w:szCs w:val="24"/>
        </w:rPr>
        <w:t xml:space="preserve"> 2.3.1</w:t>
      </w:r>
      <w:r w:rsidR="008D2A3B">
        <w:rPr>
          <w:rFonts w:ascii="Times New Roman" w:hAnsi="Times New Roman" w:cs="Times New Roman"/>
          <w:sz w:val="24"/>
          <w:szCs w:val="24"/>
        </w:rPr>
        <w:t xml:space="preserve"> </w:t>
      </w:r>
      <w:r w:rsidR="008D2A3B">
        <w:rPr>
          <w:rFonts w:ascii="Times New Roman" w:hAnsi="Times New Roman" w:cs="Times New Roman"/>
          <w:sz w:val="24"/>
          <w:szCs w:val="24"/>
        </w:rPr>
        <w:fldChar w:fldCharType="begin"/>
      </w:r>
      <w:r w:rsidR="008D2A3B">
        <w:rPr>
          <w:rFonts w:ascii="Times New Roman" w:hAnsi="Times New Roman" w:cs="Times New Roman"/>
          <w:sz w:val="24"/>
          <w:szCs w:val="24"/>
        </w:rPr>
        <w:instrText xml:space="preserve"> ADDIN EN.CITE &lt;EndNote&gt;&lt;Cite&gt;&lt;Author&gt;Jackman&lt;/Author&gt;&lt;Year&gt;2017&lt;/Year&gt;&lt;RecNum&gt;165&lt;/RecNum&gt;&lt;DisplayText&gt;(Jackman et al. 2017)&lt;/DisplayText&gt;&lt;record&gt;&lt;rec-number&gt;165&lt;/rec-number&gt;&lt;foreign-keys&gt;&lt;key app="EN" db-id="vdwt9psdezv5tlee9vn5swzfzafw0azp5adx" timestamp="1649256879"&gt;165&lt;/key&gt;&lt;/foreign-keys&gt;&lt;ref-type name="Journal Article"&gt;17&lt;/ref-type&gt;&lt;contributors&gt;&lt;authors&gt;&lt;author&gt;Jackman, S. D.&lt;/author&gt;&lt;author&gt;Vandervalk, B. P.&lt;/author&gt;&lt;author&gt;Mohamadi, H.&lt;/author&gt;&lt;author&gt;Chu, J.&lt;/author&gt;&lt;author&gt;Yeo, S.&lt;/author&gt;&lt;author&gt;Hammond, S. A.&lt;/author&gt;&lt;author&gt;Jahesh, G.&lt;/author&gt;&lt;author&gt;Khan, H.&lt;/author&gt;&lt;author&gt;Coombe, L.&lt;/author&gt;&lt;author&gt;Warren, R. L.&lt;/author&gt;&lt;author&gt;Birol, I.&lt;/author&gt;&lt;/authors&gt;&lt;/contributors&gt;&lt;auth-address&gt;Canada&amp;apos;s Michael Smith Genome Sciences Centre, British Columbia Cancer Agency, Vancouver, British Columbia, V5Z 4S6, Canada.&lt;/auth-address&gt;&lt;titles&gt;&lt;title&gt;ABySS 2.0: resource-efficient assembly of large genomes using a Bloom filter&lt;/title&gt;&lt;secondary-title&gt;Genome Res&lt;/secondary-title&gt;&lt;/titles&gt;&lt;periodical&gt;&lt;full-title&gt;Genome Res&lt;/full-title&gt;&lt;/periodical&gt;&lt;pages&gt;768-777&lt;/pages&gt;&lt;volume&gt;27&lt;/volume&gt;&lt;number&gt;5&lt;/number&gt;&lt;edition&gt;2017/02/25&lt;/edition&gt;&lt;keywords&gt;&lt;keyword&gt;Contig Mapping/*methods/standards&lt;/keyword&gt;&lt;keyword&gt;Genome Size&lt;/keyword&gt;&lt;keyword&gt;Genomics/*methods/standards&lt;/keyword&gt;&lt;keyword&gt;Humans&lt;/keyword&gt;&lt;keyword&gt;Sequence Analysis, DNA/methods/standards&lt;/keyword&gt;&lt;keyword&gt;*Software&lt;/keyword&gt;&lt;/keywords&gt;&lt;dates&gt;&lt;year&gt;2017&lt;/year&gt;&lt;pub-dates&gt;&lt;date&gt;May&lt;/date&gt;&lt;/pub-dates&gt;&lt;/dates&gt;&lt;isbn&gt;1549-5469 (Electronic)&amp;#xD;1088-9051 (Linking)&lt;/isbn&gt;&lt;accession-num&gt;28232478&lt;/accession-num&gt;&lt;urls&gt;&lt;related-urls&gt;&lt;url&gt;https://www.ncbi.nlm.nih.gov/pubmed/28232478&lt;/url&gt;&lt;/related-urls&gt;&lt;/urls&gt;&lt;custom2&gt;PMC5411771&lt;/custom2&gt;&lt;electronic-resource-num&gt;10.1101/gr.214346.116&lt;/electronic-resource-num&gt;&lt;/record&gt;&lt;/Cite&gt;&lt;/EndNote&gt;</w:instrText>
      </w:r>
      <w:r w:rsidR="008D2A3B">
        <w:rPr>
          <w:rFonts w:ascii="Times New Roman" w:hAnsi="Times New Roman" w:cs="Times New Roman"/>
          <w:sz w:val="24"/>
          <w:szCs w:val="24"/>
        </w:rPr>
        <w:fldChar w:fldCharType="separate"/>
      </w:r>
      <w:r w:rsidR="008D2A3B">
        <w:rPr>
          <w:rFonts w:ascii="Times New Roman" w:hAnsi="Times New Roman" w:cs="Times New Roman"/>
          <w:noProof/>
          <w:sz w:val="24"/>
          <w:szCs w:val="24"/>
        </w:rPr>
        <w:t>(Jackman et al. 2017)</w:t>
      </w:r>
      <w:r w:rsidR="008D2A3B">
        <w:rPr>
          <w:rFonts w:ascii="Times New Roman" w:hAnsi="Times New Roman" w:cs="Times New Roman"/>
          <w:sz w:val="24"/>
          <w:szCs w:val="24"/>
        </w:rPr>
        <w:fldChar w:fldCharType="end"/>
      </w:r>
      <w:r w:rsidR="00F0016C" w:rsidRPr="004207A5">
        <w:rPr>
          <w:rFonts w:ascii="Times New Roman" w:hAnsi="Times New Roman" w:cs="Times New Roman"/>
          <w:sz w:val="24"/>
          <w:szCs w:val="24"/>
        </w:rPr>
        <w:t xml:space="preserve"> with a Bloom filter</w:t>
      </w:r>
      <w:r w:rsidR="008D2A3B">
        <w:rPr>
          <w:rFonts w:ascii="Times New Roman" w:hAnsi="Times New Roman" w:cs="Times New Roman"/>
          <w:sz w:val="24"/>
          <w:szCs w:val="24"/>
        </w:rPr>
        <w:t xml:space="preserve"> </w:t>
      </w:r>
      <w:r w:rsidR="008D2A3B">
        <w:rPr>
          <w:rFonts w:ascii="Times New Roman" w:hAnsi="Times New Roman" w:cs="Times New Roman"/>
          <w:sz w:val="24"/>
          <w:szCs w:val="24"/>
        </w:rPr>
        <w:lastRenderedPageBreak/>
        <w:fldChar w:fldCharType="begin"/>
      </w:r>
      <w:r w:rsidR="008D2A3B">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sidR="008D2A3B">
        <w:rPr>
          <w:rFonts w:ascii="Times New Roman" w:hAnsi="Times New Roman" w:cs="Times New Roman"/>
          <w:sz w:val="24"/>
          <w:szCs w:val="24"/>
        </w:rPr>
        <w:fldChar w:fldCharType="separate"/>
      </w:r>
      <w:r w:rsidR="008D2A3B">
        <w:rPr>
          <w:rFonts w:ascii="Times New Roman" w:hAnsi="Times New Roman" w:cs="Times New Roman"/>
          <w:noProof/>
          <w:sz w:val="24"/>
          <w:szCs w:val="24"/>
        </w:rPr>
        <w:t>(Bloom 1970)</w:t>
      </w:r>
      <w:r w:rsidR="008D2A3B">
        <w:rPr>
          <w:rFonts w:ascii="Times New Roman" w:hAnsi="Times New Roman" w:cs="Times New Roman"/>
          <w:sz w:val="24"/>
          <w:szCs w:val="24"/>
        </w:rPr>
        <w:fldChar w:fldCharType="end"/>
      </w:r>
      <w:r w:rsidR="008D2A3B">
        <w:rPr>
          <w:rFonts w:ascii="Times New Roman" w:hAnsi="Times New Roman" w:cs="Times New Roman"/>
          <w:sz w:val="24"/>
          <w:szCs w:val="24"/>
        </w:rPr>
        <w:t xml:space="preserve"> </w:t>
      </w:r>
      <w:r w:rsidR="00F0016C" w:rsidRPr="004207A5">
        <w:rPr>
          <w:rFonts w:ascii="Times New Roman" w:hAnsi="Times New Roman" w:cs="Times New Roman"/>
          <w:sz w:val="24"/>
          <w:szCs w:val="24"/>
        </w:rPr>
        <w:t xml:space="preserve">de Bruijn graph. The final </w:t>
      </w:r>
      <w:r w:rsidR="00F0016C" w:rsidRPr="005B28B3">
        <w:rPr>
          <w:rFonts w:ascii="Times New Roman" w:hAnsi="Times New Roman" w:cs="Times New Roman"/>
          <w:i/>
          <w:iCs/>
          <w:sz w:val="24"/>
          <w:szCs w:val="24"/>
        </w:rPr>
        <w:t>O. typus</w:t>
      </w:r>
      <w:r w:rsidR="00F0016C" w:rsidRPr="004207A5">
        <w:rPr>
          <w:rFonts w:ascii="Times New Roman" w:hAnsi="Times New Roman" w:cs="Times New Roman"/>
          <w:sz w:val="24"/>
          <w:szCs w:val="24"/>
        </w:rPr>
        <w:t xml:space="preserve"> scaffold assembly was 2.14GB (N50=9,211; L50=64,014; E-size=12,790).</w:t>
      </w:r>
      <w:r w:rsidR="00D014B3">
        <w:rPr>
          <w:rFonts w:ascii="Times New Roman" w:hAnsi="Times New Roman" w:cs="Times New Roman"/>
          <w:sz w:val="24"/>
          <w:szCs w:val="24"/>
        </w:rPr>
        <w:t xml:space="preserve"> </w:t>
      </w:r>
    </w:p>
    <w:p w14:paraId="41F3CD96" w14:textId="26C4BF5D" w:rsidR="005D3A4E" w:rsidRPr="00D014B3" w:rsidRDefault="00D014B3" w:rsidP="00E74745">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parallel, for all samples excluding </w:t>
      </w:r>
      <w:r>
        <w:rPr>
          <w:rFonts w:ascii="Times New Roman" w:hAnsi="Times New Roman" w:cs="Times New Roman"/>
          <w:i/>
          <w:iCs/>
          <w:sz w:val="24"/>
          <w:szCs w:val="24"/>
        </w:rPr>
        <w:t>O.</w:t>
      </w:r>
      <w:r>
        <w:rPr>
          <w:rFonts w:ascii="Times New Roman" w:hAnsi="Times New Roman" w:cs="Times New Roman"/>
          <w:sz w:val="24"/>
          <w:szCs w:val="24"/>
        </w:rPr>
        <w:t xml:space="preserve"> </w:t>
      </w:r>
      <w:r>
        <w:rPr>
          <w:rFonts w:ascii="Times New Roman" w:hAnsi="Times New Roman" w:cs="Times New Roman"/>
          <w:i/>
          <w:iCs/>
          <w:sz w:val="24"/>
          <w:szCs w:val="24"/>
        </w:rPr>
        <w:t>typus</w:t>
      </w:r>
      <w:r>
        <w:rPr>
          <w:rFonts w:ascii="Times New Roman" w:hAnsi="Times New Roman" w:cs="Times New Roman"/>
          <w:sz w:val="24"/>
          <w:szCs w:val="24"/>
        </w:rPr>
        <w:t>, we generated reference-based pseudo-assemblies with iterative mapping using pseudo-it</w:t>
      </w:r>
      <w:r w:rsidR="00096E6F">
        <w:rPr>
          <w:rFonts w:ascii="Times New Roman" w:hAnsi="Times New Roman" w:cs="Times New Roman"/>
          <w:sz w:val="24"/>
          <w:szCs w:val="24"/>
        </w:rPr>
        <w:t xml:space="preserve"> </w:t>
      </w:r>
      <w:r w:rsidR="00096E6F">
        <w:rPr>
          <w:rFonts w:ascii="Times New Roman" w:hAnsi="Times New Roman" w:cs="Times New Roman"/>
          <w:sz w:val="24"/>
          <w:szCs w:val="24"/>
        </w:rPr>
        <w:fldChar w:fldCharType="begin"/>
      </w:r>
      <w:r w:rsidR="00096E6F">
        <w:rPr>
          <w:rFonts w:ascii="Times New Roman" w:hAnsi="Times New Roman" w:cs="Times New Roman"/>
          <w:sz w:val="24"/>
          <w:szCs w:val="24"/>
        </w:rPr>
        <w:instrText xml:space="preserve"> ADDIN EN.CITE &lt;EndNote&gt;&lt;Cite&gt;&lt;Author&gt;Sarver&lt;/Author&gt;&lt;Year&gt;2017&lt;/Year&gt;&lt;RecNum&gt;253&lt;/RecNum&gt;&lt;DisplayText&gt;(Sarver et al. 2017)&lt;/DisplayText&gt;&lt;record&gt;&lt;rec-number&gt;253&lt;/rec-number&gt;&lt;foreign-keys&gt;&lt;key app="EN" db-id="vdwt9psdezv5tlee9vn5swzfzafw0azp5adx" timestamp="1692289456"&gt;253&lt;/key&gt;&lt;/foreign-keys&gt;&lt;ref-type name="Journal Article"&gt;17&lt;/ref-type&gt;&lt;contributors&gt;&lt;authors&gt;&lt;author&gt;Sarver, B. A.&lt;/author&gt;&lt;author&gt;Keeble, S.&lt;/author&gt;&lt;author&gt;Cosart, T.&lt;/author&gt;&lt;author&gt;Tucker, P. K.&lt;/author&gt;&lt;author&gt;Dean, M. D.&lt;/author&gt;&lt;author&gt;Good, J. M.&lt;/author&gt;&lt;/authors&gt;&lt;/contributors&gt;&lt;auth-address&gt;Division of Biological Sciences, University of Montana, Missoula, MT.&amp;#xD;Department of Ecology and Evolutionary Biology and Museum of Zoology, University of Michigan, Ann Arbor, MI.&amp;#xD;Molecular and Computational Biology, University of Southern California, Los Angeles, CA.&lt;/auth-address&gt;&lt;titles&gt;&lt;title&gt;Phylogenomic Insights into Mouse Evolution Using a Pseudoreference Approach&lt;/title&gt;&lt;secondary-title&gt;Genome Biol Evol&lt;/secondary-title&gt;&lt;/titles&gt;&lt;periodical&gt;&lt;full-title&gt;Genome Biol Evol&lt;/full-title&gt;&lt;/periodical&gt;&lt;pages&gt;726-739&lt;/pages&gt;&lt;volume&gt;9&lt;/volume&gt;&lt;number&gt;3&lt;/number&gt;&lt;edition&gt;2017/03/25&lt;/edition&gt;&lt;keywords&gt;&lt;keyword&gt;Animals&lt;/keyword&gt;&lt;keyword&gt;*Evolution, Molecular&lt;/keyword&gt;&lt;keyword&gt;Exome/genetics&lt;/keyword&gt;&lt;keyword&gt;*Genome&lt;/keyword&gt;&lt;keyword&gt;Genotype&lt;/keyword&gt;&lt;keyword&gt;Mice&lt;/keyword&gt;&lt;keyword&gt;Muridae/*genetics&lt;/keyword&gt;&lt;keyword&gt;Phylogeny&lt;/keyword&gt;&lt;keyword&gt;Species Specificity&lt;/keyword&gt;&lt;keyword&gt;Mus musculus&lt;/keyword&gt;&lt;keyword&gt;bioinformatics&lt;/keyword&gt;&lt;keyword&gt;comparative genomics&lt;/keyword&gt;&lt;keyword&gt;introgression&lt;/keyword&gt;&lt;keyword&gt;mapping bias&lt;/keyword&gt;&lt;/keywords&gt;&lt;dates&gt;&lt;year&gt;2017&lt;/year&gt;&lt;pub-dates&gt;&lt;date&gt;Mar 1&lt;/date&gt;&lt;/pub-dates&gt;&lt;/dates&gt;&lt;isbn&gt;1759-6653 (Electronic)&amp;#xD;1759-6653 (Linking)&lt;/isbn&gt;&lt;accession-num&gt;28338821&lt;/accession-num&gt;&lt;urls&gt;&lt;related-urls&gt;&lt;url&gt;https://www.ncbi.nlm.nih.gov/pubmed/28338821&lt;/url&gt;&lt;/related-urls&gt;&lt;/urls&gt;&lt;custom2&gt;PMC5381554&lt;/custom2&gt;&lt;electronic-resource-num&gt;10.1093/gbe/evx034&lt;/electronic-resource-num&gt;&lt;/record&gt;&lt;/Cite&gt;&lt;/EndNote&gt;</w:instrText>
      </w:r>
      <w:r w:rsidR="00096E6F">
        <w:rPr>
          <w:rFonts w:ascii="Times New Roman" w:hAnsi="Times New Roman" w:cs="Times New Roman"/>
          <w:sz w:val="24"/>
          <w:szCs w:val="24"/>
        </w:rPr>
        <w:fldChar w:fldCharType="separate"/>
      </w:r>
      <w:r w:rsidR="00096E6F">
        <w:rPr>
          <w:rFonts w:ascii="Times New Roman" w:hAnsi="Times New Roman" w:cs="Times New Roman"/>
          <w:noProof/>
          <w:sz w:val="24"/>
          <w:szCs w:val="24"/>
        </w:rPr>
        <w:t>(Sarver et al. 2017)</w:t>
      </w:r>
      <w:r w:rsidR="00096E6F">
        <w:rPr>
          <w:rFonts w:ascii="Times New Roman" w:hAnsi="Times New Roman" w:cs="Times New Roman"/>
          <w:sz w:val="24"/>
          <w:szCs w:val="24"/>
        </w:rPr>
        <w:fldChar w:fldCharType="end"/>
      </w:r>
      <w:r>
        <w:rPr>
          <w:rFonts w:ascii="Times New Roman" w:hAnsi="Times New Roman" w:cs="Times New Roman"/>
          <w:sz w:val="24"/>
          <w:szCs w:val="24"/>
        </w:rPr>
        <w:t xml:space="preserve"> to minimize reference bias in our</w:t>
      </w:r>
      <w:r w:rsidR="00942E44">
        <w:rPr>
          <w:rFonts w:ascii="Times New Roman" w:hAnsi="Times New Roman" w:cs="Times New Roman"/>
          <w:sz w:val="24"/>
          <w:szCs w:val="24"/>
        </w:rPr>
        <w:t xml:space="preserve"> genome-wide</w:t>
      </w:r>
      <w:r>
        <w:rPr>
          <w:rFonts w:ascii="Times New Roman" w:hAnsi="Times New Roman" w:cs="Times New Roman"/>
          <w:sz w:val="24"/>
          <w:szCs w:val="24"/>
        </w:rPr>
        <w:t xml:space="preserve"> phylogenetic analyses</w:t>
      </w:r>
      <w:r w:rsidR="00942E44">
        <w:rPr>
          <w:rFonts w:ascii="Times New Roman" w:hAnsi="Times New Roman" w:cs="Times New Roman"/>
          <w:sz w:val="24"/>
          <w:szCs w:val="24"/>
        </w:rPr>
        <w:t xml:space="preserve"> and to maintain collinearity between assemblies. We</w:t>
      </w:r>
      <w:r>
        <w:rPr>
          <w:rFonts w:ascii="Times New Roman" w:hAnsi="Times New Roman" w:cs="Times New Roman"/>
          <w:sz w:val="24"/>
          <w:szCs w:val="24"/>
        </w:rPr>
        <w:t xml:space="preserve"> us</w:t>
      </w:r>
      <w:r w:rsidR="00942E44">
        <w:rPr>
          <w:rFonts w:ascii="Times New Roman" w:hAnsi="Times New Roman" w:cs="Times New Roman"/>
          <w:sz w:val="24"/>
          <w:szCs w:val="24"/>
        </w:rPr>
        <w:t>ed</w:t>
      </w:r>
      <w:r>
        <w:rPr>
          <w:rFonts w:ascii="Times New Roman" w:hAnsi="Times New Roman" w:cs="Times New Roman"/>
          <w:sz w:val="24"/>
          <w:szCs w:val="24"/>
        </w:rPr>
        <w:t xml:space="preserve">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w:t>
      </w:r>
      <w:r w:rsidR="00942E44">
        <w:rPr>
          <w:rFonts w:ascii="Times New Roman" w:hAnsi="Times New Roman" w:cs="Times New Roman"/>
          <w:sz w:val="24"/>
          <w:szCs w:val="24"/>
        </w:rPr>
        <w:t xml:space="preserve"> for our pseudo-assembly approach</w:t>
      </w:r>
      <w:r>
        <w:rPr>
          <w:rFonts w:ascii="Times New Roman" w:hAnsi="Times New Roman" w:cs="Times New Roman"/>
          <w:sz w:val="24"/>
          <w:szCs w:val="24"/>
        </w:rPr>
        <w:t>.</w:t>
      </w:r>
      <w:r w:rsidR="00096E6F">
        <w:rPr>
          <w:rFonts w:ascii="Times New Roman" w:hAnsi="Times New Roman" w:cs="Times New Roman"/>
          <w:sz w:val="24"/>
          <w:szCs w:val="24"/>
        </w:rPr>
        <w:t xml:space="preserve"> In this version of pseudo-it, we have updated the software to call and insert indels into the pseudo-assembly (</w:t>
      </w:r>
      <w:hyperlink r:id="rId13" w:history="1">
        <w:r w:rsidR="00096E6F" w:rsidRPr="008F61BC">
          <w:rPr>
            <w:rStyle w:val="Hyperlink"/>
            <w:rFonts w:ascii="Times New Roman" w:hAnsi="Times New Roman" w:cs="Times New Roman"/>
            <w:sz w:val="24"/>
            <w:szCs w:val="24"/>
          </w:rPr>
          <w:t>https://github.com/goodest-goodlab/pseudo-it</w:t>
        </w:r>
      </w:hyperlink>
      <w:r w:rsidR="00096E6F">
        <w:rPr>
          <w:rFonts w:ascii="Times New Roman" w:hAnsi="Times New Roman" w:cs="Times New Roman"/>
          <w:sz w:val="24"/>
          <w:szCs w:val="24"/>
        </w:rPr>
        <w:t>).</w:t>
      </w:r>
      <w:r w:rsidR="00D110DD">
        <w:rPr>
          <w:rFonts w:ascii="Times New Roman" w:hAnsi="Times New Roman" w:cs="Times New Roman"/>
          <w:sz w:val="24"/>
          <w:szCs w:val="24"/>
        </w:rPr>
        <w:t xml:space="preserve"> Briefly, pseudo-it maps reads from each sample to the reference genome with BWA</w:t>
      </w:r>
      <w:r w:rsidR="00096E6F">
        <w:rPr>
          <w:rFonts w:ascii="Times New Roman" w:hAnsi="Times New Roman" w:cs="Times New Roman"/>
          <w:sz w:val="24"/>
          <w:szCs w:val="24"/>
        </w:rPr>
        <w:t xml:space="preserve"> </w:t>
      </w:r>
      <w:r w:rsidR="00096E6F">
        <w:rPr>
          <w:rFonts w:ascii="Times New Roman" w:hAnsi="Times New Roman" w:cs="Times New Roman"/>
          <w:sz w:val="24"/>
          <w:szCs w:val="24"/>
        </w:rPr>
        <w:fldChar w:fldCharType="begin"/>
      </w:r>
      <w:r w:rsidR="00096E6F">
        <w:rPr>
          <w:rFonts w:ascii="Times New Roman" w:hAnsi="Times New Roman" w:cs="Times New Roman"/>
          <w:sz w:val="24"/>
          <w:szCs w:val="24"/>
        </w:rPr>
        <w:instrText xml:space="preserve"> ADDIN EN.CITE &lt;EndNote&gt;&lt;Cite&gt;&lt;Author&gt;Li&lt;/Author&gt;&lt;Year&gt;2013&lt;/Year&gt;&lt;RecNum&gt;254&lt;/RecNum&gt;&lt;DisplayText&gt;(Li 2013)&lt;/DisplayText&gt;&lt;record&gt;&lt;rec-number&gt;254&lt;/rec-number&gt;&lt;foreign-keys&gt;&lt;key app="EN" db-id="vdwt9psdezv5tlee9vn5swzfzafw0azp5adx" timestamp="1692289681"&gt;254&lt;/key&gt;&lt;/foreign-keys&gt;&lt;ref-type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sidR="00096E6F">
        <w:rPr>
          <w:rFonts w:ascii="Times New Roman" w:hAnsi="Times New Roman" w:cs="Times New Roman"/>
          <w:sz w:val="24"/>
          <w:szCs w:val="24"/>
        </w:rPr>
        <w:fldChar w:fldCharType="separate"/>
      </w:r>
      <w:r w:rsidR="00096E6F">
        <w:rPr>
          <w:rFonts w:ascii="Times New Roman" w:hAnsi="Times New Roman" w:cs="Times New Roman"/>
          <w:noProof/>
          <w:sz w:val="24"/>
          <w:szCs w:val="24"/>
        </w:rPr>
        <w:t>(Li 2013)</w:t>
      </w:r>
      <w:r w:rsidR="00096E6F">
        <w:rPr>
          <w:rFonts w:ascii="Times New Roman" w:hAnsi="Times New Roman" w:cs="Times New Roman"/>
          <w:sz w:val="24"/>
          <w:szCs w:val="24"/>
        </w:rPr>
        <w:fldChar w:fldCharType="end"/>
      </w:r>
      <w:r w:rsidR="00D110DD">
        <w:rPr>
          <w:rFonts w:ascii="Times New Roman" w:hAnsi="Times New Roman" w:cs="Times New Roman"/>
          <w:sz w:val="24"/>
          <w:szCs w:val="24"/>
        </w:rPr>
        <w:t xml:space="preserve">, calls variants with GATK </w:t>
      </w:r>
      <w:proofErr w:type="spellStart"/>
      <w:r w:rsidR="00D110DD">
        <w:rPr>
          <w:rFonts w:ascii="Times New Roman" w:hAnsi="Times New Roman" w:cs="Times New Roman"/>
          <w:sz w:val="24"/>
          <w:szCs w:val="24"/>
        </w:rPr>
        <w:t>HaplotypeCaller</w:t>
      </w:r>
      <w:proofErr w:type="spellEnd"/>
      <w:r w:rsidR="00096E6F">
        <w:rPr>
          <w:rFonts w:ascii="Times New Roman" w:hAnsi="Times New Roman" w:cs="Times New Roman"/>
          <w:sz w:val="24"/>
          <w:szCs w:val="24"/>
        </w:rPr>
        <w:t xml:space="preserve"> </w:t>
      </w:r>
      <w:r w:rsidR="000B7FC4">
        <w:rPr>
          <w:rFonts w:ascii="Times New Roman" w:hAnsi="Times New Roman" w:cs="Times New Roman"/>
          <w:sz w:val="24"/>
          <w:szCs w:val="24"/>
        </w:rPr>
        <w:fldChar w:fldCharType="begin"/>
      </w:r>
      <w:r w:rsidR="000B7FC4">
        <w:rPr>
          <w:rFonts w:ascii="Times New Roman" w:hAnsi="Times New Roman" w:cs="Times New Roman"/>
          <w:sz w:val="24"/>
          <w:szCs w:val="24"/>
        </w:rPr>
        <w:instrText xml:space="preserve"> ADDIN EN.CITE &lt;EndNote&gt;&lt;Cite&gt;&lt;Author&gt;Poplin&lt;/Author&gt;&lt;Year&gt;2018&lt;/Year&gt;&lt;RecNum&gt;255&lt;/RecNum&gt;&lt;DisplayText&gt;(Poplin et al. 2018)&lt;/DisplayText&gt;&lt;record&gt;&lt;rec-number&gt;255&lt;/rec-number&gt;&lt;foreign-keys&gt;&lt;key app="EN" db-id="vdwt9psdezv5tlee9vn5swzfzafw0azp5adx" timestamp="1692289965"&gt;255&lt;/key&gt;&lt;/foreign-keys&gt;&lt;ref-type name="Journal Article"&gt;17&lt;/ref-type&gt;&lt;contributors&gt;&lt;authors&gt;&lt;author&gt;Ryan Poplin&lt;/author&gt;&lt;author&gt;Valentin Ruano-Rubio&lt;/author&gt;&lt;author&gt;Mark A. DePristo&lt;/author&gt;&lt;author&gt;Tim J. Fennell&lt;/author&gt;&lt;author&gt;Mauricio O. Carneiro&lt;/author&gt;&lt;author&gt;Geraldine A. Van der Auwera&lt;/author&gt;&lt;author&gt;David E. Kling&lt;/author&gt;&lt;author&gt;Laura D. Gauthier&lt;/author&gt;&lt;author&gt;Ami Levy-Moonshine&lt;/author&gt;&lt;author&gt;David Roazen&lt;/author&gt;&lt;author&gt;Khalid Shakir&lt;/author&gt;&lt;author&gt;Joel Thibault&lt;/author&gt;&lt;author&gt;Sheila Chandran&lt;/author&gt;&lt;author&gt;Chris Whelan&lt;/author&gt;&lt;author&gt;Monkol Lek&lt;/author&gt;&lt;author&gt;Stacey Gabriel&lt;/author&gt;&lt;author&gt;Mark J Daly&lt;/author&gt;&lt;author&gt;Ben Neale&lt;/author&gt;&lt;author&gt;Daniel G. MacArthur&lt;/author&gt;&lt;author&gt;Eric Banks&lt;/author&gt;&lt;/authors&gt;&lt;/contributors&gt;&lt;titles&gt;&lt;title&gt;Scaling accurate genetic variant discovery to tens of thousands of samples&lt;/title&gt;&lt;secondary-title&gt;bioRxiv&lt;/secondary-title&gt;&lt;/titles&gt;&lt;periodical&gt;&lt;full-title&gt;bioRxiv&lt;/full-title&gt;&lt;/periodical&gt;&lt;pages&gt;201178&lt;/pages&gt;&lt;dates&gt;&lt;year&gt;2018&lt;/year&gt;&lt;/dates&gt;&lt;urls&gt;&lt;related-urls&gt;&lt;url&gt;https://www.biorxiv.org/content/biorxiv/early/2018/07/24/201178.full.pdf&lt;/url&gt;&lt;/related-urls&gt;&lt;/urls&gt;&lt;electronic-resource-num&gt;10.1101/201178&lt;/electronic-resource-num&gt;&lt;/record&gt;&lt;/Cite&gt;&lt;/EndNote&gt;</w:instrText>
      </w:r>
      <w:r w:rsidR="000B7FC4">
        <w:rPr>
          <w:rFonts w:ascii="Times New Roman" w:hAnsi="Times New Roman" w:cs="Times New Roman"/>
          <w:sz w:val="24"/>
          <w:szCs w:val="24"/>
        </w:rPr>
        <w:fldChar w:fldCharType="separate"/>
      </w:r>
      <w:r w:rsidR="000B7FC4">
        <w:rPr>
          <w:rFonts w:ascii="Times New Roman" w:hAnsi="Times New Roman" w:cs="Times New Roman"/>
          <w:noProof/>
          <w:sz w:val="24"/>
          <w:szCs w:val="24"/>
        </w:rPr>
        <w:t>(Poplin et al. 2018)</w:t>
      </w:r>
      <w:r w:rsidR="000B7FC4">
        <w:rPr>
          <w:rFonts w:ascii="Times New Roman" w:hAnsi="Times New Roman" w:cs="Times New Roman"/>
          <w:sz w:val="24"/>
          <w:szCs w:val="24"/>
        </w:rPr>
        <w:fldChar w:fldCharType="end"/>
      </w:r>
      <w:r w:rsidR="00D110DD">
        <w:rPr>
          <w:rFonts w:ascii="Times New Roman" w:hAnsi="Times New Roman" w:cs="Times New Roman"/>
          <w:sz w:val="24"/>
          <w:szCs w:val="24"/>
        </w:rPr>
        <w:t xml:space="preserve">, and filters SNPs and indels and generates a consensus assembly with </w:t>
      </w:r>
      <w:proofErr w:type="spellStart"/>
      <w:r w:rsidR="00D110DD">
        <w:rPr>
          <w:rFonts w:ascii="Times New Roman" w:hAnsi="Times New Roman" w:cs="Times New Roman"/>
          <w:sz w:val="24"/>
          <w:szCs w:val="24"/>
        </w:rPr>
        <w:t>bcftools</w:t>
      </w:r>
      <w:proofErr w:type="spellEnd"/>
      <w:r w:rsidR="00D110DD">
        <w:rPr>
          <w:rFonts w:ascii="Times New Roman" w:hAnsi="Times New Roman" w:cs="Times New Roman"/>
          <w:sz w:val="24"/>
          <w:szCs w:val="24"/>
        </w:rPr>
        <w:t xml:space="preserve"> </w:t>
      </w:r>
      <w:r w:rsidR="000B7FC4">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UmVjTnVtPjQ5PC9SZWNOdW0+PERpc3BsYXlUZXh0PihEYW5lY2VrIGV0IGFsLiAyMDIxKTwvRGlz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</w:fldData>
        </w:fldChar>
      </w:r>
      <w:r w:rsidR="000B7FC4">
        <w:rPr>
          <w:rFonts w:ascii="Times New Roman" w:hAnsi="Times New Roman" w:cs="Times New Roman"/>
          <w:sz w:val="24"/>
          <w:szCs w:val="24"/>
        </w:rPr>
        <w:instrText xml:space="preserve"> ADDIN EN.CITE </w:instrText>
      </w:r>
      <w:r w:rsidR="000B7FC4">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UmVjTnVtPjQ5PC9SZWNOdW0+PERpc3BsYXlUZXh0PihEYW5lY2VrIGV0IGFsLiAyMDIxKTwvRGlz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</w:fldData>
        </w:fldChar>
      </w:r>
      <w:r w:rsidR="000B7FC4">
        <w:rPr>
          <w:rFonts w:ascii="Times New Roman" w:hAnsi="Times New Roman" w:cs="Times New Roman"/>
          <w:sz w:val="24"/>
          <w:szCs w:val="24"/>
        </w:rPr>
        <w:instrText xml:space="preserve"> ADDIN EN.CITE.DATA </w:instrText>
      </w:r>
      <w:r w:rsidR="000B7FC4">
        <w:rPr>
          <w:rFonts w:ascii="Times New Roman" w:hAnsi="Times New Roman" w:cs="Times New Roman"/>
          <w:sz w:val="24"/>
          <w:szCs w:val="24"/>
        </w:rPr>
      </w:r>
      <w:r w:rsidR="000B7FC4">
        <w:rPr>
          <w:rFonts w:ascii="Times New Roman" w:hAnsi="Times New Roman" w:cs="Times New Roman"/>
          <w:sz w:val="24"/>
          <w:szCs w:val="24"/>
        </w:rPr>
        <w:fldChar w:fldCharType="end"/>
      </w:r>
      <w:r w:rsidR="000B7FC4">
        <w:rPr>
          <w:rFonts w:ascii="Times New Roman" w:hAnsi="Times New Roman" w:cs="Times New Roman"/>
          <w:sz w:val="24"/>
          <w:szCs w:val="24"/>
        </w:rPr>
      </w:r>
      <w:r w:rsidR="000B7FC4">
        <w:rPr>
          <w:rFonts w:ascii="Times New Roman" w:hAnsi="Times New Roman" w:cs="Times New Roman"/>
          <w:sz w:val="24"/>
          <w:szCs w:val="24"/>
        </w:rPr>
        <w:fldChar w:fldCharType="separate"/>
      </w:r>
      <w:r w:rsidR="000B7FC4">
        <w:rPr>
          <w:rFonts w:ascii="Times New Roman" w:hAnsi="Times New Roman" w:cs="Times New Roman"/>
          <w:noProof/>
          <w:sz w:val="24"/>
          <w:szCs w:val="24"/>
        </w:rPr>
        <w:t>(Danecek et al. 2021)</w:t>
      </w:r>
      <w:r w:rsidR="000B7FC4">
        <w:rPr>
          <w:rFonts w:ascii="Times New Roman" w:hAnsi="Times New Roman" w:cs="Times New Roman"/>
          <w:sz w:val="24"/>
          <w:szCs w:val="24"/>
        </w:rPr>
        <w:fldChar w:fldCharType="end"/>
      </w:r>
      <w:r w:rsidR="00D110DD">
        <w:rPr>
          <w:rFonts w:ascii="Times New Roman" w:hAnsi="Times New Roman" w:cs="Times New Roman"/>
          <w:sz w:val="24"/>
          <w:szCs w:val="24"/>
        </w:rPr>
        <w:t>. The process is repeated, each time using the previous iteration’s consensus assembly as the new reference genome to which reads are mapped. In total, we did 3 iterations of mapping for each sample.</w:t>
      </w:r>
    </w:p>
    <w:p w14:paraId="63696B2B" w14:textId="3C451999" w:rsidR="00D14B44" w:rsidRPr="00747E40" w:rsidRDefault="00F0016C" w:rsidP="005D3A4E">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24C039BE" w14:textId="4B8586C1" w:rsidR="00FD0B8D" w:rsidRDefault="00B12D60" w:rsidP="00F413E3">
      <w:pPr>
        <w:pStyle w:val="Heading2"/>
      </w:pPr>
      <w:proofErr w:type="spellStart"/>
      <w:r>
        <w:t>Ultraconserved</w:t>
      </w:r>
      <w:proofErr w:type="spellEnd"/>
      <w:r>
        <w:t xml:space="preserve"> element (UCE) retrieval</w:t>
      </w:r>
    </w:p>
    <w:p w14:paraId="0449815F" w14:textId="23CCA8EB" w:rsidR="00B12D60" w:rsidRDefault="00086687" w:rsidP="005D3A4E">
      <w:pPr>
        <w:spacing w:after="0"/>
        <w:jc w:val="both"/>
      </w:pPr>
      <w:r>
        <w:rPr>
          <w:rFonts w:ascii="Times New Roman" w:hAnsi="Times New Roman" w:cs="Times New Roman"/>
          <w:sz w:val="24"/>
          <w:szCs w:val="24"/>
        </w:rPr>
        <w:t>To reconstruct</w:t>
      </w:r>
      <w:r w:rsidR="00F0016C">
        <w:rPr>
          <w:rFonts w:ascii="Times New Roman" w:hAnsi="Times New Roman" w:cs="Times New Roman"/>
          <w:sz w:val="24"/>
          <w:szCs w:val="24"/>
        </w:rPr>
        <w:t xml:space="preserve"> a broad phylogeny of murine rodents</w:t>
      </w:r>
      <w:r w:rsidR="009D28FB">
        <w:rPr>
          <w:rFonts w:ascii="Times New Roman" w:hAnsi="Times New Roman" w:cs="Times New Roman"/>
          <w:sz w:val="24"/>
          <w:szCs w:val="24"/>
        </w:rPr>
        <w:t>,</w:t>
      </w:r>
      <w:r w:rsidR="00F0016C" w:rsidRPr="00C8256C">
        <w:rPr>
          <w:rFonts w:ascii="Times New Roman" w:hAnsi="Times New Roman" w:cs="Times New Roman"/>
          <w:sz w:val="24"/>
          <w:szCs w:val="24"/>
        </w:rPr>
        <w:t xml:space="preserve"> </w:t>
      </w:r>
      <w:r w:rsidR="00F0016C">
        <w:rPr>
          <w:rFonts w:ascii="Times New Roman" w:hAnsi="Times New Roman" w:cs="Times New Roman"/>
          <w:sz w:val="24"/>
          <w:szCs w:val="24"/>
        </w:rPr>
        <w:t>w</w:t>
      </w:r>
      <w:r w:rsidR="00D14B44" w:rsidRPr="00C8256C">
        <w:rPr>
          <w:rFonts w:ascii="Times New Roman" w:hAnsi="Times New Roman" w:cs="Times New Roman"/>
          <w:sz w:val="24"/>
          <w:szCs w:val="24"/>
        </w:rPr>
        <w:t xml:space="preserve">e combined our </w:t>
      </w:r>
      <w:r w:rsidR="00192765">
        <w:rPr>
          <w:rFonts w:ascii="Times New Roman" w:hAnsi="Times New Roman" w:cs="Times New Roman"/>
          <w:sz w:val="24"/>
          <w:szCs w:val="24"/>
        </w:rPr>
        <w:t>seven</w:t>
      </w:r>
      <w:r w:rsidR="00D14B44" w:rsidRPr="00C8256C">
        <w:rPr>
          <w:rFonts w:ascii="Times New Roman" w:hAnsi="Times New Roman" w:cs="Times New Roman"/>
          <w:sz w:val="24"/>
          <w:szCs w:val="24"/>
        </w:rPr>
        <w:t xml:space="preserve"> </w:t>
      </w:r>
      <w:r w:rsidR="00B46078">
        <w:rPr>
          <w:rFonts w:ascii="Times New Roman" w:hAnsi="Times New Roman" w:cs="Times New Roman"/>
          <w:sz w:val="24"/>
          <w:szCs w:val="24"/>
        </w:rPr>
        <w:t>recently</w:t>
      </w:r>
      <w:r w:rsidR="00B46078" w:rsidRPr="00C8256C">
        <w:rPr>
          <w:rFonts w:ascii="Times New Roman" w:hAnsi="Times New Roman" w:cs="Times New Roman"/>
          <w:sz w:val="24"/>
          <w:szCs w:val="24"/>
        </w:rPr>
        <w:t xml:space="preserve"> </w:t>
      </w:r>
      <w:r w:rsidR="00D14B44" w:rsidRPr="00C8256C">
        <w:rPr>
          <w:rFonts w:ascii="Times New Roman" w:hAnsi="Times New Roman" w:cs="Times New Roman"/>
          <w:sz w:val="24"/>
          <w:szCs w:val="24"/>
        </w:rPr>
        <w:t xml:space="preserve">sequenced genomes with </w:t>
      </w:r>
      <w:r w:rsidR="00456257">
        <w:rPr>
          <w:rFonts w:ascii="Times New Roman" w:hAnsi="Times New Roman" w:cs="Times New Roman"/>
          <w:sz w:val="24"/>
          <w:szCs w:val="24"/>
        </w:rPr>
        <w:t>nine</w:t>
      </w:r>
      <w:r w:rsidR="00D14B44">
        <w:rPr>
          <w:rFonts w:ascii="Times New Roman" w:hAnsi="Times New Roman" w:cs="Times New Roman"/>
          <w:sz w:val="24"/>
          <w:szCs w:val="24"/>
        </w:rPr>
        <w:t xml:space="preserve"> publicly available genomes from </w:t>
      </w:r>
      <w:r w:rsidR="00F0016C">
        <w:rPr>
          <w:rFonts w:ascii="Times New Roman" w:hAnsi="Times New Roman" w:cs="Times New Roman"/>
          <w:sz w:val="24"/>
          <w:szCs w:val="24"/>
        </w:rPr>
        <w:t>other Old</w:t>
      </w:r>
      <w:r w:rsidR="00D14B44">
        <w:rPr>
          <w:rFonts w:ascii="Times New Roman" w:hAnsi="Times New Roman" w:cs="Times New Roman"/>
          <w:sz w:val="24"/>
          <w:szCs w:val="24"/>
        </w:rPr>
        <w:t xml:space="preserve"> World mice and rats (subfamily </w:t>
      </w:r>
      <w:proofErr w:type="spellStart"/>
      <w:r w:rsidR="00D14B44">
        <w:rPr>
          <w:rFonts w:ascii="Times New Roman" w:hAnsi="Times New Roman" w:cs="Times New Roman"/>
          <w:sz w:val="24"/>
          <w:szCs w:val="24"/>
        </w:rPr>
        <w:t>Murinae</w:t>
      </w:r>
      <w:proofErr w:type="spellEnd"/>
      <w:r w:rsidR="00D14B44">
        <w:rPr>
          <w:rFonts w:ascii="Times New Roman" w:hAnsi="Times New Roman" w:cs="Times New Roman"/>
          <w:sz w:val="24"/>
          <w:szCs w:val="24"/>
        </w:rPr>
        <w:t>) as well as the genome</w:t>
      </w:r>
      <w:r w:rsidR="00456257">
        <w:rPr>
          <w:rFonts w:ascii="Times New Roman" w:hAnsi="Times New Roman" w:cs="Times New Roman"/>
          <w:sz w:val="24"/>
          <w:szCs w:val="24"/>
        </w:rPr>
        <w:t>s of two non-murine rodents, the great gerbil (</w:t>
      </w:r>
      <w:proofErr w:type="spellStart"/>
      <w:r w:rsidR="00456257">
        <w:rPr>
          <w:rFonts w:ascii="Times New Roman" w:hAnsi="Times New Roman" w:cs="Times New Roman"/>
          <w:i/>
          <w:iCs/>
          <w:sz w:val="24"/>
          <w:szCs w:val="24"/>
        </w:rPr>
        <w:t>Rhombomys</w:t>
      </w:r>
      <w:proofErr w:type="spellEnd"/>
      <w:r w:rsidR="00456257">
        <w:rPr>
          <w:rFonts w:ascii="Times New Roman" w:hAnsi="Times New Roman" w:cs="Times New Roman"/>
          <w:i/>
          <w:iCs/>
          <w:sz w:val="24"/>
          <w:szCs w:val="24"/>
        </w:rPr>
        <w:t xml:space="preserve"> </w:t>
      </w:r>
      <w:proofErr w:type="spellStart"/>
      <w:r w:rsidR="00456257">
        <w:rPr>
          <w:rFonts w:ascii="Times New Roman" w:hAnsi="Times New Roman" w:cs="Times New Roman"/>
          <w:i/>
          <w:iCs/>
          <w:sz w:val="24"/>
          <w:szCs w:val="24"/>
        </w:rPr>
        <w:t>opimus</w:t>
      </w:r>
      <w:proofErr w:type="spellEnd"/>
      <w:r w:rsidR="006C1351">
        <w:rPr>
          <w:rFonts w:ascii="Times New Roman" w:hAnsi="Times New Roman" w:cs="Times New Roman"/>
          <w:sz w:val="24"/>
          <w:szCs w:val="24"/>
        </w:rPr>
        <w:t>;</w:t>
      </w:r>
      <w:r w:rsidR="00D14B44">
        <w:rPr>
          <w:rFonts w:ascii="Times New Roman" w:hAnsi="Times New Roman" w:cs="Times New Roman"/>
          <w:sz w:val="24"/>
          <w:szCs w:val="24"/>
        </w:rPr>
        <w:t xml:space="preserve"> </w:t>
      </w:r>
      <w:r w:rsidR="006C1351">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6C1351">
        <w:rPr>
          <w:rFonts w:ascii="Times New Roman" w:hAnsi="Times New Roman" w:cs="Times New Roman"/>
          <w:sz w:val="24"/>
          <w:szCs w:val="24"/>
        </w:rPr>
      </w:r>
      <w:r w:rsidR="006C1351">
        <w:rPr>
          <w:rFonts w:ascii="Times New Roman" w:hAnsi="Times New Roman" w:cs="Times New Roman"/>
          <w:sz w:val="24"/>
          <w:szCs w:val="24"/>
        </w:rPr>
        <w:fldChar w:fldCharType="separate"/>
      </w:r>
      <w:r w:rsidR="00B84C77">
        <w:rPr>
          <w:rFonts w:ascii="Times New Roman" w:hAnsi="Times New Roman" w:cs="Times New Roman"/>
          <w:noProof/>
          <w:sz w:val="24"/>
          <w:szCs w:val="24"/>
        </w:rPr>
        <w:t>(Nilsson et al. 2020)</w:t>
      </w:r>
      <w:r w:rsidR="006C1351">
        <w:rPr>
          <w:rFonts w:ascii="Times New Roman" w:hAnsi="Times New Roman" w:cs="Times New Roman"/>
          <w:sz w:val="24"/>
          <w:szCs w:val="24"/>
        </w:rPr>
        <w:fldChar w:fldCharType="end"/>
      </w:r>
      <w:r w:rsidR="006C1351">
        <w:rPr>
          <w:rFonts w:ascii="Times New Roman" w:hAnsi="Times New Roman" w:cs="Times New Roman"/>
          <w:sz w:val="24"/>
          <w:szCs w:val="24"/>
        </w:rPr>
        <w:t xml:space="preserve"> </w:t>
      </w:r>
      <w:r w:rsidR="00B45C0B">
        <w:rPr>
          <w:rFonts w:ascii="Times New Roman" w:hAnsi="Times New Roman" w:cs="Times New Roman"/>
          <w:sz w:val="24"/>
          <w:szCs w:val="24"/>
        </w:rPr>
        <w:t>and</w:t>
      </w:r>
      <w:r w:rsidR="00D14B44">
        <w:rPr>
          <w:rFonts w:ascii="Times New Roman" w:hAnsi="Times New Roman" w:cs="Times New Roman"/>
          <w:sz w:val="24"/>
          <w:szCs w:val="24"/>
        </w:rPr>
        <w:t xml:space="preserve"> the Siberian hamster (</w:t>
      </w:r>
      <w:proofErr w:type="spellStart"/>
      <w:r w:rsidR="00D14B44">
        <w:rPr>
          <w:rFonts w:ascii="Times New Roman" w:hAnsi="Times New Roman" w:cs="Times New Roman"/>
          <w:i/>
          <w:iCs/>
          <w:sz w:val="24"/>
          <w:szCs w:val="24"/>
        </w:rPr>
        <w:t>Phodopus</w:t>
      </w:r>
      <w:proofErr w:type="spellEnd"/>
      <w:r w:rsidR="00D14B44">
        <w:rPr>
          <w:rFonts w:ascii="Times New Roman" w:hAnsi="Times New Roman" w:cs="Times New Roman"/>
          <w:i/>
          <w:iCs/>
          <w:sz w:val="24"/>
          <w:szCs w:val="24"/>
        </w:rPr>
        <w:t xml:space="preserve"> </w:t>
      </w:r>
      <w:proofErr w:type="spellStart"/>
      <w:r w:rsidR="00D14B44">
        <w:rPr>
          <w:rFonts w:ascii="Times New Roman" w:hAnsi="Times New Roman" w:cs="Times New Roman"/>
          <w:i/>
          <w:iCs/>
          <w:sz w:val="24"/>
          <w:szCs w:val="24"/>
        </w:rPr>
        <w:t>sungorus</w:t>
      </w:r>
      <w:proofErr w:type="spellEnd"/>
      <w:r w:rsidR="006C1351">
        <w:rPr>
          <w:rFonts w:ascii="Times New Roman" w:hAnsi="Times New Roman" w:cs="Times New Roman"/>
          <w:sz w:val="24"/>
          <w:szCs w:val="24"/>
        </w:rPr>
        <w:t xml:space="preserve">; </w:t>
      </w:r>
      <w:r w:rsidR="006C1351">
        <w:rPr>
          <w:rFonts w:ascii="Times New Roman" w:hAnsi="Times New Roman" w:cs="Times New Roman"/>
          <w:sz w:val="24"/>
          <w:szCs w:val="24"/>
        </w:rPr>
        <w:fldChar w:fldCharType="begin"/>
      </w:r>
      <w:r w:rsidR="00B84C77">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sidR="006C1351">
        <w:rPr>
          <w:rFonts w:ascii="Times New Roman" w:hAnsi="Times New Roman" w:cs="Times New Roman"/>
          <w:sz w:val="24"/>
          <w:szCs w:val="24"/>
        </w:rPr>
        <w:fldChar w:fldCharType="separate"/>
      </w:r>
      <w:r w:rsidR="00B84C77">
        <w:rPr>
          <w:rFonts w:ascii="Times New Roman" w:hAnsi="Times New Roman" w:cs="Times New Roman"/>
          <w:noProof/>
          <w:sz w:val="24"/>
          <w:szCs w:val="24"/>
        </w:rPr>
        <w:t>(Moore et al. 2022)</w:t>
      </w:r>
      <w:r w:rsidR="006C1351">
        <w:rPr>
          <w:rFonts w:ascii="Times New Roman" w:hAnsi="Times New Roman" w:cs="Times New Roman"/>
          <w:sz w:val="24"/>
          <w:szCs w:val="24"/>
        </w:rPr>
        <w:fldChar w:fldCharType="end"/>
      </w:r>
      <w:r w:rsidR="00F0016C">
        <w:rPr>
          <w:rFonts w:ascii="Times New Roman" w:hAnsi="Times New Roman" w:cs="Times New Roman"/>
          <w:sz w:val="24"/>
          <w:szCs w:val="24"/>
        </w:rPr>
        <w:t xml:space="preserve"> as outgroup</w:t>
      </w:r>
      <w:r w:rsidR="0067720F">
        <w:rPr>
          <w:rFonts w:ascii="Times New Roman" w:hAnsi="Times New Roman" w:cs="Times New Roman"/>
          <w:sz w:val="24"/>
          <w:szCs w:val="24"/>
        </w:rPr>
        <w:t>s</w:t>
      </w:r>
      <w:r w:rsidR="00D14B44">
        <w:rPr>
          <w:rFonts w:ascii="Times New Roman" w:hAnsi="Times New Roman" w:cs="Times New Roman"/>
          <w:sz w:val="24"/>
          <w:szCs w:val="24"/>
        </w:rPr>
        <w:t>.</w:t>
      </w:r>
      <w:r w:rsidR="00DF4DCD">
        <w:rPr>
          <w:rFonts w:ascii="Times New Roman" w:hAnsi="Times New Roman" w:cs="Times New Roman"/>
          <w:sz w:val="24"/>
          <w:szCs w:val="24"/>
        </w:rPr>
        <w:t xml:space="preserve"> </w:t>
      </w:r>
      <w:r w:rsidR="00F0016C">
        <w:rPr>
          <w:rFonts w:ascii="Times New Roman" w:hAnsi="Times New Roman" w:cs="Times New Roman"/>
          <w:sz w:val="24"/>
          <w:szCs w:val="24"/>
        </w:rPr>
        <w:t>W</w:t>
      </w:r>
      <w:r w:rsidR="00DF4DCD">
        <w:rPr>
          <w:rFonts w:ascii="Times New Roman" w:hAnsi="Times New Roman" w:cs="Times New Roman"/>
          <w:sz w:val="24"/>
          <w:szCs w:val="24"/>
        </w:rPr>
        <w:t xml:space="preserve">e extracted </w:t>
      </w:r>
      <w:r w:rsidR="00B12D60" w:rsidRPr="00DF4DCD">
        <w:rPr>
          <w:rFonts w:ascii="Times New Roman" w:hAnsi="Times New Roman" w:cs="Times New Roman"/>
          <w:sz w:val="24"/>
          <w:szCs w:val="24"/>
        </w:rPr>
        <w:t xml:space="preserve">UCEs </w:t>
      </w:r>
      <w:r w:rsidR="00C810B7" w:rsidRPr="00DF4DCD">
        <w:rPr>
          <w:rFonts w:ascii="Times New Roman" w:hAnsi="Times New Roman" w:cs="Times New Roman"/>
          <w:sz w:val="24"/>
          <w:szCs w:val="24"/>
        </w:rPr>
        <w:t>f</w:t>
      </w:r>
      <w:r w:rsidR="00C810B7">
        <w:rPr>
          <w:rFonts w:ascii="Times New Roman" w:hAnsi="Times New Roman" w:cs="Times New Roman"/>
          <w:sz w:val="24"/>
          <w:szCs w:val="24"/>
        </w:rPr>
        <w:t>rom</w:t>
      </w:r>
      <w:r w:rsidR="00C810B7" w:rsidRPr="00DF4DCD">
        <w:rPr>
          <w:rFonts w:ascii="Times New Roman" w:hAnsi="Times New Roman" w:cs="Times New Roman"/>
          <w:sz w:val="24"/>
          <w:szCs w:val="24"/>
        </w:rPr>
        <w:t xml:space="preserve"> </w:t>
      </w:r>
      <w:r w:rsidR="00B12D60" w:rsidRPr="00DF4DCD">
        <w:rPr>
          <w:rFonts w:ascii="Times New Roman" w:hAnsi="Times New Roman" w:cs="Times New Roman"/>
          <w:sz w:val="24"/>
          <w:szCs w:val="24"/>
        </w:rPr>
        <w:t>each species</w:t>
      </w:r>
      <w:r w:rsidR="00B46078">
        <w:rPr>
          <w:rFonts w:ascii="Times New Roman" w:hAnsi="Times New Roman" w:cs="Times New Roman"/>
          <w:sz w:val="24"/>
          <w:szCs w:val="24"/>
        </w:rPr>
        <w:t>, plus 1000 flanking bases from each side of the element</w:t>
      </w:r>
      <w:r w:rsidR="00B12D60" w:rsidRPr="00DF4DCD">
        <w:rPr>
          <w:rFonts w:ascii="Times New Roman" w:hAnsi="Times New Roman" w:cs="Times New Roman"/>
          <w:sz w:val="24"/>
          <w:szCs w:val="24"/>
        </w:rPr>
        <w:t xml:space="preserve"> using the protocols for harvesting loci from genomes and the </w:t>
      </w:r>
      <w:r w:rsidR="00432781">
        <w:rPr>
          <w:rFonts w:ascii="Times New Roman" w:hAnsi="Times New Roman" w:cs="Times New Roman"/>
          <w:i/>
          <w:iCs/>
          <w:sz w:val="24"/>
          <w:szCs w:val="24"/>
        </w:rPr>
        <w:t xml:space="preserve">M. </w:t>
      </w:r>
      <w:r w:rsidR="00B12D60" w:rsidRPr="00DF4DCD">
        <w:rPr>
          <w:rFonts w:ascii="Times New Roman" w:hAnsi="Times New Roman" w:cs="Times New Roman"/>
          <w:i/>
          <w:iCs/>
          <w:sz w:val="24"/>
          <w:szCs w:val="24"/>
        </w:rPr>
        <w:t>musculus</w:t>
      </w:r>
      <w:r w:rsidR="00B12D60" w:rsidRPr="00DF4DCD">
        <w:rPr>
          <w:rFonts w:ascii="Times New Roman" w:hAnsi="Times New Roman" w:cs="Times New Roman"/>
          <w:sz w:val="24"/>
          <w:szCs w:val="24"/>
        </w:rPr>
        <w:t xml:space="preserve"> UCE probe set provided with </w:t>
      </w:r>
      <w:proofErr w:type="spellStart"/>
      <w:r w:rsidR="00B46078">
        <w:rPr>
          <w:rFonts w:ascii="Times New Roman" w:hAnsi="Times New Roman" w:cs="Times New Roman"/>
          <w:sz w:val="24"/>
          <w:szCs w:val="24"/>
        </w:rPr>
        <w:t>phyluce</w:t>
      </w:r>
      <w:proofErr w:type="spellEnd"/>
      <w:r w:rsidR="00B46078">
        <w:rPr>
          <w:rFonts w:ascii="Times New Roman" w:hAnsi="Times New Roman" w:cs="Times New Roman"/>
          <w:sz w:val="24"/>
          <w:szCs w:val="24"/>
        </w:rPr>
        <w:t xml:space="preserve"> v1.7.1 </w:t>
      </w:r>
      <w:r w:rsidR="0067720F">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67720F">
        <w:rPr>
          <w:rFonts w:ascii="Times New Roman" w:hAnsi="Times New Roman" w:cs="Times New Roman"/>
          <w:sz w:val="24"/>
          <w:szCs w:val="24"/>
        </w:rPr>
        <w:instrText xml:space="preserve"> ADDIN EN.CITE </w:instrText>
      </w:r>
      <w:r w:rsidR="0067720F">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67720F">
        <w:rPr>
          <w:rFonts w:ascii="Times New Roman" w:hAnsi="Times New Roman" w:cs="Times New Roman"/>
          <w:sz w:val="24"/>
          <w:szCs w:val="24"/>
        </w:rPr>
        <w:instrText xml:space="preserve"> ADDIN EN.CITE.DATA </w:instrText>
      </w:r>
      <w:r w:rsidR="0067720F">
        <w:rPr>
          <w:rFonts w:ascii="Times New Roman" w:hAnsi="Times New Roman" w:cs="Times New Roman"/>
          <w:sz w:val="24"/>
          <w:szCs w:val="24"/>
        </w:rPr>
      </w:r>
      <w:r w:rsidR="0067720F">
        <w:rPr>
          <w:rFonts w:ascii="Times New Roman" w:hAnsi="Times New Roman" w:cs="Times New Roman"/>
          <w:sz w:val="24"/>
          <w:szCs w:val="24"/>
        </w:rPr>
        <w:fldChar w:fldCharType="end"/>
      </w:r>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(Faircloth et al. 2012; Faircloth 2016)</w:t>
      </w:r>
      <w:r w:rsidR="0067720F">
        <w:rPr>
          <w:rFonts w:ascii="Times New Roman" w:hAnsi="Times New Roman" w:cs="Times New Roman"/>
          <w:sz w:val="24"/>
          <w:szCs w:val="24"/>
        </w:rPr>
        <w:fldChar w:fldCharType="end"/>
      </w:r>
      <w:r w:rsidR="00B12D60" w:rsidRPr="00DF4DCD">
        <w:rPr>
          <w:rFonts w:ascii="Times New Roman" w:hAnsi="Times New Roman" w:cs="Times New Roman"/>
          <w:sz w:val="24"/>
          <w:szCs w:val="24"/>
        </w:rPr>
        <w:t>. In total</w:t>
      </w:r>
      <w:r w:rsidR="00FE342D">
        <w:rPr>
          <w:rFonts w:ascii="Times New Roman" w:hAnsi="Times New Roman" w:cs="Times New Roman"/>
          <w:sz w:val="24"/>
          <w:szCs w:val="24"/>
        </w:rPr>
        <w:t>, we recovered</w:t>
      </w:r>
      <w:r w:rsidR="00B12D60" w:rsidRPr="00DF4DCD">
        <w:rPr>
          <w:rFonts w:ascii="Times New Roman" w:hAnsi="Times New Roman" w:cs="Times New Roman"/>
          <w:sz w:val="24"/>
          <w:szCs w:val="24"/>
        </w:rPr>
        <w:t xml:space="preserve"> 2,6</w:t>
      </w:r>
      <w:r w:rsidR="00B46078">
        <w:rPr>
          <w:rFonts w:ascii="Times New Roman" w:hAnsi="Times New Roman" w:cs="Times New Roman"/>
          <w:sz w:val="24"/>
          <w:szCs w:val="24"/>
        </w:rPr>
        <w:t>32</w:t>
      </w:r>
      <w:r w:rsidR="00B12D60" w:rsidRPr="00DF4DCD">
        <w:rPr>
          <w:rFonts w:ascii="Times New Roman" w:hAnsi="Times New Roman" w:cs="Times New Roman"/>
          <w:sz w:val="24"/>
          <w:szCs w:val="24"/>
        </w:rPr>
        <w:t xml:space="preserve"> unique UCE loci, though not all UCE loci were found in all taxa (Table 1).</w:t>
      </w:r>
      <w:r w:rsidR="00B12D60" w:rsidRPr="00B12D60">
        <w:t xml:space="preserve"> </w:t>
      </w:r>
    </w:p>
    <w:p w14:paraId="1643FEA8" w14:textId="77777777" w:rsidR="005D3A4E" w:rsidRPr="00DF4DCD" w:rsidRDefault="005D3A4E" w:rsidP="005D3A4E">
      <w:pPr>
        <w:spacing w:after="0"/>
        <w:jc w:val="both"/>
        <w:rPr>
          <w:rFonts w:ascii="Times New Roman" w:hAnsi="Times New Roman" w:cs="Times New Roman"/>
          <w:sz w:val="24"/>
          <w:szCs w:val="24"/>
        </w:rPr>
      </w:pPr>
    </w:p>
    <w:p w14:paraId="00D814F6" w14:textId="505DB69A" w:rsidR="00B12D60" w:rsidRDefault="00B12D60" w:rsidP="00F413E3">
      <w:pPr>
        <w:pStyle w:val="Heading2"/>
      </w:pPr>
      <w:r>
        <w:t>UCE alignment</w:t>
      </w:r>
    </w:p>
    <w:p w14:paraId="36331899" w14:textId="75DD1822" w:rsidR="00B12D60" w:rsidRDefault="00FE342D" w:rsidP="005D3A4E">
      <w:pPr>
        <w:spacing w:after="0"/>
        <w:jc w:val="both"/>
        <w:rPr>
          <w:rFonts w:ascii="Times New Roman" w:hAnsi="Times New Roman" w:cs="Times New Roman"/>
          <w:sz w:val="24"/>
          <w:szCs w:val="24"/>
        </w:rPr>
      </w:pPr>
      <w:r>
        <w:rPr>
          <w:rFonts w:ascii="Times New Roman" w:hAnsi="Times New Roman" w:cs="Times New Roman"/>
          <w:sz w:val="24"/>
          <w:szCs w:val="24"/>
        </w:rPr>
        <w:t>We</w:t>
      </w:r>
      <w:r w:rsidR="0025681A">
        <w:rPr>
          <w:rFonts w:ascii="Times New Roman" w:hAnsi="Times New Roman" w:cs="Times New Roman"/>
          <w:sz w:val="24"/>
          <w:szCs w:val="24"/>
        </w:rPr>
        <w:t xml:space="preserve"> </w:t>
      </w:r>
      <w:r w:rsidR="0025681A" w:rsidRPr="00B12D60">
        <w:rPr>
          <w:rFonts w:ascii="Times New Roman" w:hAnsi="Times New Roman" w:cs="Times New Roman"/>
          <w:sz w:val="24"/>
          <w:szCs w:val="24"/>
        </w:rPr>
        <w:t>brought</w:t>
      </w:r>
      <w:r w:rsidR="0025681A">
        <w:rPr>
          <w:rFonts w:ascii="Times New Roman" w:hAnsi="Times New Roman" w:cs="Times New Roman"/>
          <w:sz w:val="24"/>
          <w:szCs w:val="24"/>
        </w:rPr>
        <w:t xml:space="preserve"> the extracted UCE sequences for each species</w:t>
      </w:r>
      <w:r w:rsidR="0025681A" w:rsidRPr="00B12D60">
        <w:rPr>
          <w:rFonts w:ascii="Times New Roman" w:hAnsi="Times New Roman" w:cs="Times New Roman"/>
          <w:sz w:val="24"/>
          <w:szCs w:val="24"/>
        </w:rPr>
        <w:t xml:space="preserve"> into</w:t>
      </w:r>
      <w:r w:rsidR="00F0016C">
        <w:rPr>
          <w:rFonts w:ascii="Times New Roman" w:hAnsi="Times New Roman" w:cs="Times New Roman"/>
          <w:sz w:val="24"/>
          <w:szCs w:val="24"/>
        </w:rPr>
        <w:t xml:space="preserve"> a</w:t>
      </w:r>
      <w:r w:rsidR="0025681A" w:rsidRPr="00B12D60">
        <w:rPr>
          <w:rFonts w:ascii="Times New Roman" w:hAnsi="Times New Roman" w:cs="Times New Roman"/>
          <w:sz w:val="24"/>
          <w:szCs w:val="24"/>
        </w:rPr>
        <w:t xml:space="preserve"> consistent orientation</w:t>
      </w:r>
      <w:r>
        <w:rPr>
          <w:rFonts w:ascii="Times New Roman" w:hAnsi="Times New Roman" w:cs="Times New Roman"/>
          <w:sz w:val="24"/>
          <w:szCs w:val="24"/>
        </w:rPr>
        <w:t xml:space="preserve"> </w:t>
      </w:r>
      <w:r w:rsidR="00B12D60" w:rsidRPr="00B12D60">
        <w:rPr>
          <w:rFonts w:ascii="Times New Roman" w:hAnsi="Times New Roman" w:cs="Times New Roman"/>
          <w:sz w:val="24"/>
          <w:szCs w:val="24"/>
        </w:rPr>
        <w:t>using MAFFT v7</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(Katoh and Standley 2013)</w:t>
      </w:r>
      <w:r w:rsidR="0067720F">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and then aligned</w:t>
      </w:r>
      <w:r w:rsidR="0025681A">
        <w:rPr>
          <w:rFonts w:ascii="Times New Roman" w:hAnsi="Times New Roman" w:cs="Times New Roman"/>
          <w:sz w:val="24"/>
          <w:szCs w:val="24"/>
        </w:rPr>
        <w:t xml:space="preserve"> them</w:t>
      </w:r>
      <w:r w:rsidR="00B12D60" w:rsidRPr="00B12D60">
        <w:rPr>
          <w:rFonts w:ascii="Times New Roman" w:hAnsi="Times New Roman" w:cs="Times New Roman"/>
          <w:sz w:val="24"/>
          <w:szCs w:val="24"/>
        </w:rPr>
        <w:t xml:space="preserve"> using FSA</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&lt;EndNote&gt;&lt;Cite&gt;&lt;Author&gt;Bradley&lt;/Author&gt;&lt;Year&gt;2009&lt;/Year&gt;&lt;RecNum&gt;83&lt;/RecNum&gt;&lt;DisplayText&gt;(Bradley et al. 2009)&lt;/DisplayText&gt;&lt;record&gt;&lt;rec-number&gt;83&lt;/rec-number&gt;&lt;foreign-keys&gt;&lt;key app="EN" db-id="vdwt9psdezv5tlee9vn5swzfzafw0azp5adx" timestamp="1649253851"&gt;83&lt;/key&gt;&lt;/foreign-keys&gt;&lt;ref-type name="Journal Article"&gt;17&lt;/ref-type&gt;&lt;contributors&gt;&lt;authors&gt;&lt;author&gt;Bradley, R. K.&lt;/author&gt;&lt;author&gt;Roberts, A.&lt;/author&gt;&lt;author&gt;Smoot, M.&lt;/author&gt;&lt;author&gt;Juvekar, S.&lt;/author&gt;&lt;author&gt;Do, J.&lt;/author&gt;&lt;author&gt;Dewey, C.&lt;/author&gt;&lt;author&gt;Holmes, I.&lt;/author&gt;&lt;author&gt;Pachter, L.&lt;/author&gt;&lt;/authors&gt;&lt;/contributors&gt;&lt;auth-address&gt;Department of Mathematics, University of California Berkeley, Berkeley, California, United States of America. rbradley@berkeley.edu&lt;/auth-address&gt;&lt;titles&gt;&lt;title&gt;Fast statistical alignment&lt;/title&gt;&lt;secondary-title&gt;PLoS Comput Biol&lt;/secondary-title&gt;&lt;/titles&gt;&lt;periodical&gt;&lt;full-title&gt;PLoS Comput Biol&lt;/full-title&gt;&lt;/periodical&gt;&lt;pages&gt;e1000392&lt;/pages&gt;&lt;volume&gt;5&lt;/volume&gt;&lt;number&gt;5&lt;/number&gt;&lt;edition&gt;2009/05/30&lt;/edition&gt;&lt;keywords&gt;&lt;keyword&gt;Algorithms&lt;/keyword&gt;&lt;keyword&gt;Amino Acid Sequence&lt;/keyword&gt;&lt;keyword&gt;Animals&lt;/keyword&gt;&lt;keyword&gt;Artificial Intelligence&lt;/keyword&gt;&lt;keyword&gt;Base Sequence&lt;/keyword&gt;&lt;keyword&gt;*Data Interpretation, Statistical&lt;/keyword&gt;&lt;keyword&gt;Databases, Genetic&lt;/keyword&gt;&lt;keyword&gt;Humans&lt;/keyword&gt;&lt;keyword&gt;Markov Chains&lt;/keyword&gt;&lt;keyword&gt;*Models, Genetic&lt;/keyword&gt;&lt;keyword&gt;Molecular Sequence Data&lt;/keyword&gt;&lt;keyword&gt;Sensitivity and Specificity&lt;/keyword&gt;&lt;keyword&gt;Sequence Alignment/*methods&lt;/keyword&gt;&lt;keyword&gt;Sequence Analysis&lt;/keyword&gt;&lt;keyword&gt;*Software&lt;/keyword&gt;&lt;/keywords&gt;&lt;dates&gt;&lt;year&gt;2009&lt;/year&gt;&lt;pub-dates&gt;&lt;date&gt;May&lt;/date&gt;&lt;/pub-dates&gt;&lt;/dates&gt;&lt;isbn&gt;1553-7358 (Electronic)&amp;#xD;1553-734X (Linking)&lt;/isbn&gt;&lt;accession-num&gt;19478997&lt;/accession-num&gt;&lt;urls&gt;&lt;related-urls&gt;&lt;url&gt;https://www.ncbi.nlm.nih.gov/pubmed/19478997&lt;/url&gt;&lt;/related-urls&gt;&lt;/urls&gt;&lt;custom2&gt;PMC2684580&lt;/custom2&gt;&lt;electronic-resource-num&gt;10.1371/journal.pcbi.1000392&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(Bradley et al. 2009)</w:t>
      </w:r>
      <w:r w:rsidR="0067720F">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with </w:t>
      </w:r>
      <w:r w:rsidR="00C94C83">
        <w:rPr>
          <w:rFonts w:ascii="Times New Roman" w:hAnsi="Times New Roman" w:cs="Times New Roman"/>
          <w:sz w:val="24"/>
          <w:szCs w:val="24"/>
        </w:rPr>
        <w:t xml:space="preserve">the </w:t>
      </w:r>
      <w:r w:rsidR="00B12D60" w:rsidRPr="00B12D60">
        <w:rPr>
          <w:rFonts w:ascii="Times New Roman" w:hAnsi="Times New Roman" w:cs="Times New Roman"/>
          <w:sz w:val="24"/>
          <w:szCs w:val="24"/>
        </w:rPr>
        <w:t xml:space="preserve">default settings. </w:t>
      </w:r>
      <w:r w:rsidR="0025681A">
        <w:rPr>
          <w:rFonts w:ascii="Times New Roman" w:hAnsi="Times New Roman" w:cs="Times New Roman"/>
          <w:sz w:val="24"/>
          <w:szCs w:val="24"/>
        </w:rPr>
        <w:t>We trimmed UCE a</w:t>
      </w:r>
      <w:r w:rsidR="00B12D60" w:rsidRPr="00B12D60">
        <w:rPr>
          <w:rFonts w:ascii="Times New Roman" w:hAnsi="Times New Roman" w:cs="Times New Roman"/>
          <w:sz w:val="24"/>
          <w:szCs w:val="24"/>
        </w:rPr>
        <w:t xml:space="preserve">lignments with </w:t>
      </w:r>
      <w:proofErr w:type="spellStart"/>
      <w:r w:rsidR="00B12D60" w:rsidRPr="00B12D60">
        <w:rPr>
          <w:rFonts w:ascii="Times New Roman" w:hAnsi="Times New Roman" w:cs="Times New Roman"/>
          <w:sz w:val="24"/>
          <w:szCs w:val="24"/>
        </w:rPr>
        <w:t>TrimAl</w:t>
      </w:r>
      <w:proofErr w:type="spellEnd"/>
      <w:r w:rsidR="00B12D60" w:rsidRPr="00B12D60">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(Capella-Gutierrez et al. 2009)</w:t>
      </w:r>
      <w:r w:rsidR="0067720F">
        <w:rPr>
          <w:rFonts w:ascii="Times New Roman" w:hAnsi="Times New Roman" w:cs="Times New Roman"/>
          <w:sz w:val="24"/>
          <w:szCs w:val="24"/>
        </w:rPr>
        <w:fldChar w:fldCharType="end"/>
      </w:r>
      <w:r w:rsidR="00A0402C">
        <w:rPr>
          <w:rFonts w:ascii="Times New Roman" w:hAnsi="Times New Roman" w:cs="Times New Roman"/>
          <w:sz w:val="24"/>
          <w:szCs w:val="24"/>
        </w:rPr>
        <w:t xml:space="preserve"> with a gap threshold of 0.5 and otherwise default parameters.</w:t>
      </w:r>
      <w:r w:rsidR="0025681A">
        <w:rPr>
          <w:rFonts w:ascii="Times New Roman" w:hAnsi="Times New Roman" w:cs="Times New Roman"/>
          <w:sz w:val="24"/>
          <w:szCs w:val="24"/>
        </w:rPr>
        <w:t xml:space="preserve"> </w:t>
      </w:r>
      <w:r w:rsidR="00A94E60">
        <w:rPr>
          <w:rFonts w:ascii="Times New Roman" w:hAnsi="Times New Roman" w:cs="Times New Roman"/>
          <w:sz w:val="24"/>
          <w:szCs w:val="24"/>
        </w:rPr>
        <w:t xml:space="preserve">We performed </w:t>
      </w:r>
      <w:r w:rsidR="00B46078">
        <w:rPr>
          <w:rFonts w:ascii="Times New Roman" w:hAnsi="Times New Roman" w:cs="Times New Roman"/>
          <w:sz w:val="24"/>
          <w:szCs w:val="24"/>
        </w:rPr>
        <w:t xml:space="preserve">alignment </w:t>
      </w:r>
      <w:r w:rsidR="00B12D60" w:rsidRPr="00B12D60">
        <w:rPr>
          <w:rFonts w:ascii="Times New Roman" w:hAnsi="Times New Roman" w:cs="Times New Roman"/>
          <w:sz w:val="24"/>
          <w:szCs w:val="24"/>
        </w:rPr>
        <w:t>quality check</w:t>
      </w:r>
      <w:r w:rsidR="0025681A">
        <w:rPr>
          <w:rFonts w:ascii="Times New Roman" w:hAnsi="Times New Roman" w:cs="Times New Roman"/>
          <w:sz w:val="24"/>
          <w:szCs w:val="24"/>
        </w:rPr>
        <w:t>s</w:t>
      </w:r>
      <w:r w:rsidR="00B12D60" w:rsidRPr="00B12D60">
        <w:rPr>
          <w:rFonts w:ascii="Times New Roman" w:hAnsi="Times New Roman" w:cs="Times New Roman"/>
          <w:sz w:val="24"/>
          <w:szCs w:val="24"/>
        </w:rPr>
        <w:t xml:space="preserve"> using AMAS</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(Borowiec 2016)</w:t>
      </w:r>
      <w:r w:rsidR="0067720F">
        <w:rPr>
          <w:rFonts w:ascii="Times New Roman" w:hAnsi="Times New Roman" w:cs="Times New Roman"/>
          <w:sz w:val="24"/>
          <w:szCs w:val="24"/>
        </w:rPr>
        <w:fldChar w:fldCharType="end"/>
      </w:r>
      <w:r w:rsidR="00B12D60" w:rsidRPr="00B12D60">
        <w:rPr>
          <w:rFonts w:ascii="Times New Roman" w:hAnsi="Times New Roman" w:cs="Times New Roman"/>
          <w:sz w:val="24"/>
          <w:szCs w:val="24"/>
        </w:rPr>
        <w:t>.</w:t>
      </w:r>
      <w:r>
        <w:rPr>
          <w:rFonts w:ascii="Times New Roman" w:hAnsi="Times New Roman" w:cs="Times New Roman"/>
          <w:sz w:val="24"/>
          <w:szCs w:val="24"/>
        </w:rPr>
        <w:t xml:space="preserve"> </w:t>
      </w:r>
      <w:r w:rsidR="00A94E60">
        <w:rPr>
          <w:rFonts w:ascii="Times New Roman" w:hAnsi="Times New Roman" w:cs="Times New Roman"/>
          <w:sz w:val="24"/>
          <w:szCs w:val="24"/>
        </w:rPr>
        <w:t>We processed a</w:t>
      </w:r>
      <w:r w:rsidRPr="00B12D60">
        <w:rPr>
          <w:rFonts w:ascii="Times New Roman" w:hAnsi="Times New Roman" w:cs="Times New Roman"/>
          <w:sz w:val="24"/>
          <w:szCs w:val="24"/>
        </w:rPr>
        <w:t>ll alignments in parallel with GNU Parallel</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r>
      <w:r w:rsidR="0067720F">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(Tange 2018)</w:t>
      </w:r>
      <w:r w:rsidR="0067720F">
        <w:rPr>
          <w:rFonts w:ascii="Times New Roman" w:hAnsi="Times New Roman" w:cs="Times New Roman"/>
          <w:sz w:val="24"/>
          <w:szCs w:val="24"/>
        </w:rPr>
        <w:fldChar w:fldCharType="end"/>
      </w:r>
      <w:r w:rsidR="0067720F">
        <w:rPr>
          <w:rFonts w:ascii="Times New Roman" w:hAnsi="Times New Roman" w:cs="Times New Roman"/>
          <w:sz w:val="24"/>
          <w:szCs w:val="24"/>
        </w:rPr>
        <w:t>.</w:t>
      </w:r>
    </w:p>
    <w:p w14:paraId="2318F718" w14:textId="77777777" w:rsidR="005D3A4E" w:rsidRPr="00B12D60" w:rsidRDefault="005D3A4E" w:rsidP="005D3A4E">
      <w:pPr>
        <w:spacing w:after="0"/>
        <w:jc w:val="both"/>
        <w:rPr>
          <w:rFonts w:ascii="Times New Roman" w:hAnsi="Times New Roman" w:cs="Times New Roman"/>
          <w:sz w:val="24"/>
          <w:szCs w:val="24"/>
        </w:rPr>
      </w:pPr>
    </w:p>
    <w:p w14:paraId="09F5CC6A" w14:textId="77777777" w:rsidR="00B12D60" w:rsidRDefault="00FD0B8D" w:rsidP="00F413E3">
      <w:pPr>
        <w:pStyle w:val="Heading2"/>
      </w:pPr>
      <w:r w:rsidRPr="00031896">
        <w:t xml:space="preserve">Species tree </w:t>
      </w:r>
      <w:r w:rsidR="00B12D60">
        <w:t>reconstruction from UCEs</w:t>
      </w:r>
    </w:p>
    <w:p w14:paraId="6ED682B4" w14:textId="0BD90DBB" w:rsidR="00AF4933" w:rsidRPr="00E65A92" w:rsidRDefault="00C94C83" w:rsidP="00E41C86">
      <w:pPr>
        <w:spacing w:after="0"/>
        <w:jc w:val="both"/>
        <w:rPr>
          <w:rFonts w:ascii="Times New Roman" w:hAnsi="Times New Roman" w:cs="Times New Roman"/>
          <w:i/>
          <w:iCs/>
          <w:sz w:val="24"/>
          <w:szCs w:val="24"/>
        </w:rPr>
      </w:pPr>
      <w:r>
        <w:rPr>
          <w:rFonts w:ascii="Times New Roman" w:hAnsi="Times New Roman" w:cs="Times New Roman"/>
          <w:sz w:val="24"/>
          <w:szCs w:val="24"/>
        </w:rPr>
        <w:t>We constructed a species</w:t>
      </w:r>
      <w:r w:rsidR="00086687">
        <w:rPr>
          <w:rFonts w:ascii="Times New Roman" w:hAnsi="Times New Roman" w:cs="Times New Roman"/>
          <w:sz w:val="24"/>
          <w:szCs w:val="24"/>
        </w:rPr>
        <w:t>-</w:t>
      </w:r>
      <w:r>
        <w:rPr>
          <w:rFonts w:ascii="Times New Roman" w:hAnsi="Times New Roman" w:cs="Times New Roman"/>
          <w:sz w:val="24"/>
          <w:szCs w:val="24"/>
        </w:rPr>
        <w:t>level rodent phylogeny with two approaches</w:t>
      </w:r>
      <w:r w:rsidR="00D20C68">
        <w:rPr>
          <w:rFonts w:ascii="Times New Roman" w:hAnsi="Times New Roman" w:cs="Times New Roman"/>
          <w:sz w:val="24"/>
          <w:szCs w:val="24"/>
        </w:rPr>
        <w:t>. First, using the alignment</w:t>
      </w:r>
      <w:r w:rsidR="0067720F">
        <w:rPr>
          <w:rFonts w:ascii="Times New Roman" w:hAnsi="Times New Roman" w:cs="Times New Roman"/>
          <w:sz w:val="24"/>
          <w:szCs w:val="24"/>
        </w:rPr>
        <w:t>s</w:t>
      </w:r>
      <w:r w:rsidR="00D20C68">
        <w:rPr>
          <w:rFonts w:ascii="Times New Roman" w:hAnsi="Times New Roman" w:cs="Times New Roman"/>
          <w:sz w:val="24"/>
          <w:szCs w:val="24"/>
        </w:rPr>
        <w:t xml:space="preserve"> of all UCEs</w:t>
      </w:r>
      <w:r w:rsidR="00B46078">
        <w:rPr>
          <w:rFonts w:ascii="Times New Roman" w:hAnsi="Times New Roman" w:cs="Times New Roman"/>
          <w:sz w:val="24"/>
          <w:szCs w:val="24"/>
        </w:rPr>
        <w:t xml:space="preserve"> found in four or more taxa (2,632)</w:t>
      </w:r>
      <w:r w:rsidR="00D20C68">
        <w:rPr>
          <w:rFonts w:ascii="Times New Roman" w:hAnsi="Times New Roman" w:cs="Times New Roman"/>
          <w:sz w:val="24"/>
          <w:szCs w:val="24"/>
        </w:rPr>
        <w:t>, we reconstructed a maximum-likelihood (ML) species tree with</w:t>
      </w:r>
      <w:r w:rsidR="00D20C68" w:rsidRPr="00B12D60">
        <w:rPr>
          <w:rFonts w:ascii="Times New Roman" w:hAnsi="Times New Roman" w:cs="Times New Roman"/>
          <w:sz w:val="24"/>
          <w:szCs w:val="24"/>
        </w:rPr>
        <w:t xml:space="preserve"> IQ-TREE </w:t>
      </w:r>
      <w:r w:rsidR="00B46078">
        <w:rPr>
          <w:rFonts w:ascii="Times New Roman" w:hAnsi="Times New Roman" w:cs="Times New Roman"/>
          <w:sz w:val="24"/>
          <w:szCs w:val="24"/>
        </w:rPr>
        <w:t>v</w:t>
      </w:r>
      <w:r w:rsidR="00D20C68" w:rsidRPr="00B12D60">
        <w:rPr>
          <w:rFonts w:ascii="Times New Roman" w:hAnsi="Times New Roman" w:cs="Times New Roman"/>
          <w:sz w:val="24"/>
          <w:szCs w:val="24"/>
        </w:rPr>
        <w:t>2</w:t>
      </w:r>
      <w:r w:rsidR="00B46078">
        <w:rPr>
          <w:rFonts w:ascii="Times New Roman" w:hAnsi="Times New Roman" w:cs="Times New Roman"/>
          <w:sz w:val="24"/>
          <w:szCs w:val="24"/>
        </w:rPr>
        <w:t>.2.1</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67720F">
        <w:rPr>
          <w:rFonts w:ascii="Times New Roman" w:hAnsi="Times New Roman" w:cs="Times New Roman"/>
          <w:sz w:val="24"/>
          <w:szCs w:val="24"/>
        </w:rPr>
        <w:fldChar w:fldCharType="end"/>
      </w:r>
      <w:r w:rsidR="00B46078">
        <w:rPr>
          <w:rFonts w:ascii="Times New Roman" w:hAnsi="Times New Roman" w:cs="Times New Roman"/>
          <w:sz w:val="24"/>
          <w:szCs w:val="24"/>
        </w:rPr>
        <w:t>. Each UCE alignment was concatenated and partitioned</w:t>
      </w:r>
      <w:r w:rsidR="0067720F">
        <w:rPr>
          <w:rFonts w:ascii="Times New Roman" w:hAnsi="Times New Roman" w:cs="Times New Roman"/>
          <w:sz w:val="24"/>
          <w:szCs w:val="24"/>
        </w:rPr>
        <w:t xml:space="preserve"> </w:t>
      </w:r>
      <w:r w:rsidR="0067720F">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PjxSZWNOdW0+ODg8L1JlY051bT48RGlzcGxheVRleHQ+KENoZXJub21vciBldCBhbC4gMjAxNik8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</w:fldData>
        </w:fldChar>
      </w:r>
      <w:r w:rsidR="0067720F">
        <w:rPr>
          <w:rFonts w:ascii="Times New Roman" w:hAnsi="Times New Roman" w:cs="Times New Roman"/>
          <w:sz w:val="24"/>
          <w:szCs w:val="24"/>
        </w:rPr>
        <w:instrText xml:space="preserve"> ADDIN EN.CITE </w:instrText>
      </w:r>
      <w:r w:rsidR="0067720F">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PjxSZWNOdW0+ODg8L1JlY051bT48RGlzcGxheVRleHQ+KENoZXJub21vciBldCBhbC4gMjAxNik8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</w:fldData>
        </w:fldChar>
      </w:r>
      <w:r w:rsidR="0067720F">
        <w:rPr>
          <w:rFonts w:ascii="Times New Roman" w:hAnsi="Times New Roman" w:cs="Times New Roman"/>
          <w:sz w:val="24"/>
          <w:szCs w:val="24"/>
        </w:rPr>
        <w:instrText xml:space="preserve"> ADDIN EN.CITE.DATA </w:instrText>
      </w:r>
      <w:r w:rsidR="0067720F">
        <w:rPr>
          <w:rFonts w:ascii="Times New Roman" w:hAnsi="Times New Roman" w:cs="Times New Roman"/>
          <w:sz w:val="24"/>
          <w:szCs w:val="24"/>
        </w:rPr>
      </w:r>
      <w:r w:rsidR="0067720F">
        <w:rPr>
          <w:rFonts w:ascii="Times New Roman" w:hAnsi="Times New Roman" w:cs="Times New Roman"/>
          <w:sz w:val="24"/>
          <w:szCs w:val="24"/>
        </w:rPr>
        <w:fldChar w:fldCharType="end"/>
      </w:r>
      <w:r w:rsidR="0067720F">
        <w:rPr>
          <w:rFonts w:ascii="Times New Roman" w:hAnsi="Times New Roman" w:cs="Times New Roman"/>
          <w:sz w:val="24"/>
          <w:szCs w:val="24"/>
        </w:rPr>
      </w:r>
      <w:r w:rsidR="0067720F">
        <w:rPr>
          <w:rFonts w:ascii="Times New Roman" w:hAnsi="Times New Roman" w:cs="Times New Roman"/>
          <w:sz w:val="24"/>
          <w:szCs w:val="24"/>
        </w:rPr>
        <w:fldChar w:fldCharType="separate"/>
      </w:r>
      <w:r w:rsidR="0067720F">
        <w:rPr>
          <w:rFonts w:ascii="Times New Roman" w:hAnsi="Times New Roman" w:cs="Times New Roman"/>
          <w:noProof/>
          <w:sz w:val="24"/>
          <w:szCs w:val="24"/>
        </w:rPr>
        <w:t>(Chernomor et al. 2016)</w:t>
      </w:r>
      <w:r w:rsidR="0067720F">
        <w:rPr>
          <w:rFonts w:ascii="Times New Roman" w:hAnsi="Times New Roman" w:cs="Times New Roman"/>
          <w:sz w:val="24"/>
          <w:szCs w:val="24"/>
        </w:rPr>
        <w:fldChar w:fldCharType="end"/>
      </w:r>
      <w:r w:rsidR="00B46078">
        <w:rPr>
          <w:rFonts w:ascii="Times New Roman" w:hAnsi="Times New Roman" w:cs="Times New Roman"/>
          <w:sz w:val="24"/>
          <w:szCs w:val="24"/>
        </w:rPr>
        <w:t xml:space="preserve"> such that optimal substitution models were inferred for individual UCE loci with </w:t>
      </w:r>
      <w:proofErr w:type="spellStart"/>
      <w:r w:rsidR="00B46078">
        <w:rPr>
          <w:rFonts w:ascii="Times New Roman" w:hAnsi="Times New Roman" w:cs="Times New Roman"/>
          <w:sz w:val="24"/>
          <w:szCs w:val="24"/>
        </w:rPr>
        <w:t>ModelFinder</w:t>
      </w:r>
      <w:proofErr w:type="spellEnd"/>
      <w:r w:rsidR="00B46078">
        <w:rPr>
          <w:rFonts w:ascii="Times New Roman" w:hAnsi="Times New Roman" w:cs="Times New Roman"/>
          <w:sz w:val="24"/>
          <w:szCs w:val="24"/>
        </w:rPr>
        <w:t xml:space="preserve"> </w:t>
      </w:r>
      <w:r w:rsidR="00B46078">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B46078">
        <w:rPr>
          <w:rFonts w:ascii="Times New Roman" w:hAnsi="Times New Roman" w:cs="Times New Roman"/>
          <w:sz w:val="24"/>
          <w:szCs w:val="24"/>
        </w:rPr>
        <w:instrText xml:space="preserve"> ADDIN EN.CITE </w:instrText>
      </w:r>
      <w:r w:rsidR="00B46078">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B46078">
        <w:rPr>
          <w:rFonts w:ascii="Times New Roman" w:hAnsi="Times New Roman" w:cs="Times New Roman"/>
          <w:sz w:val="24"/>
          <w:szCs w:val="24"/>
        </w:rPr>
        <w:instrText xml:space="preserve"> ADDIN EN.CITE.DATA </w:instrText>
      </w:r>
      <w:r w:rsidR="00B46078">
        <w:rPr>
          <w:rFonts w:ascii="Times New Roman" w:hAnsi="Times New Roman" w:cs="Times New Roman"/>
          <w:sz w:val="24"/>
          <w:szCs w:val="24"/>
        </w:rPr>
      </w:r>
      <w:r w:rsidR="00B46078">
        <w:rPr>
          <w:rFonts w:ascii="Times New Roman" w:hAnsi="Times New Roman" w:cs="Times New Roman"/>
          <w:sz w:val="24"/>
          <w:szCs w:val="24"/>
        </w:rPr>
        <w:fldChar w:fldCharType="end"/>
      </w:r>
      <w:r w:rsidR="00B46078">
        <w:rPr>
          <w:rFonts w:ascii="Times New Roman" w:hAnsi="Times New Roman" w:cs="Times New Roman"/>
          <w:sz w:val="24"/>
          <w:szCs w:val="24"/>
        </w:rPr>
      </w:r>
      <w:r w:rsidR="00B46078">
        <w:rPr>
          <w:rFonts w:ascii="Times New Roman" w:hAnsi="Times New Roman" w:cs="Times New Roman"/>
          <w:sz w:val="24"/>
          <w:szCs w:val="24"/>
        </w:rPr>
        <w:fldChar w:fldCharType="separate"/>
      </w:r>
      <w:r w:rsidR="00B46078">
        <w:rPr>
          <w:rFonts w:ascii="Times New Roman" w:hAnsi="Times New Roman" w:cs="Times New Roman"/>
          <w:noProof/>
          <w:sz w:val="24"/>
          <w:szCs w:val="24"/>
        </w:rPr>
        <w:t>(Kalyaanamoorthy et al. 2017)</w:t>
      </w:r>
      <w:r w:rsidR="00B46078">
        <w:rPr>
          <w:rFonts w:ascii="Times New Roman" w:hAnsi="Times New Roman" w:cs="Times New Roman"/>
          <w:sz w:val="24"/>
          <w:szCs w:val="24"/>
        </w:rPr>
        <w:fldChar w:fldCharType="end"/>
      </w:r>
      <w:r w:rsidR="0067720F">
        <w:rPr>
          <w:rFonts w:ascii="Times New Roman" w:hAnsi="Times New Roman" w:cs="Times New Roman"/>
          <w:sz w:val="24"/>
          <w:szCs w:val="24"/>
        </w:rPr>
        <w:t>.</w:t>
      </w:r>
      <w:r w:rsidR="00D20C68" w:rsidRPr="00B12D60">
        <w:rPr>
          <w:rFonts w:ascii="Times New Roman" w:hAnsi="Times New Roman" w:cs="Times New Roman"/>
          <w:sz w:val="24"/>
          <w:szCs w:val="24"/>
        </w:rPr>
        <w:t xml:space="preserve"> </w:t>
      </w:r>
      <w:r w:rsidR="00B46078">
        <w:rPr>
          <w:rFonts w:ascii="Times New Roman" w:hAnsi="Times New Roman" w:cs="Times New Roman"/>
          <w:sz w:val="24"/>
          <w:szCs w:val="24"/>
        </w:rPr>
        <w:t>We also reconstructed individual</w:t>
      </w:r>
      <w:r w:rsidR="00B12D60" w:rsidRPr="00B12D60">
        <w:rPr>
          <w:rFonts w:ascii="Times New Roman" w:hAnsi="Times New Roman" w:cs="Times New Roman"/>
          <w:sz w:val="24"/>
          <w:szCs w:val="24"/>
        </w:rPr>
        <w:t xml:space="preserve"> </w:t>
      </w:r>
      <w:r w:rsidR="004A71FE">
        <w:rPr>
          <w:rFonts w:ascii="Times New Roman" w:hAnsi="Times New Roman" w:cs="Times New Roman"/>
          <w:sz w:val="24"/>
          <w:szCs w:val="24"/>
        </w:rPr>
        <w:t>gene</w:t>
      </w:r>
      <w:r w:rsidR="00E74745">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trees </w:t>
      </w:r>
      <w:r w:rsidR="00B46078">
        <w:rPr>
          <w:rFonts w:ascii="Times New Roman" w:hAnsi="Times New Roman" w:cs="Times New Roman"/>
          <w:sz w:val="24"/>
          <w:szCs w:val="24"/>
        </w:rPr>
        <w:t>for each</w:t>
      </w:r>
      <w:r w:rsidR="00B12D60" w:rsidRPr="00B12D60">
        <w:rPr>
          <w:rFonts w:ascii="Times New Roman" w:hAnsi="Times New Roman" w:cs="Times New Roman"/>
          <w:sz w:val="24"/>
          <w:szCs w:val="24"/>
        </w:rPr>
        <w:t xml:space="preserve"> </w:t>
      </w:r>
      <w:r w:rsidR="0025681A">
        <w:rPr>
          <w:rFonts w:ascii="Times New Roman" w:hAnsi="Times New Roman" w:cs="Times New Roman"/>
          <w:sz w:val="24"/>
          <w:szCs w:val="24"/>
        </w:rPr>
        <w:t>UCE</w:t>
      </w:r>
      <w:r w:rsidR="0025681A"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alignment.</w:t>
      </w:r>
      <w:r w:rsidR="004A71FE">
        <w:rPr>
          <w:rFonts w:ascii="Times New Roman" w:hAnsi="Times New Roman" w:cs="Times New Roman"/>
          <w:sz w:val="24"/>
          <w:szCs w:val="24"/>
        </w:rPr>
        <w:t xml:space="preserve"> </w:t>
      </w:r>
      <w:r w:rsidR="00C810B7">
        <w:rPr>
          <w:rFonts w:ascii="Times New Roman" w:hAnsi="Times New Roman" w:cs="Times New Roman"/>
          <w:sz w:val="24"/>
          <w:szCs w:val="24"/>
        </w:rPr>
        <w:t>For all IQ-TREE runs (concatenated</w:t>
      </w:r>
      <w:r w:rsidR="00B877C3">
        <w:rPr>
          <w:rFonts w:ascii="Times New Roman" w:hAnsi="Times New Roman" w:cs="Times New Roman"/>
          <w:sz w:val="24"/>
          <w:szCs w:val="24"/>
        </w:rPr>
        <w:t xml:space="preserve"> or </w:t>
      </w:r>
      <w:r w:rsidR="00C810B7">
        <w:rPr>
          <w:rFonts w:ascii="Times New Roman" w:hAnsi="Times New Roman" w:cs="Times New Roman"/>
          <w:sz w:val="24"/>
          <w:szCs w:val="24"/>
        </w:rPr>
        <w:t xml:space="preserve">individual </w:t>
      </w:r>
      <w:r w:rsidR="00C810B7">
        <w:rPr>
          <w:rFonts w:ascii="Times New Roman" w:hAnsi="Times New Roman" w:cs="Times New Roman"/>
          <w:sz w:val="24"/>
          <w:szCs w:val="24"/>
        </w:rPr>
        <w:lastRenderedPageBreak/>
        <w:t>loci),</w:t>
      </w:r>
      <w:r w:rsidR="00B877C3">
        <w:rPr>
          <w:rFonts w:ascii="Times New Roman" w:hAnsi="Times New Roman" w:cs="Times New Roman"/>
          <w:sz w:val="24"/>
          <w:szCs w:val="24"/>
        </w:rPr>
        <w:t xml:space="preserve"> we assessed</w:t>
      </w:r>
      <w:r w:rsidR="00C810B7">
        <w:rPr>
          <w:rFonts w:ascii="Times New Roman" w:hAnsi="Times New Roman" w:cs="Times New Roman"/>
          <w:sz w:val="24"/>
          <w:szCs w:val="24"/>
        </w:rPr>
        <w:t xml:space="preserve"> b</w:t>
      </w:r>
      <w:r w:rsidR="00C810B7" w:rsidRPr="00B12D60">
        <w:rPr>
          <w:rFonts w:ascii="Times New Roman" w:hAnsi="Times New Roman" w:cs="Times New Roman"/>
          <w:sz w:val="24"/>
          <w:szCs w:val="24"/>
        </w:rPr>
        <w:t>ranch support with ultrafast bootstrap approximation</w:t>
      </w:r>
      <w:r w:rsidR="001B0E99">
        <w:rPr>
          <w:rFonts w:ascii="Times New Roman" w:hAnsi="Times New Roman" w:cs="Times New Roman"/>
          <w:sz w:val="24"/>
          <w:szCs w:val="24"/>
        </w:rPr>
        <w:t xml:space="preserve"> (</w:t>
      </w:r>
      <w:proofErr w:type="spellStart"/>
      <w:r w:rsidR="001B0E99">
        <w:rPr>
          <w:rFonts w:ascii="Times New Roman" w:hAnsi="Times New Roman" w:cs="Times New Roman"/>
          <w:sz w:val="24"/>
          <w:szCs w:val="24"/>
        </w:rPr>
        <w:t>UFBoot</w:t>
      </w:r>
      <w:proofErr w:type="spellEnd"/>
      <w:r w:rsidR="001B0E99">
        <w:rPr>
          <w:rFonts w:ascii="Times New Roman" w:hAnsi="Times New Roman" w:cs="Times New Roman"/>
          <w:sz w:val="24"/>
          <w:szCs w:val="24"/>
        </w:rPr>
        <w:t>)</w:t>
      </w:r>
      <w:r w:rsidR="00C810B7" w:rsidRPr="00B12D60">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&lt;EndNote&gt;&lt;Cite&gt;&lt;Author&gt;Hoang&lt;/Author&gt;&lt;Year&gt;2018&lt;/Year&gt;&lt;RecNum&gt;101&lt;/RecNum&gt;&lt;DisplayText&gt;(Hoang et al. 2018)&lt;/DisplayText&gt;&lt;record&gt;&lt;rec-number&gt;101&lt;/rec-number&gt;&lt;foreign-keys&gt;&lt;key app="EN" db-id="vdwt9psdezv5tlee9vn5swzfzafw0azp5adx" timestamp="1649254331"&gt;101&lt;/key&gt;&lt;/foreign-keys&gt;&lt;ref-type name="Journal Article"&gt;17&lt;/ref-type&gt;&lt;contributors&gt;&lt;authors&gt;&lt;author&gt;Hoang, D. T.&lt;/author&gt;&lt;author&gt;Chernomor, O.&lt;/author&gt;&lt;author&gt;von Haeseler, A.&lt;/author&gt;&lt;author&gt;Minh, B. Q.&lt;/author&gt;&lt;author&gt;Vinh, L. S.&lt;/author&gt;&lt;/authors&gt;&lt;/contributors&gt;&lt;auth-address&gt;Faculty of Information Technology, University of Engineering and Technology, Vietnam National University, Hanoi, Vietnam.&amp;#xD;Center for Integrative Bioinformatics Vienna, Max F. Perutz Laboratories, University of Vienna, Medical University Vienna, Vienna, Austria.&amp;#xD;Bioinformatics and Computational Biology, Faculty of Computer Science, University of Vienna, Vienna, Austria.&lt;/auth-address&gt;&lt;titles&gt;&lt;title&gt;UFBoot2: Improving the Ultrafast Bootstrap Approximation&lt;/title&gt;&lt;secondary-title&gt;Mol Biol Evol&lt;/secondary-title&gt;&lt;/titles&gt;&lt;periodical&gt;&lt;full-title&gt;Mol Biol Evol&lt;/full-title&gt;&lt;/periodical&gt;&lt;pages&gt;518-522&lt;/pages&gt;&lt;volume&gt;35&lt;/volume&gt;&lt;number&gt;2&lt;/number&gt;&lt;edition&gt;2017/10/28&lt;/edition&gt;&lt;keywords&gt;&lt;keyword&gt;*Likelihood Functions&lt;/keyword&gt;&lt;keyword&gt;Models, Genetic&lt;/keyword&gt;&lt;keyword&gt;*Phylogeny&lt;/keyword&gt;&lt;keyword&gt;*Software&lt;/keyword&gt;&lt;keyword&gt;*maximum likelihood&lt;/keyword&gt;&lt;keyword&gt;*model violation&lt;/keyword&gt;&lt;keyword&gt;*phylogenetic inference&lt;/keyword&gt;&lt;keyword&gt;*polytomies&lt;/keyword&gt;&lt;keyword&gt;*ultrafast bootstrap&lt;/keyword&gt;&lt;/keywords&gt;&lt;dates&gt;&lt;year&gt;2018&lt;/year&gt;&lt;pub-dates&gt;&lt;date&gt;Feb 1&lt;/date&gt;&lt;/pub-dates&gt;&lt;/dates&gt;&lt;isbn&gt;1537-1719 (Electronic)&amp;#xD;0737-4038 (Linking)&lt;/isbn&gt;&lt;accession-num&gt;29077904&lt;/accession-num&gt;&lt;urls&gt;&lt;related-urls&gt;&lt;url&gt;https://www.ncbi.nlm.nih.gov/pubmed/29077904&lt;/url&gt;&lt;/related-urls&gt;&lt;/urls&gt;&lt;custom2&gt;PMC5850222&lt;/custom2&gt;&lt;electronic-resource-num&gt;10.1093/molbev/msx281&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(Hoang et al. 2018)</w:t>
      </w:r>
      <w:r w:rsidR="001B0E99">
        <w:rPr>
          <w:rFonts w:ascii="Times New Roman" w:hAnsi="Times New Roman" w:cs="Times New Roman"/>
          <w:sz w:val="24"/>
          <w:szCs w:val="24"/>
        </w:rPr>
        <w:fldChar w:fldCharType="end"/>
      </w:r>
      <w:r w:rsidR="00C810B7" w:rsidRPr="00B12D60">
        <w:rPr>
          <w:rFonts w:ascii="Times New Roman" w:hAnsi="Times New Roman" w:cs="Times New Roman"/>
          <w:sz w:val="24"/>
          <w:szCs w:val="24"/>
        </w:rPr>
        <w:t xml:space="preserve"> and</w:t>
      </w:r>
      <w:r w:rsidR="00C810B7">
        <w:rPr>
          <w:rFonts w:ascii="Times New Roman" w:hAnsi="Times New Roman" w:cs="Times New Roman"/>
          <w:sz w:val="24"/>
          <w:szCs w:val="24"/>
        </w:rPr>
        <w:t xml:space="preserve"> the</w:t>
      </w:r>
      <w:r w:rsidR="00C810B7" w:rsidRPr="00B12D60">
        <w:rPr>
          <w:rFonts w:ascii="Times New Roman" w:hAnsi="Times New Roman" w:cs="Times New Roman"/>
          <w:sz w:val="24"/>
          <w:szCs w:val="24"/>
        </w:rPr>
        <w:t xml:space="preserve"> corrected approximate likelihood ratio test (SH-</w:t>
      </w:r>
      <w:proofErr w:type="spellStart"/>
      <w:r w:rsidR="00C810B7" w:rsidRPr="00B12D60">
        <w:rPr>
          <w:rFonts w:ascii="Times New Roman" w:hAnsi="Times New Roman" w:cs="Times New Roman"/>
          <w:sz w:val="24"/>
          <w:szCs w:val="24"/>
        </w:rPr>
        <w:t>aLRT</w:t>
      </w:r>
      <w:proofErr w:type="spellEnd"/>
      <w:r w:rsidR="00C810B7" w:rsidRPr="00B12D60">
        <w:rPr>
          <w:rFonts w:ascii="Times New Roman" w:hAnsi="Times New Roman" w:cs="Times New Roman"/>
          <w:sz w:val="24"/>
          <w:szCs w:val="24"/>
        </w:rPr>
        <w:t>)</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&lt;EndNote&gt;&lt;Cite&gt;&lt;Author&gt;Guindon&lt;/Author&gt;&lt;Year&gt;2010&lt;/Year&gt;&lt;RecNum&gt;96&lt;/RecNum&gt;&lt;DisplayText&gt;(Guindon et al. 2010)&lt;/DisplayText&gt;&lt;record&gt;&lt;rec-number&gt;96&lt;/rec-number&gt;&lt;foreign-keys&gt;&lt;key app="EN" db-id="vdwt9psdezv5tlee9vn5swzfzafw0azp5adx" timestamp="1649254236"&gt;96&lt;/key&gt;&lt;/foreign-keys&gt;&lt;ref-type name="Journal Article"&gt;17&lt;/ref-type&gt;&lt;contributors&gt;&lt;authors&gt;&lt;author&gt;Guindon, S.&lt;/author&gt;&lt;author&gt;Dufayard, J. F.&lt;/author&gt;&lt;author&gt;Lefort, V.&lt;/author&gt;&lt;author&gt;Anisimova, M.&lt;/author&gt;&lt;author&gt;Hordijk, W.&lt;/author&gt;&lt;author&gt;Gascuel, O.&lt;/author&gt;&lt;/authors&gt;&lt;/contributors&gt;&lt;auth-address&gt;Methodes et Algorithmes pour la Bioinformatique, LIRMM, Centre National de la Recherche Scientifique, Universite de Montpellier, Montpellier Cedex 5, France.&lt;/auth-address&gt;&lt;titles&gt;&lt;title&gt;New algorithms and methods to estimate maximum-likelihood phylogenies: assessing the performance of PhyML 3.0&lt;/title&gt;&lt;secondary-title&gt;Syst Biol&lt;/secondary-title&gt;&lt;/titles&gt;&lt;periodical&gt;&lt;full-title&gt;Syst Biol&lt;/full-title&gt;&lt;/periodical&gt;&lt;pages&gt;307-21&lt;/pages&gt;&lt;volume&gt;59&lt;/volume&gt;&lt;number&gt;3&lt;/number&gt;&lt;edition&gt;2010/06/09&lt;/edition&gt;&lt;keywords&gt;&lt;keyword&gt;*Algorithms&lt;/keyword&gt;&lt;keyword&gt;Classification/*methods&lt;/keyword&gt;&lt;keyword&gt;Likelihood Functions&lt;/keyword&gt;&lt;keyword&gt;*Phylogeny&lt;/keyword&gt;&lt;keyword&gt;*Software&lt;/keyword&gt;&lt;/keywords&gt;&lt;dates&gt;&lt;year&gt;2010&lt;/year&gt;&lt;pub-dates&gt;&lt;date&gt;May&lt;/date&gt;&lt;/pub-dates&gt;&lt;/dates&gt;&lt;isbn&gt;1076-836X (Electronic)&amp;#xD;1063-5157 (Linking)&lt;/isbn&gt;&lt;accession-num&gt;20525638&lt;/accession-num&gt;&lt;urls&gt;&lt;related-urls&gt;&lt;url&gt;https://www.ncbi.nlm.nih.gov/pubmed/20525638&lt;/url&gt;&lt;/related-urls&gt;&lt;/urls&gt;&lt;electronic-resource-num&gt;10.1093/sysbio/syq010&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(Guindon et al. 2010)</w:t>
      </w:r>
      <w:r w:rsidR="001B0E99">
        <w:rPr>
          <w:rFonts w:ascii="Times New Roman" w:hAnsi="Times New Roman" w:cs="Times New Roman"/>
          <w:sz w:val="24"/>
          <w:szCs w:val="24"/>
        </w:rPr>
        <w:fldChar w:fldCharType="end"/>
      </w:r>
      <w:r w:rsidR="00C810B7" w:rsidRPr="00B12D60">
        <w:rPr>
          <w:rFonts w:ascii="Times New Roman" w:hAnsi="Times New Roman" w:cs="Times New Roman"/>
          <w:sz w:val="24"/>
          <w:szCs w:val="24"/>
        </w:rPr>
        <w:t>.</w:t>
      </w:r>
      <w:r w:rsidR="00D20C68">
        <w:rPr>
          <w:rFonts w:ascii="Times New Roman" w:hAnsi="Times New Roman" w:cs="Times New Roman"/>
          <w:sz w:val="24"/>
          <w:szCs w:val="24"/>
        </w:rPr>
        <w:t xml:space="preserve"> We collapsed</w:t>
      </w:r>
      <w:r w:rsidR="00AF4933">
        <w:rPr>
          <w:rFonts w:ascii="Times New Roman" w:hAnsi="Times New Roman" w:cs="Times New Roman"/>
          <w:sz w:val="24"/>
          <w:szCs w:val="24"/>
        </w:rPr>
        <w:t xml:space="preserve"> </w:t>
      </w:r>
      <w:r w:rsidR="00D20C68">
        <w:rPr>
          <w:rFonts w:ascii="Times New Roman" w:hAnsi="Times New Roman" w:cs="Times New Roman"/>
          <w:sz w:val="24"/>
          <w:szCs w:val="24"/>
        </w:rPr>
        <w:t xml:space="preserve">branches in each UCE tree </w:t>
      </w:r>
      <w:r w:rsidR="00AF4933">
        <w:rPr>
          <w:rFonts w:ascii="Times New Roman" w:hAnsi="Times New Roman" w:cs="Times New Roman"/>
          <w:sz w:val="24"/>
          <w:szCs w:val="24"/>
        </w:rPr>
        <w:t xml:space="preserve">exhibiting less than </w:t>
      </w:r>
      <w:r w:rsidR="00D20C68">
        <w:rPr>
          <w:rFonts w:ascii="Times New Roman" w:hAnsi="Times New Roman" w:cs="Times New Roman"/>
          <w:sz w:val="24"/>
          <w:szCs w:val="24"/>
        </w:rPr>
        <w:t xml:space="preserve">10% </w:t>
      </w:r>
      <w:r w:rsidR="00B46078">
        <w:rPr>
          <w:rFonts w:ascii="Times New Roman" w:hAnsi="Times New Roman" w:cs="Times New Roman"/>
          <w:sz w:val="24"/>
          <w:szCs w:val="24"/>
        </w:rPr>
        <w:t xml:space="preserve">approximated </w:t>
      </w:r>
      <w:r w:rsidR="00C810B7">
        <w:rPr>
          <w:rFonts w:ascii="Times New Roman" w:hAnsi="Times New Roman" w:cs="Times New Roman"/>
          <w:sz w:val="24"/>
          <w:szCs w:val="24"/>
        </w:rPr>
        <w:t xml:space="preserve">bootstrap </w:t>
      </w:r>
      <w:r w:rsidR="00D20C68">
        <w:rPr>
          <w:rFonts w:ascii="Times New Roman" w:hAnsi="Times New Roman" w:cs="Times New Roman"/>
          <w:sz w:val="24"/>
          <w:szCs w:val="24"/>
        </w:rPr>
        <w:t xml:space="preserve">support using the </w:t>
      </w:r>
      <w:proofErr w:type="spellStart"/>
      <w:r w:rsidR="00D20C68">
        <w:rPr>
          <w:rFonts w:ascii="Times New Roman" w:hAnsi="Times New Roman" w:cs="Times New Roman"/>
          <w:sz w:val="24"/>
          <w:szCs w:val="24"/>
        </w:rPr>
        <w:t>nw_ed</w:t>
      </w:r>
      <w:proofErr w:type="spellEnd"/>
      <w:r w:rsidR="00D20C68">
        <w:rPr>
          <w:rFonts w:ascii="Times New Roman" w:hAnsi="Times New Roman" w:cs="Times New Roman"/>
          <w:sz w:val="24"/>
          <w:szCs w:val="24"/>
        </w:rPr>
        <w:t xml:space="preserve"> function from </w:t>
      </w:r>
      <w:proofErr w:type="spellStart"/>
      <w:r w:rsidR="00D20C68">
        <w:rPr>
          <w:rFonts w:ascii="Times New Roman" w:hAnsi="Times New Roman" w:cs="Times New Roman"/>
          <w:sz w:val="24"/>
          <w:szCs w:val="24"/>
        </w:rPr>
        <w:t>Newick</w:t>
      </w:r>
      <w:proofErr w:type="spellEnd"/>
      <w:r w:rsidR="00D20C68">
        <w:rPr>
          <w:rFonts w:ascii="Times New Roman" w:hAnsi="Times New Roman" w:cs="Times New Roman"/>
          <w:sz w:val="24"/>
          <w:szCs w:val="24"/>
        </w:rPr>
        <w:t xml:space="preserve"> Utilities</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(Junier and Zdobnov 2010)</w:t>
      </w:r>
      <w:r w:rsidR="001B0E99">
        <w:rPr>
          <w:rFonts w:ascii="Times New Roman" w:hAnsi="Times New Roman" w:cs="Times New Roman"/>
          <w:sz w:val="24"/>
          <w:szCs w:val="24"/>
        </w:rPr>
        <w:fldChar w:fldCharType="end"/>
      </w:r>
      <w:r w:rsidR="00086687">
        <w:rPr>
          <w:rFonts w:ascii="Times New Roman" w:hAnsi="Times New Roman" w:cs="Times New Roman"/>
          <w:sz w:val="24"/>
          <w:szCs w:val="24"/>
        </w:rPr>
        <w:t>. We</w:t>
      </w:r>
      <w:r w:rsidR="00C810B7">
        <w:rPr>
          <w:rFonts w:ascii="Times New Roman" w:hAnsi="Times New Roman" w:cs="Times New Roman"/>
          <w:sz w:val="24"/>
          <w:szCs w:val="24"/>
        </w:rPr>
        <w:t xml:space="preserve"> </w:t>
      </w:r>
      <w:r w:rsidR="00D20C68">
        <w:rPr>
          <w:rFonts w:ascii="Times New Roman" w:hAnsi="Times New Roman" w:cs="Times New Roman"/>
          <w:sz w:val="24"/>
          <w:szCs w:val="24"/>
        </w:rPr>
        <w:t>used these</w:t>
      </w:r>
      <w:r w:rsidR="00B12D60" w:rsidRPr="00B12D60">
        <w:rPr>
          <w:rFonts w:ascii="Times New Roman" w:hAnsi="Times New Roman" w:cs="Times New Roman"/>
          <w:sz w:val="24"/>
          <w:szCs w:val="24"/>
        </w:rPr>
        <w:t xml:space="preserve"> trees </w:t>
      </w:r>
      <w:r w:rsidR="00D20C68">
        <w:rPr>
          <w:rFonts w:ascii="Times New Roman" w:hAnsi="Times New Roman" w:cs="Times New Roman"/>
          <w:sz w:val="24"/>
          <w:szCs w:val="24"/>
        </w:rPr>
        <w:t>as input to the quartet summary method</w:t>
      </w:r>
      <w:r w:rsidR="00B12D60" w:rsidRPr="00B12D60">
        <w:rPr>
          <w:rFonts w:ascii="Times New Roman" w:hAnsi="Times New Roman" w:cs="Times New Roman"/>
          <w:sz w:val="24"/>
          <w:szCs w:val="24"/>
        </w:rPr>
        <w:t xml:space="preserve"> ASTRAL-III v5.</w:t>
      </w:r>
      <w:r w:rsidR="00B46078">
        <w:rPr>
          <w:rFonts w:ascii="Times New Roman" w:hAnsi="Times New Roman" w:cs="Times New Roman"/>
          <w:sz w:val="24"/>
          <w:szCs w:val="24"/>
        </w:rPr>
        <w:t>7.8</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Y051bT4xNDY8L1JlY051bT48RGlzcGxheVRleHQ+KFpoYW5nIGV0IGFsLiAyMDE4KTwvRGlzcGxh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</w:fldData>
        </w:fldChar>
      </w:r>
      <w:r w:rsidR="001B0E99">
        <w:rPr>
          <w:rFonts w:ascii="Times New Roman" w:hAnsi="Times New Roman" w:cs="Times New Roman"/>
          <w:sz w:val="24"/>
          <w:szCs w:val="24"/>
        </w:rPr>
        <w:instrText xml:space="preserve"> ADDIN EN.CITE </w:instrText>
      </w:r>
      <w:r w:rsidR="001B0E9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Y051bT4xNDY8L1JlY051bT48RGlzcGxheVRleHQ+KFpoYW5nIGV0IGFsLiAyMDE4KTwvRGlzcGxh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</w:fldData>
        </w:fldChar>
      </w:r>
      <w:r w:rsidR="001B0E99">
        <w:rPr>
          <w:rFonts w:ascii="Times New Roman" w:hAnsi="Times New Roman" w:cs="Times New Roman"/>
          <w:sz w:val="24"/>
          <w:szCs w:val="24"/>
        </w:rPr>
        <w:instrText xml:space="preserve"> ADDIN EN.CITE.DATA </w:instrText>
      </w:r>
      <w:r w:rsidR="001B0E99">
        <w:rPr>
          <w:rFonts w:ascii="Times New Roman" w:hAnsi="Times New Roman" w:cs="Times New Roman"/>
          <w:sz w:val="24"/>
          <w:szCs w:val="24"/>
        </w:rPr>
      </w:r>
      <w:r w:rsidR="001B0E99">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(Zhang et al. 2018)</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r w:rsidR="00D20C68">
        <w:rPr>
          <w:rFonts w:ascii="Times New Roman" w:hAnsi="Times New Roman" w:cs="Times New Roman"/>
          <w:sz w:val="24"/>
          <w:szCs w:val="24"/>
        </w:rPr>
        <w:t>to infer a species tree</w:t>
      </w:r>
      <w:r w:rsidR="00AF4933">
        <w:rPr>
          <w:rFonts w:ascii="Times New Roman" w:hAnsi="Times New Roman" w:cs="Times New Roman"/>
          <w:sz w:val="24"/>
          <w:szCs w:val="24"/>
        </w:rPr>
        <w:t xml:space="preserve">. </w:t>
      </w:r>
      <w:r w:rsidR="00FB6D47">
        <w:rPr>
          <w:rFonts w:ascii="Times New Roman" w:hAnsi="Times New Roman" w:cs="Times New Roman"/>
          <w:sz w:val="24"/>
          <w:szCs w:val="24"/>
        </w:rPr>
        <w:t xml:space="preserve">We generated </w:t>
      </w:r>
      <w:r w:rsidR="00B12D60" w:rsidRPr="00B12D60">
        <w:rPr>
          <w:rFonts w:ascii="Times New Roman" w:hAnsi="Times New Roman" w:cs="Times New Roman"/>
          <w:sz w:val="24"/>
          <w:szCs w:val="24"/>
        </w:rPr>
        <w:t>visualizations</w:t>
      </w:r>
      <w:r w:rsidR="00FB6D47">
        <w:rPr>
          <w:rFonts w:ascii="Times New Roman" w:hAnsi="Times New Roman" w:cs="Times New Roman"/>
          <w:sz w:val="24"/>
          <w:szCs w:val="24"/>
        </w:rPr>
        <w:t xml:space="preserve"> of phylogenies</w:t>
      </w:r>
      <w:r w:rsidR="00AF4933">
        <w:rPr>
          <w:rFonts w:ascii="Times New Roman" w:hAnsi="Times New Roman" w:cs="Times New Roman"/>
          <w:sz w:val="24"/>
          <w:szCs w:val="24"/>
        </w:rPr>
        <w:t xml:space="preserve"> with</w:t>
      </w:r>
      <w:r w:rsidR="00B12D60" w:rsidRPr="00B12D60">
        <w:rPr>
          <w:rFonts w:ascii="Times New Roman" w:hAnsi="Times New Roman" w:cs="Times New Roman"/>
          <w:sz w:val="24"/>
          <w:szCs w:val="24"/>
        </w:rPr>
        <w:t xml:space="preserve"> R v4.1.1</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(R Core Team 2021)</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using</w:t>
      </w:r>
      <w:r w:rsidR="00517E73">
        <w:rPr>
          <w:rFonts w:ascii="Times New Roman" w:hAnsi="Times New Roman" w:cs="Times New Roman"/>
          <w:sz w:val="24"/>
          <w:szCs w:val="24"/>
        </w:rPr>
        <w:t xml:space="preserve"> </w:t>
      </w:r>
      <w:proofErr w:type="spellStart"/>
      <w:r w:rsidR="00517E73">
        <w:rPr>
          <w:rFonts w:ascii="Times New Roman" w:hAnsi="Times New Roman" w:cs="Times New Roman"/>
          <w:sz w:val="24"/>
          <w:szCs w:val="24"/>
        </w:rPr>
        <w:t>phytools</w:t>
      </w:r>
      <w:proofErr w:type="spellEnd"/>
      <w:r w:rsidR="00B46078">
        <w:rPr>
          <w:rFonts w:ascii="Times New Roman" w:hAnsi="Times New Roman" w:cs="Times New Roman"/>
          <w:sz w:val="24"/>
          <w:szCs w:val="24"/>
        </w:rPr>
        <w:t xml:space="preserve"> v1.9-16</w:t>
      </w:r>
      <w:r w:rsidR="00517E73">
        <w:rPr>
          <w:rFonts w:ascii="Times New Roman" w:hAnsi="Times New Roman" w:cs="Times New Roman"/>
          <w:sz w:val="24"/>
          <w:szCs w:val="24"/>
        </w:rPr>
        <w:t xml:space="preserve"> </w:t>
      </w:r>
      <w:r w:rsidR="00517E73">
        <w:rPr>
          <w:rFonts w:ascii="Times New Roman" w:hAnsi="Times New Roman" w:cs="Times New Roman"/>
          <w:sz w:val="24"/>
          <w:szCs w:val="24"/>
        </w:rPr>
        <w:fldChar w:fldCharType="begin"/>
      </w:r>
      <w:r w:rsidR="00517E73">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sidR="00517E73">
        <w:rPr>
          <w:rFonts w:ascii="Times New Roman" w:hAnsi="Times New Roman" w:cs="Times New Roman"/>
          <w:sz w:val="24"/>
          <w:szCs w:val="24"/>
        </w:rPr>
        <w:fldChar w:fldCharType="separate"/>
      </w:r>
      <w:r w:rsidR="00517E73">
        <w:rPr>
          <w:rFonts w:ascii="Times New Roman" w:hAnsi="Times New Roman" w:cs="Times New Roman"/>
          <w:noProof/>
          <w:sz w:val="24"/>
          <w:szCs w:val="24"/>
        </w:rPr>
        <w:t>(Revell 2012)</w:t>
      </w:r>
      <w:r w:rsidR="00517E73">
        <w:rPr>
          <w:rFonts w:ascii="Times New Roman" w:hAnsi="Times New Roman" w:cs="Times New Roman"/>
          <w:sz w:val="24"/>
          <w:szCs w:val="24"/>
        </w:rPr>
        <w:fldChar w:fldCharType="end"/>
      </w:r>
      <w:r w:rsidR="00517E73">
        <w:rPr>
          <w:rFonts w:ascii="Times New Roman" w:hAnsi="Times New Roman" w:cs="Times New Roman"/>
          <w:sz w:val="24"/>
          <w:szCs w:val="24"/>
        </w:rPr>
        <w:t xml:space="preserve"> and</w:t>
      </w:r>
      <w:r w:rsidR="00B12D60" w:rsidRPr="00B12D60">
        <w:rPr>
          <w:rFonts w:ascii="Times New Roman" w:hAnsi="Times New Roman" w:cs="Times New Roman"/>
          <w:sz w:val="24"/>
          <w:szCs w:val="24"/>
        </w:rPr>
        <w:t xml:space="preserve"> the </w:t>
      </w:r>
      <w:proofErr w:type="spellStart"/>
      <w:r w:rsidR="00B12D60" w:rsidRPr="00B12D60">
        <w:rPr>
          <w:rFonts w:ascii="Times New Roman" w:hAnsi="Times New Roman" w:cs="Times New Roman"/>
          <w:sz w:val="24"/>
          <w:szCs w:val="24"/>
        </w:rPr>
        <w:t>ggtree</w:t>
      </w:r>
      <w:proofErr w:type="spellEnd"/>
      <w:r w:rsidR="00B12D60" w:rsidRPr="00B12D60">
        <w:rPr>
          <w:rFonts w:ascii="Times New Roman" w:hAnsi="Times New Roman" w:cs="Times New Roman"/>
          <w:sz w:val="24"/>
          <w:szCs w:val="24"/>
        </w:rPr>
        <w:t xml:space="preserve"> package v3.14</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PEVuZE5vdGU+PENpdGU+PEF1dGhvcj5ZdTwvQXV0aG9yPjxZZWFyPjIwMjA8L1llYXI+PFJlY051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</w:fldData>
        </w:fldChar>
      </w:r>
      <w:r w:rsidR="001B0E99">
        <w:rPr>
          <w:rFonts w:ascii="Times New Roman" w:hAnsi="Times New Roman" w:cs="Times New Roman"/>
          <w:sz w:val="24"/>
          <w:szCs w:val="24"/>
        </w:rPr>
        <w:instrText xml:space="preserve"> ADDIN EN.CITE </w:instrText>
      </w:r>
      <w:r w:rsidR="001B0E99">
        <w:rPr>
          <w:rFonts w:ascii="Times New Roman" w:hAnsi="Times New Roman" w:cs="Times New Roman"/>
          <w:sz w:val="24"/>
          <w:szCs w:val="24"/>
        </w:rPr>
        <w:fldChar w:fldCharType="begin">
          <w:fldData xml:space="preserve">PEVuZE5vdGU+PENpdGU+PEF1dGhvcj5ZdTwvQXV0aG9yPjxZZWFyPjIwMjA8L1llYXI+PFJlY051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</w:fldData>
        </w:fldChar>
      </w:r>
      <w:r w:rsidR="001B0E99">
        <w:rPr>
          <w:rFonts w:ascii="Times New Roman" w:hAnsi="Times New Roman" w:cs="Times New Roman"/>
          <w:sz w:val="24"/>
          <w:szCs w:val="24"/>
        </w:rPr>
        <w:instrText xml:space="preserve"> ADDIN EN.CITE.DATA </w:instrText>
      </w:r>
      <w:r w:rsidR="001B0E99">
        <w:rPr>
          <w:rFonts w:ascii="Times New Roman" w:hAnsi="Times New Roman" w:cs="Times New Roman"/>
          <w:sz w:val="24"/>
          <w:szCs w:val="24"/>
        </w:rPr>
      </w:r>
      <w:r w:rsidR="001B0E99">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(Yu et al. 2017; Yu 2020)</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and its imported functions from ape v5.0</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r>
      <w:r w:rsidR="001B0E99">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(Paradis and Schliep 2019)</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and </w:t>
      </w:r>
      <w:proofErr w:type="spellStart"/>
      <w:r w:rsidR="00B12D60" w:rsidRPr="00B12D60">
        <w:rPr>
          <w:rFonts w:ascii="Times New Roman" w:hAnsi="Times New Roman" w:cs="Times New Roman"/>
          <w:sz w:val="24"/>
          <w:szCs w:val="24"/>
        </w:rPr>
        <w:t>treeio</w:t>
      </w:r>
      <w:proofErr w:type="spellEnd"/>
      <w:r w:rsidR="00B12D60" w:rsidRPr="00B12D60">
        <w:rPr>
          <w:rFonts w:ascii="Times New Roman" w:hAnsi="Times New Roman" w:cs="Times New Roman"/>
          <w:sz w:val="24"/>
          <w:szCs w:val="24"/>
        </w:rPr>
        <w:t xml:space="preserve"> v1.16.2</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PEVuZE5vdGU+PENpdGU+PEF1dGhvcj5XYW5nPC9BdXRob3I+PFllYXI+MjAyMDwvWWVhcj48UmVj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</w:fldData>
        </w:fldChar>
      </w:r>
      <w:r w:rsidR="001B0E99">
        <w:rPr>
          <w:rFonts w:ascii="Times New Roman" w:hAnsi="Times New Roman" w:cs="Times New Roman"/>
          <w:sz w:val="24"/>
          <w:szCs w:val="24"/>
        </w:rPr>
        <w:instrText xml:space="preserve"> ADDIN EN.CITE </w:instrText>
      </w:r>
      <w:r w:rsidR="001B0E99">
        <w:rPr>
          <w:rFonts w:ascii="Times New Roman" w:hAnsi="Times New Roman" w:cs="Times New Roman"/>
          <w:sz w:val="24"/>
          <w:szCs w:val="24"/>
        </w:rPr>
        <w:fldChar w:fldCharType="begin">
          <w:fldData xml:space="preserve">PEVuZE5vdGU+PENpdGU+PEF1dGhvcj5XYW5nPC9BdXRob3I+PFllYXI+MjAyMDwvWWVhcj48UmVj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</w:fldData>
        </w:fldChar>
      </w:r>
      <w:r w:rsidR="001B0E99">
        <w:rPr>
          <w:rFonts w:ascii="Times New Roman" w:hAnsi="Times New Roman" w:cs="Times New Roman"/>
          <w:sz w:val="24"/>
          <w:szCs w:val="24"/>
        </w:rPr>
        <w:instrText xml:space="preserve"> ADDIN EN.CITE.DATA </w:instrText>
      </w:r>
      <w:r w:rsidR="001B0E99">
        <w:rPr>
          <w:rFonts w:ascii="Times New Roman" w:hAnsi="Times New Roman" w:cs="Times New Roman"/>
          <w:sz w:val="24"/>
          <w:szCs w:val="24"/>
        </w:rPr>
      </w:r>
      <w:r w:rsidR="001B0E99">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1B0E99">
        <w:rPr>
          <w:rFonts w:ascii="Times New Roman" w:hAnsi="Times New Roman" w:cs="Times New Roman"/>
          <w:noProof/>
          <w:sz w:val="24"/>
          <w:szCs w:val="24"/>
        </w:rPr>
        <w:t>(Wang et al. 2020)</w:t>
      </w:r>
      <w:r w:rsidR="001B0E99">
        <w:rPr>
          <w:rFonts w:ascii="Times New Roman" w:hAnsi="Times New Roman" w:cs="Times New Roman"/>
          <w:sz w:val="24"/>
          <w:szCs w:val="24"/>
        </w:rPr>
        <w:fldChar w:fldCharType="end"/>
      </w:r>
      <w:r w:rsidR="00B12D60" w:rsidRPr="00B12D60">
        <w:rPr>
          <w:rFonts w:ascii="Times New Roman" w:hAnsi="Times New Roman" w:cs="Times New Roman"/>
          <w:sz w:val="24"/>
          <w:szCs w:val="24"/>
        </w:rPr>
        <w:t>.</w:t>
      </w:r>
    </w:p>
    <w:p w14:paraId="48F86233" w14:textId="5306501E" w:rsidR="00B12D60" w:rsidRDefault="00B45C0B" w:rsidP="00356D65">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We </w:t>
      </w:r>
      <w:r w:rsidR="00C03B76">
        <w:rPr>
          <w:rFonts w:ascii="Times New Roman" w:hAnsi="Times New Roman" w:cs="Times New Roman"/>
          <w:sz w:val="24"/>
          <w:szCs w:val="24"/>
        </w:rPr>
        <w:t xml:space="preserve">then </w:t>
      </w:r>
      <w:r>
        <w:rPr>
          <w:rFonts w:ascii="Times New Roman" w:hAnsi="Times New Roman" w:cs="Times New Roman"/>
          <w:sz w:val="24"/>
          <w:szCs w:val="24"/>
        </w:rPr>
        <w:t xml:space="preserve">used </w:t>
      </w:r>
      <w:r w:rsidR="00B46078">
        <w:rPr>
          <w:rFonts w:ascii="Times New Roman" w:hAnsi="Times New Roman" w:cs="Times New Roman"/>
          <w:sz w:val="24"/>
          <w:szCs w:val="24"/>
        </w:rPr>
        <w:t>two</w:t>
      </w:r>
      <w:r w:rsidR="00B46078"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methods </w:t>
      </w:r>
      <w:r w:rsidR="00C03B76">
        <w:rPr>
          <w:rFonts w:ascii="Times New Roman" w:hAnsi="Times New Roman" w:cs="Times New Roman"/>
          <w:sz w:val="24"/>
          <w:szCs w:val="24"/>
        </w:rPr>
        <w:t>to</w:t>
      </w:r>
      <w:r w:rsidR="00C03B76"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assess </w:t>
      </w:r>
      <w:r w:rsidR="00C03B76">
        <w:rPr>
          <w:rFonts w:ascii="Times New Roman" w:hAnsi="Times New Roman" w:cs="Times New Roman"/>
          <w:sz w:val="24"/>
          <w:szCs w:val="24"/>
        </w:rPr>
        <w:t xml:space="preserve">phylogenetic </w:t>
      </w:r>
      <w:r w:rsidR="00B12D60" w:rsidRPr="00B12D60">
        <w:rPr>
          <w:rFonts w:ascii="Times New Roman" w:hAnsi="Times New Roman" w:cs="Times New Roman"/>
          <w:sz w:val="24"/>
          <w:szCs w:val="24"/>
        </w:rPr>
        <w:t>discordance across the reconstructed species tree.</w:t>
      </w:r>
      <w:r w:rsidR="00376E24">
        <w:rPr>
          <w:rFonts w:ascii="Times New Roman" w:hAnsi="Times New Roman" w:cs="Times New Roman"/>
          <w:sz w:val="24"/>
          <w:szCs w:val="24"/>
        </w:rPr>
        <w:t xml:space="preserve"> </w:t>
      </w:r>
      <w:r>
        <w:rPr>
          <w:rFonts w:ascii="Times New Roman" w:hAnsi="Times New Roman" w:cs="Times New Roman"/>
          <w:sz w:val="24"/>
          <w:szCs w:val="24"/>
        </w:rPr>
        <w:t>First, w</w:t>
      </w:r>
      <w:r w:rsidR="00376E24">
        <w:rPr>
          <w:rFonts w:ascii="Times New Roman" w:hAnsi="Times New Roman" w:cs="Times New Roman"/>
          <w:sz w:val="24"/>
          <w:szCs w:val="24"/>
        </w:rPr>
        <w:t xml:space="preserve">e calculated </w:t>
      </w:r>
      <w:r w:rsidR="005B538D">
        <w:rPr>
          <w:rFonts w:ascii="Times New Roman" w:hAnsi="Times New Roman" w:cs="Times New Roman"/>
          <w:sz w:val="24"/>
          <w:szCs w:val="24"/>
        </w:rPr>
        <w:t>s</w:t>
      </w:r>
      <w:r w:rsidR="00376E24" w:rsidRPr="00B12D60">
        <w:rPr>
          <w:rFonts w:ascii="Times New Roman" w:hAnsi="Times New Roman" w:cs="Times New Roman"/>
          <w:sz w:val="24"/>
          <w:szCs w:val="24"/>
        </w:rPr>
        <w:t>ite and gene concordance factors (</w:t>
      </w:r>
      <w:proofErr w:type="spellStart"/>
      <w:r w:rsidR="00376E24" w:rsidRPr="00B12D60">
        <w:rPr>
          <w:rFonts w:ascii="Times New Roman" w:hAnsi="Times New Roman" w:cs="Times New Roman"/>
          <w:sz w:val="24"/>
          <w:szCs w:val="24"/>
        </w:rPr>
        <w:t>sCF</w:t>
      </w:r>
      <w:proofErr w:type="spellEnd"/>
      <w:r w:rsidR="00376E24" w:rsidRPr="00B12D60">
        <w:rPr>
          <w:rFonts w:ascii="Times New Roman" w:hAnsi="Times New Roman" w:cs="Times New Roman"/>
          <w:sz w:val="24"/>
          <w:szCs w:val="24"/>
        </w:rPr>
        <w:t xml:space="preserve"> and </w:t>
      </w:r>
      <w:proofErr w:type="spellStart"/>
      <w:r w:rsidR="00376E24" w:rsidRPr="00B12D60">
        <w:rPr>
          <w:rFonts w:ascii="Times New Roman" w:hAnsi="Times New Roman" w:cs="Times New Roman"/>
          <w:sz w:val="24"/>
          <w:szCs w:val="24"/>
        </w:rPr>
        <w:t>gCF</w:t>
      </w:r>
      <w:proofErr w:type="spellEnd"/>
      <w:r w:rsidR="00376E24" w:rsidRPr="00B12D60">
        <w:rPr>
          <w:rFonts w:ascii="Times New Roman" w:hAnsi="Times New Roman" w:cs="Times New Roman"/>
          <w:sz w:val="24"/>
          <w:szCs w:val="24"/>
        </w:rPr>
        <w:t>)</w:t>
      </w:r>
      <w:r w:rsidR="00376E24">
        <w:rPr>
          <w:rFonts w:ascii="Times New Roman" w:hAnsi="Times New Roman" w:cs="Times New Roman"/>
          <w:sz w:val="24"/>
          <w:szCs w:val="24"/>
        </w:rPr>
        <w:t xml:space="preserve"> with </w:t>
      </w:r>
      <w:r w:rsidR="00376E24" w:rsidRPr="00B12D60">
        <w:rPr>
          <w:rFonts w:ascii="Times New Roman" w:hAnsi="Times New Roman" w:cs="Times New Roman"/>
          <w:sz w:val="24"/>
          <w:szCs w:val="24"/>
        </w:rPr>
        <w:t>IQ-TREE 2</w:t>
      </w:r>
      <w:r w:rsidR="001B0E99">
        <w:rPr>
          <w:rFonts w:ascii="Times New Roman" w:hAnsi="Times New Roman" w:cs="Times New Roman"/>
          <w:sz w:val="24"/>
          <w:szCs w:val="24"/>
        </w:rPr>
        <w:t xml:space="preserve"> </w:t>
      </w:r>
      <w:r w:rsidR="001B0E99">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TnVtPjU0PC9SZWNOdW0+PERpc3BsYXlUZXh0PihNaW5oIGV0IGFsLiAyMDIwYTsgTWluaCBldCBh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TnVtPjU0PC9SZWNOdW0+PERpc3BsYXlUZXh0PihNaW5oIGV0IGFsLiAyMDIwYTsgTWluaCBldCBh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1B0E99">
        <w:rPr>
          <w:rFonts w:ascii="Times New Roman" w:hAnsi="Times New Roman" w:cs="Times New Roman"/>
          <w:sz w:val="24"/>
          <w:szCs w:val="24"/>
        </w:rPr>
      </w:r>
      <w:r w:rsidR="001B0E99">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2020a; Minh et al. 2020b)</w:t>
      </w:r>
      <w:r w:rsidR="001B0E99">
        <w:rPr>
          <w:rFonts w:ascii="Times New Roman" w:hAnsi="Times New Roman" w:cs="Times New Roman"/>
          <w:sz w:val="24"/>
          <w:szCs w:val="24"/>
        </w:rPr>
        <w:fldChar w:fldCharType="end"/>
      </w:r>
      <w:r w:rsidR="00376E24">
        <w:rPr>
          <w:rFonts w:ascii="Times New Roman" w:hAnsi="Times New Roman" w:cs="Times New Roman"/>
          <w:sz w:val="24"/>
          <w:szCs w:val="24"/>
        </w:rPr>
        <w:t xml:space="preserve"> to assess levels of phylogenetic discordance between the inferred UCE trees and the </w:t>
      </w:r>
      <w:r w:rsidR="003251C0">
        <w:rPr>
          <w:rFonts w:ascii="Times New Roman" w:hAnsi="Times New Roman" w:cs="Times New Roman"/>
          <w:sz w:val="24"/>
          <w:szCs w:val="24"/>
        </w:rPr>
        <w:t xml:space="preserve">concatenated </w:t>
      </w:r>
      <w:r w:rsidR="00376E24">
        <w:rPr>
          <w:rFonts w:ascii="Times New Roman" w:hAnsi="Times New Roman" w:cs="Times New Roman"/>
          <w:sz w:val="24"/>
          <w:szCs w:val="24"/>
        </w:rPr>
        <w:t>species</w:t>
      </w:r>
      <w:r w:rsidR="003251C0">
        <w:rPr>
          <w:rFonts w:ascii="Times New Roman" w:hAnsi="Times New Roman" w:cs="Times New Roman"/>
          <w:sz w:val="24"/>
          <w:szCs w:val="24"/>
        </w:rPr>
        <w:t xml:space="preserve"> tree</w:t>
      </w:r>
      <w:r w:rsidR="00376E24">
        <w:rPr>
          <w:rFonts w:ascii="Times New Roman" w:hAnsi="Times New Roman" w:cs="Times New Roman"/>
          <w:sz w:val="24"/>
          <w:szCs w:val="24"/>
        </w:rPr>
        <w:t xml:space="preserve">. </w:t>
      </w:r>
      <w:proofErr w:type="spellStart"/>
      <w:r w:rsidR="00376E24">
        <w:rPr>
          <w:rFonts w:ascii="Times New Roman" w:hAnsi="Times New Roman" w:cs="Times New Roman"/>
          <w:sz w:val="24"/>
          <w:szCs w:val="24"/>
        </w:rPr>
        <w:t>gCF</w:t>
      </w:r>
      <w:proofErr w:type="spellEnd"/>
      <w:r w:rsidR="00376E24">
        <w:rPr>
          <w:rFonts w:ascii="Times New Roman" w:hAnsi="Times New Roman" w:cs="Times New Roman"/>
          <w:sz w:val="24"/>
          <w:szCs w:val="24"/>
        </w:rPr>
        <w:t xml:space="preserve"> is calculated f</w:t>
      </w:r>
      <w:r w:rsidR="00376E24" w:rsidRPr="00B12D60">
        <w:rPr>
          <w:rFonts w:ascii="Times New Roman" w:hAnsi="Times New Roman" w:cs="Times New Roman"/>
          <w:sz w:val="24"/>
          <w:szCs w:val="24"/>
        </w:rPr>
        <w:t>or each branch in the species tree</w:t>
      </w:r>
      <w:r w:rsidR="00376E24">
        <w:rPr>
          <w:rFonts w:ascii="Times New Roman" w:hAnsi="Times New Roman" w:cs="Times New Roman"/>
          <w:sz w:val="24"/>
          <w:szCs w:val="24"/>
        </w:rPr>
        <w:t xml:space="preserve"> as</w:t>
      </w:r>
      <w:r w:rsidR="00B12D60" w:rsidRPr="00B12D60">
        <w:rPr>
          <w:rFonts w:ascii="Times New Roman" w:hAnsi="Times New Roman" w:cs="Times New Roman"/>
          <w:sz w:val="24"/>
          <w:szCs w:val="24"/>
        </w:rPr>
        <w:t xml:space="preserve"> the proportion of </w:t>
      </w:r>
      <w:r w:rsidR="00376E24">
        <w:rPr>
          <w:rFonts w:ascii="Times New Roman" w:hAnsi="Times New Roman" w:cs="Times New Roman"/>
          <w:sz w:val="24"/>
          <w:szCs w:val="24"/>
        </w:rPr>
        <w:t>UCE</w:t>
      </w:r>
      <w:r w:rsidR="00376E24"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trees in which that branch also appears</w:t>
      </w:r>
      <w:r w:rsidR="00F82A3D">
        <w:rPr>
          <w:rFonts w:ascii="Times New Roman" w:hAnsi="Times New Roman" w:cs="Times New Roman"/>
          <w:sz w:val="24"/>
          <w:szCs w:val="24"/>
        </w:rPr>
        <w:t xml:space="preserve"> </w:t>
      </w:r>
      <w:r w:rsidR="00F82A3D">
        <w:rPr>
          <w:rFonts w:ascii="Times New Roman" w:hAnsi="Times New Roman" w:cs="Times New Roman"/>
          <w:sz w:val="24"/>
          <w:szCs w:val="24"/>
        </w:rPr>
        <w:fldChar w:fldCharType="begin"/>
      </w:r>
      <w:r w:rsidR="00F82A3D">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sidR="00F82A3D">
        <w:rPr>
          <w:rFonts w:ascii="Times New Roman" w:hAnsi="Times New Roman" w:cs="Times New Roman"/>
          <w:sz w:val="24"/>
          <w:szCs w:val="24"/>
        </w:rPr>
        <w:fldChar w:fldCharType="separate"/>
      </w:r>
      <w:r w:rsidR="00F82A3D">
        <w:rPr>
          <w:rFonts w:ascii="Times New Roman" w:hAnsi="Times New Roman" w:cs="Times New Roman"/>
          <w:noProof/>
          <w:sz w:val="24"/>
          <w:szCs w:val="24"/>
        </w:rPr>
        <w:t>(Baum 2007)</w:t>
      </w:r>
      <w:r w:rsidR="00F82A3D">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proofErr w:type="spellStart"/>
      <w:r w:rsidR="00B12D60" w:rsidRPr="00B12D60">
        <w:rPr>
          <w:rFonts w:ascii="Times New Roman" w:hAnsi="Times New Roman" w:cs="Times New Roman"/>
          <w:sz w:val="24"/>
          <w:szCs w:val="24"/>
        </w:rPr>
        <w:t>sCF</w:t>
      </w:r>
      <w:proofErr w:type="spellEnd"/>
      <w:r w:rsidR="00B12D60" w:rsidRPr="00B12D60">
        <w:rPr>
          <w:rFonts w:ascii="Times New Roman" w:hAnsi="Times New Roman" w:cs="Times New Roman"/>
          <w:sz w:val="24"/>
          <w:szCs w:val="24"/>
        </w:rPr>
        <w:t xml:space="preserve"> represents the proportion of</w:t>
      </w:r>
      <w:r w:rsidR="003F0F5D">
        <w:rPr>
          <w:rFonts w:ascii="Times New Roman" w:hAnsi="Times New Roman" w:cs="Times New Roman"/>
          <w:sz w:val="24"/>
          <w:szCs w:val="24"/>
        </w:rPr>
        <w:t xml:space="preserve"> alignment</w:t>
      </w:r>
      <w:r w:rsidR="00B12D60" w:rsidRPr="00B12D60">
        <w:rPr>
          <w:rFonts w:ascii="Times New Roman" w:hAnsi="Times New Roman" w:cs="Times New Roman"/>
          <w:sz w:val="24"/>
          <w:szCs w:val="24"/>
        </w:rPr>
        <w:t xml:space="preserve"> sites concordant with a given</w:t>
      </w:r>
      <w:r w:rsidR="003F0F5D">
        <w:rPr>
          <w:rFonts w:ascii="Times New Roman" w:hAnsi="Times New Roman" w:cs="Times New Roman"/>
          <w:sz w:val="24"/>
          <w:szCs w:val="24"/>
        </w:rPr>
        <w:t xml:space="preserve"> species tree</w:t>
      </w:r>
      <w:r w:rsidR="00B12D60" w:rsidRPr="00B12D60">
        <w:rPr>
          <w:rFonts w:ascii="Times New Roman" w:hAnsi="Times New Roman" w:cs="Times New Roman"/>
          <w:sz w:val="24"/>
          <w:szCs w:val="24"/>
        </w:rPr>
        <w:t xml:space="preserve"> branch in a </w:t>
      </w:r>
      <w:r w:rsidR="00231BBB" w:rsidRPr="00B12D60">
        <w:rPr>
          <w:rFonts w:ascii="Times New Roman" w:hAnsi="Times New Roman" w:cs="Times New Roman"/>
          <w:sz w:val="24"/>
          <w:szCs w:val="24"/>
        </w:rPr>
        <w:t>randomi</w:t>
      </w:r>
      <w:r w:rsidR="00231BBB">
        <w:rPr>
          <w:rFonts w:ascii="Times New Roman" w:hAnsi="Times New Roman" w:cs="Times New Roman"/>
          <w:sz w:val="24"/>
          <w:szCs w:val="24"/>
        </w:rPr>
        <w:t>z</w:t>
      </w:r>
      <w:r w:rsidR="00231BBB" w:rsidRPr="00B12D60">
        <w:rPr>
          <w:rFonts w:ascii="Times New Roman" w:hAnsi="Times New Roman" w:cs="Times New Roman"/>
          <w:sz w:val="24"/>
          <w:szCs w:val="24"/>
        </w:rPr>
        <w:t xml:space="preserve">ed </w:t>
      </w:r>
      <w:r w:rsidR="00B12D60" w:rsidRPr="00B12D60">
        <w:rPr>
          <w:rFonts w:ascii="Times New Roman" w:hAnsi="Times New Roman" w:cs="Times New Roman"/>
          <w:sz w:val="24"/>
          <w:szCs w:val="24"/>
        </w:rPr>
        <w:t>subset of quartets of taxa</w:t>
      </w:r>
      <w:r w:rsidR="00F82A3D">
        <w:rPr>
          <w:rFonts w:ascii="Times New Roman" w:hAnsi="Times New Roman" w:cs="Times New Roman"/>
          <w:sz w:val="24"/>
          <w:szCs w:val="24"/>
        </w:rPr>
        <w:t xml:space="preserve"> </w:t>
      </w:r>
      <w:r w:rsidR="00F82A3D">
        <w:rPr>
          <w:rFonts w:ascii="Times New Roman" w:hAnsi="Times New Roman" w:cs="Times New Roman"/>
          <w:sz w:val="24"/>
          <w:szCs w:val="24"/>
        </w:rPr>
        <w:fldChar w:fldCharType="begin"/>
      </w:r>
      <w:r w:rsidR="00A50454">
        <w:rPr>
          <w:rFonts w:ascii="Times New Roman" w:hAnsi="Times New Roman" w:cs="Times New Roman"/>
          <w:sz w:val="24"/>
          <w:szCs w:val="24"/>
        </w:rPr>
        <w:instrText xml:space="preserve"> ADDIN EN.CITE &lt;EndNote&gt;&lt;Cite&gt;&lt;Author&gt;Minh&lt;/Author&gt;&lt;Year&gt;2020&lt;/Year&gt;&lt;RecNum&gt;34&lt;/RecNum&gt;&lt;DisplayText&gt;(Minh et al. 2020a)&lt;/DisplayText&gt;&lt;record&gt;&lt;rec-number&gt;34&lt;/rec-number&gt;&lt;foreign-keys&gt;&lt;key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sidR="00F82A3D">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2020a)</w:t>
      </w:r>
      <w:r w:rsidR="00F82A3D">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r w:rsidR="003F0F5D">
        <w:rPr>
          <w:rFonts w:ascii="Times New Roman" w:hAnsi="Times New Roman" w:cs="Times New Roman"/>
          <w:sz w:val="24"/>
          <w:szCs w:val="24"/>
        </w:rPr>
        <w:t xml:space="preserve">We visualized </w:t>
      </w:r>
      <w:proofErr w:type="spellStart"/>
      <w:r w:rsidR="00B12D60" w:rsidRPr="00B12D60">
        <w:rPr>
          <w:rFonts w:ascii="Times New Roman" w:hAnsi="Times New Roman" w:cs="Times New Roman"/>
          <w:sz w:val="24"/>
          <w:szCs w:val="24"/>
        </w:rPr>
        <w:t>gCF</w:t>
      </w:r>
      <w:proofErr w:type="spellEnd"/>
      <w:r w:rsidR="00B12D60" w:rsidRPr="00B12D60">
        <w:rPr>
          <w:rFonts w:ascii="Times New Roman" w:hAnsi="Times New Roman" w:cs="Times New Roman"/>
          <w:sz w:val="24"/>
          <w:szCs w:val="24"/>
        </w:rPr>
        <w:t xml:space="preserve"> and </w:t>
      </w:r>
      <w:proofErr w:type="spellStart"/>
      <w:r w:rsidR="00B12D60" w:rsidRPr="00B12D60">
        <w:rPr>
          <w:rFonts w:ascii="Times New Roman" w:hAnsi="Times New Roman" w:cs="Times New Roman"/>
          <w:sz w:val="24"/>
          <w:szCs w:val="24"/>
        </w:rPr>
        <w:t>sCF</w:t>
      </w:r>
      <w:proofErr w:type="spellEnd"/>
      <w:r w:rsidR="007B17B5">
        <w:rPr>
          <w:rFonts w:ascii="Times New Roman" w:hAnsi="Times New Roman" w:cs="Times New Roman"/>
          <w:sz w:val="24"/>
          <w:szCs w:val="24"/>
        </w:rPr>
        <w:t xml:space="preserve"> </w:t>
      </w:r>
      <w:r w:rsidR="007B17B5">
        <w:rPr>
          <w:rFonts w:ascii="Times New Roman" w:hAnsi="Times New Roman" w:cs="Times New Roman"/>
          <w:sz w:val="24"/>
          <w:szCs w:val="24"/>
        </w:rPr>
        <w:fldChar w:fldCharType="begin"/>
      </w:r>
      <w:r w:rsidR="007B17B5">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sidR="007B17B5">
        <w:rPr>
          <w:rFonts w:ascii="Times New Roman" w:hAnsi="Times New Roman" w:cs="Times New Roman"/>
          <w:sz w:val="24"/>
          <w:szCs w:val="24"/>
        </w:rPr>
        <w:fldChar w:fldCharType="separate"/>
      </w:r>
      <w:r w:rsidR="007B17B5">
        <w:rPr>
          <w:rFonts w:ascii="Times New Roman" w:hAnsi="Times New Roman" w:cs="Times New Roman"/>
          <w:noProof/>
          <w:sz w:val="24"/>
          <w:szCs w:val="24"/>
        </w:rPr>
        <w:t>(Lanfear 2018)</w:t>
      </w:r>
      <w:r w:rsidR="007B17B5">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for each branch</w:t>
      </w:r>
      <w:r w:rsidR="003F0F5D">
        <w:rPr>
          <w:rFonts w:ascii="Times New Roman" w:hAnsi="Times New Roman" w:cs="Times New Roman"/>
          <w:sz w:val="24"/>
          <w:szCs w:val="24"/>
        </w:rPr>
        <w:t xml:space="preserve"> in each species tree </w:t>
      </w:r>
      <w:r w:rsidR="00B12D60" w:rsidRPr="00B12D60">
        <w:rPr>
          <w:rFonts w:ascii="Times New Roman" w:hAnsi="Times New Roman" w:cs="Times New Roman"/>
          <w:sz w:val="24"/>
          <w:szCs w:val="24"/>
        </w:rPr>
        <w:t>using methods in R v4.</w:t>
      </w:r>
      <w:r w:rsidR="007B17B5">
        <w:rPr>
          <w:rFonts w:ascii="Times New Roman" w:hAnsi="Times New Roman" w:cs="Times New Roman"/>
          <w:sz w:val="24"/>
          <w:szCs w:val="24"/>
        </w:rPr>
        <w:t>3</w:t>
      </w:r>
      <w:r w:rsidR="00B12D60" w:rsidRPr="00B12D60">
        <w:rPr>
          <w:rFonts w:ascii="Times New Roman" w:hAnsi="Times New Roman" w:cs="Times New Roman"/>
          <w:sz w:val="24"/>
          <w:szCs w:val="24"/>
        </w:rPr>
        <w:t>.</w:t>
      </w:r>
      <w:r w:rsidR="007B17B5">
        <w:rPr>
          <w:rFonts w:ascii="Times New Roman" w:hAnsi="Times New Roman" w:cs="Times New Roman"/>
          <w:sz w:val="24"/>
          <w:szCs w:val="24"/>
        </w:rPr>
        <w:t xml:space="preserve">0 </w:t>
      </w:r>
      <w:r w:rsidR="00F82A3D">
        <w:rPr>
          <w:rFonts w:ascii="Times New Roman" w:hAnsi="Times New Roman" w:cs="Times New Roman"/>
          <w:sz w:val="24"/>
          <w:szCs w:val="24"/>
        </w:rPr>
        <w:fldChar w:fldCharType="begin"/>
      </w:r>
      <w:r w:rsidR="004A48A2">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sidR="00F82A3D">
        <w:rPr>
          <w:rFonts w:ascii="Times New Roman" w:hAnsi="Times New Roman" w:cs="Times New Roman"/>
          <w:sz w:val="24"/>
          <w:szCs w:val="24"/>
        </w:rPr>
        <w:fldChar w:fldCharType="separate"/>
      </w:r>
      <w:r w:rsidR="004A48A2">
        <w:rPr>
          <w:rFonts w:ascii="Times New Roman" w:hAnsi="Times New Roman" w:cs="Times New Roman"/>
          <w:noProof/>
          <w:sz w:val="24"/>
          <w:szCs w:val="24"/>
        </w:rPr>
        <w:t>(Lanfear 2018; R Core Team 2021)</w:t>
      </w:r>
      <w:r w:rsidR="00F82A3D">
        <w:rPr>
          <w:rFonts w:ascii="Times New Roman" w:hAnsi="Times New Roman" w:cs="Times New Roman"/>
          <w:sz w:val="24"/>
          <w:szCs w:val="24"/>
        </w:rPr>
        <w:fldChar w:fldCharType="end"/>
      </w:r>
      <w:r w:rsidR="004A6B20">
        <w:rPr>
          <w:rFonts w:ascii="Times New Roman" w:hAnsi="Times New Roman" w:cs="Times New Roman"/>
          <w:sz w:val="24"/>
          <w:szCs w:val="24"/>
        </w:rPr>
        <w:t>.</w:t>
      </w:r>
      <w:r w:rsidR="00B12D60" w:rsidRPr="00B12D60">
        <w:rPr>
          <w:rFonts w:ascii="Times New Roman" w:hAnsi="Times New Roman" w:cs="Times New Roman"/>
          <w:sz w:val="24"/>
          <w:szCs w:val="24"/>
        </w:rPr>
        <w:t xml:space="preserve"> </w:t>
      </w:r>
      <w:r w:rsidR="0010719C">
        <w:rPr>
          <w:rFonts w:ascii="Times New Roman" w:hAnsi="Times New Roman" w:cs="Times New Roman"/>
          <w:sz w:val="24"/>
          <w:szCs w:val="24"/>
        </w:rPr>
        <w:t xml:space="preserve">Next, we </w:t>
      </w:r>
      <w:r w:rsidR="003F0F5D">
        <w:rPr>
          <w:rFonts w:ascii="Times New Roman" w:hAnsi="Times New Roman" w:cs="Times New Roman"/>
          <w:sz w:val="24"/>
          <w:szCs w:val="24"/>
        </w:rPr>
        <w:t>used</w:t>
      </w:r>
      <w:r w:rsidR="00B12D60" w:rsidRPr="00B12D60">
        <w:rPr>
          <w:rFonts w:ascii="Times New Roman" w:hAnsi="Times New Roman" w:cs="Times New Roman"/>
          <w:sz w:val="24"/>
          <w:szCs w:val="24"/>
        </w:rPr>
        <w:t xml:space="preserve"> </w:t>
      </w:r>
      <w:proofErr w:type="spellStart"/>
      <w:r w:rsidR="00B12D60" w:rsidRPr="00B12D60">
        <w:rPr>
          <w:rFonts w:ascii="Times New Roman" w:hAnsi="Times New Roman" w:cs="Times New Roman"/>
          <w:sz w:val="24"/>
          <w:szCs w:val="24"/>
        </w:rPr>
        <w:t>Phy</w:t>
      </w:r>
      <w:r w:rsidR="00540B8D">
        <w:rPr>
          <w:rFonts w:ascii="Times New Roman" w:hAnsi="Times New Roman" w:cs="Times New Roman"/>
          <w:sz w:val="24"/>
          <w:szCs w:val="24"/>
        </w:rPr>
        <w:t>P</w:t>
      </w:r>
      <w:r w:rsidR="00B12D60" w:rsidRPr="00B12D60">
        <w:rPr>
          <w:rFonts w:ascii="Times New Roman" w:hAnsi="Times New Roman" w:cs="Times New Roman"/>
          <w:sz w:val="24"/>
          <w:szCs w:val="24"/>
        </w:rPr>
        <w:t>arts</w:t>
      </w:r>
      <w:proofErr w:type="spellEnd"/>
      <w:r w:rsidR="004A6B20">
        <w:rPr>
          <w:rFonts w:ascii="Times New Roman" w:hAnsi="Times New Roman" w:cs="Times New Roman"/>
          <w:sz w:val="24"/>
          <w:szCs w:val="24"/>
        </w:rPr>
        <w:t xml:space="preserve"> </w:t>
      </w:r>
      <w:r w:rsidR="00540B8D">
        <w:rPr>
          <w:rFonts w:ascii="Times New Roman" w:hAnsi="Times New Roman" w:cs="Times New Roman"/>
          <w:sz w:val="24"/>
          <w:szCs w:val="24"/>
        </w:rPr>
        <w:fldChar w:fldCharType="begin">
          <w:fldData xml:space="preserve">PEVuZE5vdGU+PENpdGU+PEF1dGhvcj5TbWl0aDwvQXV0aG9yPjxZZWFyPjIwMTU8L1llYXI+PFJl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PEVuZE5vdGU+PENpdGU+PEF1dGhvcj5TbWl0aDwvQXV0aG9yPjxZZWFyPjIwMTU8L1llYXI+PFJl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540B8D">
        <w:rPr>
          <w:rFonts w:ascii="Times New Roman" w:hAnsi="Times New Roman" w:cs="Times New Roman"/>
          <w:sz w:val="24"/>
          <w:szCs w:val="24"/>
        </w:rPr>
      </w:r>
      <w:r w:rsidR="00540B8D">
        <w:rPr>
          <w:rFonts w:ascii="Times New Roman" w:hAnsi="Times New Roman" w:cs="Times New Roman"/>
          <w:sz w:val="24"/>
          <w:szCs w:val="24"/>
        </w:rPr>
        <w:fldChar w:fldCharType="separate"/>
      </w:r>
      <w:r w:rsidR="00A50454">
        <w:rPr>
          <w:rFonts w:ascii="Times New Roman" w:hAnsi="Times New Roman" w:cs="Times New Roman"/>
          <w:noProof/>
          <w:sz w:val="24"/>
          <w:szCs w:val="24"/>
        </w:rPr>
        <w:t>(Smith et al. 2015b)</w:t>
      </w:r>
      <w:r w:rsidR="00540B8D">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to identify topological conflict between the </w:t>
      </w:r>
      <w:r w:rsidR="003F0F5D">
        <w:rPr>
          <w:rFonts w:ascii="Times New Roman" w:hAnsi="Times New Roman" w:cs="Times New Roman"/>
          <w:sz w:val="24"/>
          <w:szCs w:val="24"/>
        </w:rPr>
        <w:t>UCE</w:t>
      </w:r>
      <w:r w:rsidR="003F0F5D"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trees </w:t>
      </w:r>
      <w:r w:rsidR="003F0F5D">
        <w:rPr>
          <w:rFonts w:ascii="Times New Roman" w:hAnsi="Times New Roman" w:cs="Times New Roman"/>
          <w:sz w:val="24"/>
          <w:szCs w:val="24"/>
        </w:rPr>
        <w:t xml:space="preserve">and </w:t>
      </w:r>
      <w:r w:rsidR="00B12D60" w:rsidRPr="00B12D60">
        <w:rPr>
          <w:rFonts w:ascii="Times New Roman" w:hAnsi="Times New Roman" w:cs="Times New Roman"/>
          <w:sz w:val="24"/>
          <w:szCs w:val="24"/>
        </w:rPr>
        <w:t>the species tree from ASTRAL-III.</w:t>
      </w:r>
      <w:r w:rsidR="003F0F5D">
        <w:rPr>
          <w:rFonts w:ascii="Times New Roman" w:hAnsi="Times New Roman" w:cs="Times New Roman"/>
          <w:sz w:val="24"/>
          <w:szCs w:val="24"/>
        </w:rPr>
        <w:t xml:space="preserve"> For this analysis, we rooted all trees</w:t>
      </w:r>
      <w:r w:rsidR="00B12D60" w:rsidRPr="00B12D60">
        <w:rPr>
          <w:rFonts w:ascii="Times New Roman" w:hAnsi="Times New Roman" w:cs="Times New Roman"/>
          <w:sz w:val="24"/>
          <w:szCs w:val="24"/>
        </w:rPr>
        <w:t xml:space="preserve"> with </w:t>
      </w:r>
      <w:proofErr w:type="spellStart"/>
      <w:r w:rsidR="00B12D60" w:rsidRPr="005B28B3">
        <w:rPr>
          <w:rFonts w:ascii="Times New Roman" w:hAnsi="Times New Roman" w:cs="Times New Roman"/>
          <w:i/>
          <w:iCs/>
          <w:sz w:val="24"/>
          <w:szCs w:val="24"/>
        </w:rPr>
        <w:t>Phodopus</w:t>
      </w:r>
      <w:proofErr w:type="spellEnd"/>
      <w:r w:rsidR="00B12D60" w:rsidRPr="005B28B3">
        <w:rPr>
          <w:rFonts w:ascii="Times New Roman" w:hAnsi="Times New Roman" w:cs="Times New Roman"/>
          <w:i/>
          <w:iCs/>
          <w:sz w:val="24"/>
          <w:szCs w:val="24"/>
        </w:rPr>
        <w:t xml:space="preserve"> </w:t>
      </w:r>
      <w:proofErr w:type="spellStart"/>
      <w:r w:rsidR="00B12D60" w:rsidRPr="005B28B3">
        <w:rPr>
          <w:rFonts w:ascii="Times New Roman" w:hAnsi="Times New Roman" w:cs="Times New Roman"/>
          <w:i/>
          <w:iCs/>
          <w:sz w:val="24"/>
          <w:szCs w:val="24"/>
        </w:rPr>
        <w:t>sungorus</w:t>
      </w:r>
      <w:proofErr w:type="spellEnd"/>
      <w:r w:rsidR="00B12D60" w:rsidRPr="00B12D60">
        <w:rPr>
          <w:rFonts w:ascii="Times New Roman" w:hAnsi="Times New Roman" w:cs="Times New Roman"/>
          <w:sz w:val="24"/>
          <w:szCs w:val="24"/>
        </w:rPr>
        <w:t xml:space="preserve"> as the outgroup using the </w:t>
      </w:r>
      <w:proofErr w:type="spellStart"/>
      <w:r w:rsidR="00B12D60" w:rsidRPr="00B12D60">
        <w:rPr>
          <w:rFonts w:ascii="Times New Roman" w:hAnsi="Times New Roman" w:cs="Times New Roman"/>
          <w:sz w:val="24"/>
          <w:szCs w:val="24"/>
        </w:rPr>
        <w:t>nw_reroot</w:t>
      </w:r>
      <w:proofErr w:type="spellEnd"/>
      <w:r w:rsidR="00B12D60" w:rsidRPr="00B12D60">
        <w:rPr>
          <w:rFonts w:ascii="Times New Roman" w:hAnsi="Times New Roman" w:cs="Times New Roman"/>
          <w:sz w:val="24"/>
          <w:szCs w:val="24"/>
        </w:rPr>
        <w:t xml:space="preserve"> function in </w:t>
      </w:r>
      <w:r w:rsidR="00231BBB">
        <w:rPr>
          <w:rFonts w:ascii="Times New Roman" w:hAnsi="Times New Roman" w:cs="Times New Roman"/>
          <w:sz w:val="24"/>
          <w:szCs w:val="24"/>
        </w:rPr>
        <w:t>t</w:t>
      </w:r>
      <w:r w:rsidR="00231BBB" w:rsidRPr="00B12D60">
        <w:rPr>
          <w:rFonts w:ascii="Times New Roman" w:hAnsi="Times New Roman" w:cs="Times New Roman"/>
          <w:sz w:val="24"/>
          <w:szCs w:val="24"/>
        </w:rPr>
        <w:t xml:space="preserve">he </w:t>
      </w:r>
      <w:proofErr w:type="spellStart"/>
      <w:r w:rsidR="00B12D60" w:rsidRPr="00B12D60">
        <w:rPr>
          <w:rFonts w:ascii="Times New Roman" w:hAnsi="Times New Roman" w:cs="Times New Roman"/>
          <w:sz w:val="24"/>
          <w:szCs w:val="24"/>
        </w:rPr>
        <w:t>Newick</w:t>
      </w:r>
      <w:proofErr w:type="spellEnd"/>
      <w:r w:rsidR="00B12D60" w:rsidRPr="00B12D60">
        <w:rPr>
          <w:rFonts w:ascii="Times New Roman" w:hAnsi="Times New Roman" w:cs="Times New Roman"/>
          <w:sz w:val="24"/>
          <w:szCs w:val="24"/>
        </w:rPr>
        <w:t xml:space="preserve"> Utilities</w:t>
      </w:r>
      <w:r w:rsidR="00540B8D">
        <w:rPr>
          <w:rFonts w:ascii="Times New Roman" w:hAnsi="Times New Roman" w:cs="Times New Roman"/>
          <w:sz w:val="24"/>
          <w:szCs w:val="24"/>
        </w:rPr>
        <w:t xml:space="preserve"> </w:t>
      </w:r>
      <w:r w:rsidR="00540B8D">
        <w:rPr>
          <w:rFonts w:ascii="Times New Roman" w:hAnsi="Times New Roman" w:cs="Times New Roman"/>
          <w:sz w:val="24"/>
          <w:szCs w:val="24"/>
        </w:rPr>
        <w:fldChar w:fldCharType="begin"/>
      </w:r>
      <w:r w:rsidR="00540B8D">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sidR="00540B8D">
        <w:rPr>
          <w:rFonts w:ascii="Times New Roman" w:hAnsi="Times New Roman" w:cs="Times New Roman"/>
          <w:sz w:val="24"/>
          <w:szCs w:val="24"/>
        </w:rPr>
        <w:fldChar w:fldCharType="separate"/>
      </w:r>
      <w:r w:rsidR="00540B8D">
        <w:rPr>
          <w:rFonts w:ascii="Times New Roman" w:hAnsi="Times New Roman" w:cs="Times New Roman"/>
          <w:noProof/>
          <w:sz w:val="24"/>
          <w:szCs w:val="24"/>
        </w:rPr>
        <w:t>(Junier and Zdobnov 2010)</w:t>
      </w:r>
      <w:r w:rsidR="00540B8D">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t>
      </w:r>
      <w:r w:rsidR="00231BBB">
        <w:rPr>
          <w:rFonts w:ascii="Times New Roman" w:hAnsi="Times New Roman" w:cs="Times New Roman"/>
          <w:sz w:val="24"/>
          <w:szCs w:val="24"/>
        </w:rPr>
        <w:t>package</w:t>
      </w:r>
      <w:r w:rsidR="003F0F5D">
        <w:rPr>
          <w:rFonts w:ascii="Times New Roman" w:hAnsi="Times New Roman" w:cs="Times New Roman"/>
          <w:sz w:val="24"/>
          <w:szCs w:val="24"/>
        </w:rPr>
        <w:t xml:space="preserve"> and excluded 204 UCE trees that did not contain the outgroup</w:t>
      </w:r>
      <w:r w:rsidR="00B12D60" w:rsidRPr="00B12D60">
        <w:rPr>
          <w:rFonts w:ascii="Times New Roman" w:hAnsi="Times New Roman" w:cs="Times New Roman"/>
          <w:sz w:val="24"/>
          <w:szCs w:val="24"/>
        </w:rPr>
        <w:t xml:space="preserve">. </w:t>
      </w:r>
    </w:p>
    <w:p w14:paraId="25D64B2D" w14:textId="77777777" w:rsidR="005D3A4E" w:rsidRDefault="005D3A4E" w:rsidP="005D3A4E">
      <w:pPr>
        <w:spacing w:after="0"/>
        <w:jc w:val="both"/>
        <w:rPr>
          <w:rFonts w:ascii="Times New Roman" w:hAnsi="Times New Roman" w:cs="Times New Roman"/>
          <w:sz w:val="24"/>
          <w:szCs w:val="24"/>
        </w:rPr>
      </w:pPr>
    </w:p>
    <w:p w14:paraId="0D768518" w14:textId="5F19F028" w:rsidR="00B12D60" w:rsidRDefault="00B12D60" w:rsidP="00F413E3">
      <w:pPr>
        <w:pStyle w:val="Heading2"/>
      </w:pPr>
      <w:commentRangeStart w:id="9"/>
      <w:r>
        <w:t>Divergence time estimation</w:t>
      </w:r>
      <w:commentRangeEnd w:id="9"/>
      <w:r w:rsidR="00304A97">
        <w:rPr>
          <w:rStyle w:val="CommentReference"/>
          <w:rFonts w:asciiTheme="minorHAnsi" w:hAnsiTheme="minorHAnsi" w:cstheme="minorBidi"/>
          <w:i w:val="0"/>
          <w:iCs w:val="0"/>
        </w:rPr>
        <w:commentReference w:id="9"/>
      </w:r>
    </w:p>
    <w:p w14:paraId="02053FFE" w14:textId="035C0287" w:rsidR="00B12D60" w:rsidRDefault="003F0F5D" w:rsidP="00F413E3">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sidR="00A50454">
        <w:rPr>
          <w:rFonts w:ascii="Times New Roman" w:hAnsi="Times New Roman" w:cs="Times New Roman"/>
          <w:sz w:val="24"/>
          <w:szCs w:val="24"/>
        </w:rPr>
        <w:t xml:space="preserve"> </w: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A50454">
        <w:rPr>
          <w:rFonts w:ascii="Times New Roman" w:hAnsi="Times New Roman" w:cs="Times New Roman"/>
          <w:sz w:val="24"/>
          <w:szCs w:val="24"/>
        </w:rPr>
      </w:r>
      <w:r w:rsidR="00A50454">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A50454">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w:t>
      </w:r>
      <w:r w:rsidR="00C159A9">
        <w:rPr>
          <w:rFonts w:ascii="Times New Roman" w:hAnsi="Times New Roman" w:cs="Times New Roman"/>
          <w:sz w:val="24"/>
          <w:szCs w:val="24"/>
        </w:rPr>
        <w:t xml:space="preserve">absolute </w:t>
      </w:r>
      <w:r>
        <w:rPr>
          <w:rFonts w:ascii="Times New Roman" w:hAnsi="Times New Roman" w:cs="Times New Roman"/>
          <w:sz w:val="24"/>
          <w:szCs w:val="24"/>
        </w:rPr>
        <w:t>time</w:t>
      </w:r>
      <w:r w:rsidR="00B45C0B">
        <w:rPr>
          <w:rFonts w:ascii="Times New Roman" w:hAnsi="Times New Roman" w:cs="Times New Roman"/>
          <w:sz w:val="24"/>
          <w:szCs w:val="24"/>
        </w:rPr>
        <w:t xml:space="preserve"> </w:t>
      </w:r>
      <w:r w:rsidR="00A50454">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B45C0B">
        <w:rPr>
          <w:rFonts w:ascii="Times New Roman" w:hAnsi="Times New Roman" w:cs="Times New Roman"/>
          <w:sz w:val="24"/>
          <w:szCs w:val="24"/>
        </w:rPr>
        <w:instrText xml:space="preserve"> ADDIN EN.CITE </w:instrText>
      </w:r>
      <w:r w:rsidR="00B45C0B">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B45C0B">
        <w:rPr>
          <w:rFonts w:ascii="Times New Roman" w:hAnsi="Times New Roman" w:cs="Times New Roman"/>
          <w:sz w:val="24"/>
          <w:szCs w:val="24"/>
        </w:rPr>
        <w:instrText xml:space="preserve"> ADDIN EN.CITE.DATA </w:instrText>
      </w:r>
      <w:r w:rsidR="00B45C0B">
        <w:rPr>
          <w:rFonts w:ascii="Times New Roman" w:hAnsi="Times New Roman" w:cs="Times New Roman"/>
          <w:sz w:val="24"/>
          <w:szCs w:val="24"/>
        </w:rPr>
      </w:r>
      <w:r w:rsidR="00B45C0B">
        <w:rPr>
          <w:rFonts w:ascii="Times New Roman" w:hAnsi="Times New Roman" w:cs="Times New Roman"/>
          <w:sz w:val="24"/>
          <w:szCs w:val="24"/>
        </w:rPr>
        <w:fldChar w:fldCharType="end"/>
      </w:r>
      <w:r w:rsidR="00A50454">
        <w:rPr>
          <w:rFonts w:ascii="Times New Roman" w:hAnsi="Times New Roman" w:cs="Times New Roman"/>
          <w:sz w:val="24"/>
          <w:szCs w:val="24"/>
        </w:rPr>
      </w:r>
      <w:r w:rsidR="00A50454">
        <w:rPr>
          <w:rFonts w:ascii="Times New Roman" w:hAnsi="Times New Roman" w:cs="Times New Roman"/>
          <w:sz w:val="24"/>
          <w:szCs w:val="24"/>
        </w:rPr>
        <w:fldChar w:fldCharType="separate"/>
      </w:r>
      <w:r w:rsidR="00B45C0B">
        <w:rPr>
          <w:rFonts w:ascii="Times New Roman" w:hAnsi="Times New Roman" w:cs="Times New Roman"/>
          <w:noProof/>
          <w:sz w:val="24"/>
          <w:szCs w:val="24"/>
        </w:rPr>
        <w:t>(To et al. 2016)</w:t>
      </w:r>
      <w:r w:rsidR="00A50454">
        <w:rPr>
          <w:rFonts w:ascii="Times New Roman" w:hAnsi="Times New Roman" w:cs="Times New Roman"/>
          <w:sz w:val="24"/>
          <w:szCs w:val="24"/>
        </w:rPr>
        <w:fldChar w:fldCharType="end"/>
      </w:r>
      <w:r w:rsidR="00A50454">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proofErr w:type="spellStart"/>
      <w:r w:rsidR="00B12D60" w:rsidRPr="00B12D60">
        <w:rPr>
          <w:rFonts w:ascii="Times New Roman" w:hAnsi="Times New Roman" w:cs="Times New Roman"/>
          <w:sz w:val="24"/>
          <w:szCs w:val="24"/>
        </w:rPr>
        <w:t>SortaDate</w:t>
      </w:r>
      <w:proofErr w:type="spellEnd"/>
      <w:r w:rsidR="00A50454">
        <w:rPr>
          <w:rFonts w:ascii="Times New Roman" w:hAnsi="Times New Roman" w:cs="Times New Roman"/>
          <w:sz w:val="24"/>
          <w:szCs w:val="24"/>
        </w:rPr>
        <w:t xml:space="preserve"> </w:t>
      </w:r>
      <w:r w:rsidR="00A50454">
        <w:rPr>
          <w:rFonts w:ascii="Times New Roman" w:hAnsi="Times New Roman" w:cs="Times New Roman"/>
          <w:sz w:val="24"/>
          <w:szCs w:val="24"/>
        </w:rPr>
        <w:fldChar w:fldCharType="begin"/>
      </w:r>
      <w:r w:rsidR="00A50454">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sidR="00A50454">
        <w:rPr>
          <w:rFonts w:ascii="Times New Roman" w:hAnsi="Times New Roman" w:cs="Times New Roman"/>
          <w:sz w:val="24"/>
          <w:szCs w:val="24"/>
        </w:rPr>
        <w:fldChar w:fldCharType="separate"/>
      </w:r>
      <w:r w:rsidR="00A50454">
        <w:rPr>
          <w:rFonts w:ascii="Times New Roman" w:hAnsi="Times New Roman" w:cs="Times New Roman"/>
          <w:noProof/>
          <w:sz w:val="24"/>
          <w:szCs w:val="24"/>
        </w:rPr>
        <w:t>(Smith et al. 2018)</w:t>
      </w:r>
      <w:r w:rsidR="00A50454">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to identify a set of 1</w:t>
      </w:r>
      <w:r w:rsidR="007B17B5">
        <w:rPr>
          <w:rFonts w:ascii="Times New Roman" w:hAnsi="Times New Roman" w:cs="Times New Roman"/>
          <w:sz w:val="24"/>
          <w:szCs w:val="24"/>
        </w:rPr>
        <w:t>0</w:t>
      </w:r>
      <w:r w:rsidR="00B12D60" w:rsidRPr="00B12D60">
        <w:rPr>
          <w:rFonts w:ascii="Times New Roman" w:hAnsi="Times New Roman" w:cs="Times New Roman"/>
          <w:sz w:val="24"/>
          <w:szCs w:val="24"/>
        </w:rPr>
        <w:t xml:space="preserve">0 UCE loci that </w:t>
      </w:r>
      <w:r w:rsidR="00975209">
        <w:rPr>
          <w:rFonts w:ascii="Times New Roman" w:hAnsi="Times New Roman" w:cs="Times New Roman"/>
          <w:sz w:val="24"/>
          <w:szCs w:val="24"/>
        </w:rPr>
        <w:t>exhibit highly</w:t>
      </w:r>
      <w:r w:rsidR="00B12D60" w:rsidRPr="00B12D60">
        <w:rPr>
          <w:rFonts w:ascii="Times New Roman" w:hAnsi="Times New Roman" w:cs="Times New Roman"/>
          <w:sz w:val="24"/>
          <w:szCs w:val="24"/>
        </w:rPr>
        <w:t xml:space="preserve"> clocklike behavior and </w:t>
      </w:r>
      <w:r w:rsidR="00C159A9">
        <w:rPr>
          <w:rFonts w:ascii="Times New Roman" w:hAnsi="Times New Roman" w:cs="Times New Roman"/>
          <w:sz w:val="24"/>
          <w:szCs w:val="24"/>
        </w:rPr>
        <w:t>minimized</w:t>
      </w:r>
      <w:r w:rsidR="00C159A9"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 xml:space="preserve">topological conflict with the </w:t>
      </w:r>
      <w:r>
        <w:rPr>
          <w:rFonts w:ascii="Times New Roman" w:hAnsi="Times New Roman" w:cs="Times New Roman"/>
          <w:sz w:val="24"/>
          <w:szCs w:val="24"/>
        </w:rPr>
        <w:t>concatenated</w:t>
      </w:r>
      <w:r w:rsidR="00B12D60" w:rsidRPr="00B12D60">
        <w:rPr>
          <w:rFonts w:ascii="Times New Roman" w:hAnsi="Times New Roman" w:cs="Times New Roman"/>
          <w:sz w:val="24"/>
          <w:szCs w:val="24"/>
        </w:rPr>
        <w:t xml:space="preserve"> species tree</w:t>
      </w:r>
      <w:r w:rsidR="00975209">
        <w:rPr>
          <w:rFonts w:ascii="Times New Roman" w:hAnsi="Times New Roman" w:cs="Times New Roman"/>
          <w:sz w:val="24"/>
          <w:szCs w:val="24"/>
        </w:rPr>
        <w:t xml:space="preserve">. </w:t>
      </w:r>
      <w:r w:rsidR="00C159A9">
        <w:rPr>
          <w:rFonts w:ascii="Times New Roman" w:hAnsi="Times New Roman" w:cs="Times New Roman"/>
          <w:sz w:val="24"/>
          <w:szCs w:val="24"/>
        </w:rPr>
        <w:t>We applied node</w:t>
      </w:r>
      <w:r w:rsidR="00C159A9"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age calibrations</w:t>
      </w:r>
      <w:r w:rsidR="00D87733">
        <w:rPr>
          <w:rFonts w:ascii="Times New Roman" w:hAnsi="Times New Roman" w:cs="Times New Roman"/>
          <w:sz w:val="24"/>
          <w:szCs w:val="24"/>
        </w:rPr>
        <w:t xml:space="preserve"> (Table 2)</w:t>
      </w:r>
      <w:r w:rsidR="00B12D60" w:rsidRPr="00B12D60">
        <w:rPr>
          <w:rFonts w:ascii="Times New Roman" w:hAnsi="Times New Roman" w:cs="Times New Roman"/>
          <w:sz w:val="24"/>
          <w:szCs w:val="24"/>
        </w:rPr>
        <w:t xml:space="preserve"> from Schenk et al.</w:t>
      </w:r>
      <w:r w:rsidR="00A40119">
        <w:rPr>
          <w:rFonts w:ascii="Times New Roman" w:hAnsi="Times New Roman" w:cs="Times New Roman"/>
          <w:sz w:val="24"/>
          <w:szCs w:val="24"/>
        </w:rPr>
        <w:t xml:space="preserve"> </w:t>
      </w:r>
      <w:r w:rsidR="00A40119">
        <w:rPr>
          <w:rFonts w:ascii="Times New Roman" w:hAnsi="Times New Roman" w:cs="Times New Roman"/>
          <w:sz w:val="24"/>
          <w:szCs w:val="24"/>
        </w:rPr>
        <w:fldChar w:fldCharType="begin"/>
      </w:r>
      <w:r w:rsidR="00B45C0B">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sidR="00A40119">
        <w:rPr>
          <w:rFonts w:ascii="Times New Roman" w:hAnsi="Times New Roman" w:cs="Times New Roman"/>
          <w:sz w:val="24"/>
          <w:szCs w:val="24"/>
        </w:rPr>
        <w:fldChar w:fldCharType="separate"/>
      </w:r>
      <w:r w:rsidR="00B45C0B">
        <w:rPr>
          <w:rFonts w:ascii="Times New Roman" w:hAnsi="Times New Roman" w:cs="Times New Roman"/>
          <w:noProof/>
          <w:sz w:val="24"/>
          <w:szCs w:val="24"/>
        </w:rPr>
        <w:t>(2013)</w:t>
      </w:r>
      <w:r w:rsidR="00A40119">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and </w:t>
      </w:r>
      <w:proofErr w:type="spellStart"/>
      <w:r w:rsidR="00B12D60" w:rsidRPr="00B12D60">
        <w:rPr>
          <w:rFonts w:ascii="Times New Roman" w:hAnsi="Times New Roman" w:cs="Times New Roman"/>
          <w:sz w:val="24"/>
          <w:szCs w:val="24"/>
        </w:rPr>
        <w:t>Steppan</w:t>
      </w:r>
      <w:proofErr w:type="spellEnd"/>
      <w:r w:rsidR="00B12D60" w:rsidRPr="00B12D60">
        <w:rPr>
          <w:rFonts w:ascii="Times New Roman" w:hAnsi="Times New Roman" w:cs="Times New Roman"/>
          <w:sz w:val="24"/>
          <w:szCs w:val="24"/>
        </w:rPr>
        <w:t xml:space="preserve"> and Schenk</w:t>
      </w:r>
      <w:r w:rsidR="00A40119">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B45C0B">
        <w:rPr>
          <w:rFonts w:ascii="Times New Roman" w:hAnsi="Times New Roman" w:cs="Times New Roman"/>
          <w:sz w:val="24"/>
          <w:szCs w:val="24"/>
        </w:rPr>
        <w:instrText xml:space="preserve"> ADDIN EN.CITE &lt;EndNote&gt;&lt;Cite ExcludeAuth="1"&gt;&lt;Author&gt;Steppan&lt;/Author&gt;&lt;Year&gt;2017&lt;/Year&gt;&lt;RecNum&gt;130&lt;/RecNum&gt;&lt;DisplayText&gt;(2017)&lt;/DisplayText&gt;&lt;record&gt;&lt;rec-number&gt;130&lt;/rec-number&gt;&lt;foreign-keys&gt;&lt;key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D87733">
        <w:rPr>
          <w:rFonts w:ascii="Times New Roman" w:hAnsi="Times New Roman" w:cs="Times New Roman"/>
          <w:sz w:val="24"/>
          <w:szCs w:val="24"/>
        </w:rPr>
        <w:fldChar w:fldCharType="separate"/>
      </w:r>
      <w:r w:rsidR="00B45C0B">
        <w:rPr>
          <w:rFonts w:ascii="Times New Roman" w:hAnsi="Times New Roman" w:cs="Times New Roman"/>
          <w:noProof/>
          <w:sz w:val="24"/>
          <w:szCs w:val="24"/>
        </w:rPr>
        <w:t>(2017)</w: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which in turn </w:t>
      </w:r>
      <w:r w:rsidR="00C159A9">
        <w:rPr>
          <w:rFonts w:ascii="Times New Roman" w:hAnsi="Times New Roman" w:cs="Times New Roman"/>
          <w:sz w:val="24"/>
          <w:szCs w:val="24"/>
        </w:rPr>
        <w:t>were</w:t>
      </w:r>
      <w:r w:rsidR="00C159A9" w:rsidRPr="00B12D60">
        <w:rPr>
          <w:rFonts w:ascii="Times New Roman" w:hAnsi="Times New Roman" w:cs="Times New Roman"/>
          <w:sz w:val="24"/>
          <w:szCs w:val="24"/>
        </w:rPr>
        <w:t xml:space="preserve"> </w:t>
      </w:r>
      <w:r w:rsidR="00B12D60" w:rsidRPr="00B12D60">
        <w:rPr>
          <w:rFonts w:ascii="Times New Roman" w:hAnsi="Times New Roman" w:cs="Times New Roman"/>
          <w:sz w:val="24"/>
          <w:szCs w:val="24"/>
        </w:rPr>
        <w:t>sourced from fossil calibrations described on Paleobiology Database</w:t>
      </w:r>
      <w:r w:rsidR="00D87733">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D87733">
        <w:rPr>
          <w:rFonts w:ascii="Times New Roman" w:hAnsi="Times New Roman" w:cs="Times New Roman"/>
          <w:sz w:val="24"/>
          <w:szCs w:val="24"/>
        </w:rPr>
        <w: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instrText>
      </w:r>
      <w:r w:rsidR="00D87733">
        <w:rPr>
          <w:rFonts w:ascii="Times New Roman" w:hAnsi="Times New Roman" w:cs="Times New Roman"/>
          <w:sz w:val="24"/>
          <w:szCs w:val="24"/>
        </w:rPr>
        <w:fldChar w:fldCharType="separate"/>
      </w:r>
      <w:r w:rsidR="00D87733">
        <w:rPr>
          <w:rFonts w:ascii="Times New Roman" w:hAnsi="Times New Roman" w:cs="Times New Roman"/>
          <w:noProof/>
          <w:sz w:val="24"/>
          <w:szCs w:val="24"/>
        </w:rPr>
        <w:t>(2011)</w: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As </w:t>
      </w:r>
      <w:r w:rsidR="00B12D60" w:rsidRPr="00B12D60">
        <w:rPr>
          <w:rFonts w:ascii="Times New Roman" w:hAnsi="Times New Roman" w:cs="Times New Roman"/>
          <w:i/>
          <w:iCs/>
          <w:sz w:val="24"/>
          <w:szCs w:val="24"/>
        </w:rPr>
        <w:t>Rattus</w:t>
      </w:r>
      <w:r w:rsidR="00B12D60" w:rsidRPr="00B12D60">
        <w:rPr>
          <w:rFonts w:ascii="Times New Roman" w:hAnsi="Times New Roman" w:cs="Times New Roman"/>
          <w:sz w:val="24"/>
          <w:szCs w:val="24"/>
        </w:rPr>
        <w:t xml:space="preserve"> is paraphyletic, the maximum age is taken from the earliest crown group fossil on Paleobiology Database</w:t>
      </w:r>
      <w:r w:rsidR="00D87733">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D87733">
        <w:rPr>
          <w:rFonts w:ascii="Times New Roman" w:hAnsi="Times New Roman" w:cs="Times New Roman"/>
          <w:sz w:val="24"/>
          <w:szCs w:val="24"/>
        </w:rPr>
        <w: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instrText>
      </w:r>
      <w:r w:rsidR="00D87733">
        <w:rPr>
          <w:rFonts w:ascii="Times New Roman" w:hAnsi="Times New Roman" w:cs="Times New Roman"/>
          <w:sz w:val="24"/>
          <w:szCs w:val="24"/>
        </w:rPr>
        <w:fldChar w:fldCharType="separate"/>
      </w:r>
      <w:r w:rsidR="00D87733">
        <w:rPr>
          <w:rFonts w:ascii="Times New Roman" w:hAnsi="Times New Roman" w:cs="Times New Roman"/>
          <w:noProof/>
          <w:sz w:val="24"/>
          <w:szCs w:val="24"/>
        </w:rPr>
        <w:t>(2011)</w:t>
      </w:r>
      <w:r w:rsidR="00D87733">
        <w:rPr>
          <w:rFonts w:ascii="Times New Roman" w:hAnsi="Times New Roman" w:cs="Times New Roman"/>
          <w:sz w:val="24"/>
          <w:szCs w:val="24"/>
        </w:rPr>
        <w:fldChar w:fldCharType="end"/>
      </w:r>
      <w:r w:rsidR="00086687">
        <w:rPr>
          <w:rFonts w:ascii="Times New Roman" w:hAnsi="Times New Roman" w:cs="Times New Roman"/>
          <w:sz w:val="24"/>
          <w:szCs w:val="24"/>
        </w:rPr>
        <w:t xml:space="preserve">. In contrast, </w:t>
      </w:r>
      <w:r w:rsidR="00B12D60" w:rsidRPr="00B12D60">
        <w:rPr>
          <w:rFonts w:ascii="Times New Roman" w:hAnsi="Times New Roman" w:cs="Times New Roman"/>
          <w:sz w:val="24"/>
          <w:szCs w:val="24"/>
        </w:rPr>
        <w:t xml:space="preserve">the estimated </w:t>
      </w:r>
      <w:r w:rsidR="00B12D60" w:rsidRPr="00B12D60">
        <w:rPr>
          <w:rFonts w:ascii="Times New Roman" w:hAnsi="Times New Roman" w:cs="Times New Roman"/>
          <w:i/>
          <w:iCs/>
          <w:sz w:val="24"/>
          <w:szCs w:val="24"/>
        </w:rPr>
        <w:t>Rattus</w:t>
      </w:r>
      <w:r w:rsidR="00B12D60" w:rsidRPr="00B12D60">
        <w:rPr>
          <w:rFonts w:ascii="Times New Roman" w:hAnsi="Times New Roman" w:cs="Times New Roman"/>
          <w:sz w:val="24"/>
          <w:szCs w:val="24"/>
        </w:rPr>
        <w:t xml:space="preserve"> node age from Schenk et al</w:t>
      </w:r>
      <w:r w:rsidR="00D87733">
        <w:rPr>
          <w:rFonts w:ascii="Times New Roman" w:hAnsi="Times New Roman" w:cs="Times New Roman"/>
          <w:sz w:val="24"/>
          <w:szCs w:val="24"/>
        </w:rPr>
        <w:t xml:space="preserve"> </w:t>
      </w:r>
      <w:r w:rsidR="00D87733">
        <w:rPr>
          <w:rFonts w:ascii="Times New Roman" w:hAnsi="Times New Roman" w:cs="Times New Roman"/>
          <w:sz w:val="24"/>
          <w:szCs w:val="24"/>
        </w:rPr>
        <w:fldChar w:fldCharType="begin"/>
      </w:r>
      <w:r w:rsidR="006825C4">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sidR="00D87733">
        <w:rPr>
          <w:rFonts w:ascii="Times New Roman" w:hAnsi="Times New Roman" w:cs="Times New Roman"/>
          <w:sz w:val="24"/>
          <w:szCs w:val="24"/>
        </w:rPr>
        <w:fldChar w:fldCharType="separate"/>
      </w:r>
      <w:r w:rsidR="006825C4">
        <w:rPr>
          <w:rFonts w:ascii="Times New Roman" w:hAnsi="Times New Roman" w:cs="Times New Roman"/>
          <w:noProof/>
          <w:sz w:val="24"/>
          <w:szCs w:val="24"/>
        </w:rPr>
        <w:t>(2013)</w:t>
      </w:r>
      <w:r w:rsidR="00D87733">
        <w:rPr>
          <w:rFonts w:ascii="Times New Roman" w:hAnsi="Times New Roman" w:cs="Times New Roman"/>
          <w:sz w:val="24"/>
          <w:szCs w:val="24"/>
        </w:rPr>
        <w:fldChar w:fldCharType="end"/>
      </w:r>
      <w:r w:rsidR="00B12D60" w:rsidRPr="00B12D60">
        <w:rPr>
          <w:rFonts w:ascii="Times New Roman" w:hAnsi="Times New Roman" w:cs="Times New Roman"/>
          <w:sz w:val="24"/>
          <w:szCs w:val="24"/>
        </w:rPr>
        <w:t xml:space="preserve"> was used as the minimum age. Branch lengths were resampled 100 times to produce confidence intervals. To return a single solution, least square dating typically requires that one calibration be fixed and not a range. We select</w:t>
      </w:r>
      <w:r w:rsidR="0068523A">
        <w:rPr>
          <w:rFonts w:ascii="Times New Roman" w:hAnsi="Times New Roman" w:cs="Times New Roman"/>
          <w:sz w:val="24"/>
          <w:szCs w:val="24"/>
        </w:rPr>
        <w:t>ed</w:t>
      </w:r>
      <w:r w:rsidR="00B12D60" w:rsidRPr="00B12D60">
        <w:rPr>
          <w:rFonts w:ascii="Times New Roman" w:hAnsi="Times New Roman" w:cs="Times New Roman"/>
          <w:sz w:val="24"/>
          <w:szCs w:val="24"/>
        </w:rPr>
        <w:t xml:space="preserve"> one calibration node (here</w:t>
      </w:r>
      <w:r w:rsidR="0068523A">
        <w:rPr>
          <w:rFonts w:ascii="Times New Roman" w:hAnsi="Times New Roman" w:cs="Times New Roman"/>
          <w:sz w:val="24"/>
          <w:szCs w:val="24"/>
        </w:rPr>
        <w:t>,</w:t>
      </w:r>
      <w:r w:rsidR="00B12D60" w:rsidRPr="00B12D60">
        <w:rPr>
          <w:rFonts w:ascii="Times New Roman" w:hAnsi="Times New Roman" w:cs="Times New Roman"/>
          <w:sz w:val="24"/>
          <w:szCs w:val="24"/>
        </w:rPr>
        <w:t xml:space="preserve"> the</w:t>
      </w:r>
      <w:r w:rsidR="00231BBB">
        <w:rPr>
          <w:rFonts w:ascii="Times New Roman" w:hAnsi="Times New Roman" w:cs="Times New Roman"/>
          <w:sz w:val="24"/>
          <w:szCs w:val="24"/>
        </w:rPr>
        <w:t xml:space="preserve"> branch leading to</w:t>
      </w:r>
      <w:r w:rsidR="00B12D60" w:rsidRPr="00B12D60">
        <w:rPr>
          <w:rFonts w:ascii="Times New Roman" w:hAnsi="Times New Roman" w:cs="Times New Roman"/>
          <w:sz w:val="24"/>
          <w:szCs w:val="24"/>
        </w:rPr>
        <w:t xml:space="preserve"> </w:t>
      </w:r>
      <w:proofErr w:type="spellStart"/>
      <w:r w:rsidR="00B12D60" w:rsidRPr="00B12D60">
        <w:rPr>
          <w:rFonts w:ascii="Times New Roman" w:hAnsi="Times New Roman" w:cs="Times New Roman"/>
          <w:iCs/>
          <w:sz w:val="24"/>
          <w:szCs w:val="24"/>
        </w:rPr>
        <w:t>Murinae</w:t>
      </w:r>
      <w:proofErr w:type="spellEnd"/>
      <w:r w:rsidR="00B12D60" w:rsidRPr="00B12D60">
        <w:rPr>
          <w:rFonts w:ascii="Times New Roman" w:hAnsi="Times New Roman" w:cs="Times New Roman"/>
          <w:sz w:val="24"/>
          <w:szCs w:val="24"/>
        </w:rPr>
        <w:t>) and estimat</w:t>
      </w:r>
      <w:r w:rsidR="0068523A">
        <w:rPr>
          <w:rFonts w:ascii="Times New Roman" w:hAnsi="Times New Roman" w:cs="Times New Roman"/>
          <w:sz w:val="24"/>
          <w:szCs w:val="24"/>
        </w:rPr>
        <w:t>ed</w:t>
      </w:r>
      <w:r w:rsidR="00B12D60" w:rsidRPr="00B12D60">
        <w:rPr>
          <w:rFonts w:ascii="Times New Roman" w:hAnsi="Times New Roman" w:cs="Times New Roman"/>
          <w:sz w:val="24"/>
          <w:szCs w:val="24"/>
        </w:rPr>
        <w:t xml:space="preserve"> dates across the tree when this node is set to its minimum, its maximum, and its midpoint ages. On the midpoint calibrated tree, we plot confidence intervals for each node representing the lowest minimum and highest maximum ages estimated across the three dating analyses</w:t>
      </w:r>
      <w:r w:rsidR="005B538D" w:rsidRPr="00B12D60">
        <w:rPr>
          <w:rFonts w:ascii="Times New Roman" w:hAnsi="Times New Roman" w:cs="Times New Roman"/>
          <w:sz w:val="24"/>
          <w:szCs w:val="24"/>
        </w:rPr>
        <w:t>.</w:t>
      </w:r>
    </w:p>
    <w:p w14:paraId="039C55C2" w14:textId="77777777" w:rsidR="00B12D60" w:rsidRPr="00B12D60" w:rsidRDefault="00B12D60" w:rsidP="00F413E3">
      <w:pPr>
        <w:spacing w:after="0"/>
        <w:jc w:val="both"/>
        <w:rPr>
          <w:rFonts w:ascii="Times New Roman" w:hAnsi="Times New Roman" w:cs="Times New Roman"/>
          <w:sz w:val="24"/>
          <w:szCs w:val="24"/>
        </w:rPr>
      </w:pPr>
    </w:p>
    <w:p w14:paraId="65241289" w14:textId="5B8250C6" w:rsidR="00FD0B8D" w:rsidRPr="00031896" w:rsidRDefault="001D75E5" w:rsidP="00F413E3">
      <w:pPr>
        <w:pStyle w:val="Heading2"/>
      </w:pPr>
      <w:r>
        <w:t>Genome w</w:t>
      </w:r>
      <w:r w:rsidR="00FD0B8D" w:rsidRPr="00031896">
        <w:t xml:space="preserve">indow-based </w:t>
      </w:r>
      <w:r>
        <w:t xml:space="preserve">phylogenetic </w:t>
      </w:r>
      <w:r w:rsidR="00FD0B8D" w:rsidRPr="00031896">
        <w:t>analysis</w:t>
      </w:r>
      <w:r w:rsidR="004207A5">
        <w:t xml:space="preserve"> </w:t>
      </w:r>
    </w:p>
    <w:p w14:paraId="4F55632A" w14:textId="7BE9CBD1" w:rsidR="00197A2B" w:rsidRDefault="00D14B44" w:rsidP="005D3A4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To assess the distribution of phylogenetic discordance across the rodent genome, we limited </w:t>
      </w:r>
      <w:r w:rsidR="00975209">
        <w:rPr>
          <w:rFonts w:ascii="Times New Roman" w:hAnsi="Times New Roman" w:cs="Times New Roman"/>
          <w:sz w:val="24"/>
          <w:szCs w:val="24"/>
        </w:rPr>
        <w:t>subsequent analyses to six of the</w:t>
      </w:r>
      <w:r w:rsidR="00197A2B" w:rsidRPr="00031896">
        <w:rPr>
          <w:rFonts w:ascii="Times New Roman" w:hAnsi="Times New Roman" w:cs="Times New Roman"/>
          <w:sz w:val="24"/>
          <w:szCs w:val="24"/>
        </w:rPr>
        <w:t xml:space="preserve"> newly sequenced genomes (</w:t>
      </w:r>
      <w:proofErr w:type="spellStart"/>
      <w:r w:rsidR="007617E0" w:rsidRPr="00E358E6">
        <w:rPr>
          <w:rFonts w:ascii="Times New Roman" w:hAnsi="Times New Roman" w:cs="Times New Roman"/>
          <w:i/>
          <w:iCs/>
          <w:sz w:val="24"/>
          <w:szCs w:val="24"/>
        </w:rPr>
        <w:t>Mastomys</w:t>
      </w:r>
      <w:proofErr w:type="spellEnd"/>
      <w:r w:rsidR="007617E0" w:rsidRPr="00E358E6">
        <w:rPr>
          <w:rFonts w:ascii="Times New Roman" w:hAnsi="Times New Roman" w:cs="Times New Roman"/>
          <w:i/>
          <w:iCs/>
          <w:sz w:val="24"/>
          <w:szCs w:val="24"/>
        </w:rPr>
        <w:t xml:space="preserve"> </w:t>
      </w:r>
      <w:proofErr w:type="spellStart"/>
      <w:r w:rsidR="007617E0" w:rsidRPr="00E358E6">
        <w:rPr>
          <w:rFonts w:ascii="Times New Roman" w:hAnsi="Times New Roman" w:cs="Times New Roman"/>
          <w:i/>
          <w:iCs/>
          <w:sz w:val="24"/>
          <w:szCs w:val="24"/>
        </w:rPr>
        <w:t>natalensis</w:t>
      </w:r>
      <w:proofErr w:type="spellEnd"/>
      <w:r w:rsidR="007617E0" w:rsidRPr="00E358E6">
        <w:rPr>
          <w:rFonts w:ascii="Times New Roman" w:hAnsi="Times New Roman" w:cs="Times New Roman"/>
          <w:sz w:val="24"/>
          <w:szCs w:val="24"/>
        </w:rPr>
        <w:t xml:space="preserve">, </w:t>
      </w:r>
      <w:proofErr w:type="spellStart"/>
      <w:r w:rsidR="007617E0" w:rsidRPr="00E358E6">
        <w:rPr>
          <w:rFonts w:ascii="Times New Roman" w:hAnsi="Times New Roman" w:cs="Times New Roman"/>
          <w:i/>
          <w:iCs/>
          <w:sz w:val="24"/>
          <w:szCs w:val="24"/>
        </w:rPr>
        <w:t>Hylomyscus</w:t>
      </w:r>
      <w:proofErr w:type="spellEnd"/>
      <w:r w:rsidR="007617E0" w:rsidRPr="00E358E6">
        <w:rPr>
          <w:rFonts w:ascii="Times New Roman" w:hAnsi="Times New Roman" w:cs="Times New Roman"/>
          <w:i/>
          <w:iCs/>
          <w:sz w:val="24"/>
          <w:szCs w:val="24"/>
        </w:rPr>
        <w:t xml:space="preserve"> </w:t>
      </w:r>
      <w:proofErr w:type="spellStart"/>
      <w:r w:rsidR="007617E0" w:rsidRPr="00E358E6">
        <w:rPr>
          <w:rFonts w:ascii="Times New Roman" w:hAnsi="Times New Roman" w:cs="Times New Roman"/>
          <w:i/>
          <w:iCs/>
          <w:sz w:val="24"/>
          <w:szCs w:val="24"/>
        </w:rPr>
        <w:t>alleni</w:t>
      </w:r>
      <w:proofErr w:type="spellEnd"/>
      <w:r w:rsidR="007617E0" w:rsidRPr="00E358E6">
        <w:rPr>
          <w:rFonts w:ascii="Times New Roman" w:hAnsi="Times New Roman" w:cs="Times New Roman"/>
          <w:sz w:val="24"/>
          <w:szCs w:val="24"/>
        </w:rPr>
        <w:t xml:space="preserve">, </w:t>
      </w:r>
      <w:proofErr w:type="spellStart"/>
      <w:r w:rsidR="007617E0" w:rsidRPr="00E358E6">
        <w:rPr>
          <w:rFonts w:ascii="Times New Roman" w:hAnsi="Times New Roman" w:cs="Times New Roman"/>
          <w:i/>
          <w:iCs/>
          <w:sz w:val="24"/>
          <w:szCs w:val="24"/>
        </w:rPr>
        <w:t>Praomys</w:t>
      </w:r>
      <w:proofErr w:type="spellEnd"/>
      <w:r w:rsidR="007617E0" w:rsidRPr="00E358E6">
        <w:rPr>
          <w:rFonts w:ascii="Times New Roman" w:hAnsi="Times New Roman" w:cs="Times New Roman"/>
          <w:i/>
          <w:iCs/>
          <w:sz w:val="24"/>
          <w:szCs w:val="24"/>
        </w:rPr>
        <w:t xml:space="preserve"> </w:t>
      </w:r>
      <w:proofErr w:type="spellStart"/>
      <w:r w:rsidR="007617E0" w:rsidRPr="00E358E6">
        <w:rPr>
          <w:rFonts w:ascii="Times New Roman" w:hAnsi="Times New Roman" w:cs="Times New Roman"/>
          <w:i/>
          <w:iCs/>
          <w:sz w:val="24"/>
          <w:szCs w:val="24"/>
        </w:rPr>
        <w:t>delectorum</w:t>
      </w:r>
      <w:proofErr w:type="spellEnd"/>
      <w:r w:rsidR="007617E0" w:rsidRPr="00E358E6">
        <w:rPr>
          <w:rFonts w:ascii="Times New Roman" w:hAnsi="Times New Roman" w:cs="Times New Roman"/>
          <w:sz w:val="24"/>
          <w:szCs w:val="24"/>
        </w:rPr>
        <w:t xml:space="preserve">, </w:t>
      </w:r>
      <w:proofErr w:type="spellStart"/>
      <w:r w:rsidR="007617E0" w:rsidRPr="00E358E6">
        <w:rPr>
          <w:rFonts w:ascii="Times New Roman" w:hAnsi="Times New Roman" w:cs="Times New Roman"/>
          <w:i/>
          <w:iCs/>
          <w:sz w:val="24"/>
          <w:szCs w:val="24"/>
        </w:rPr>
        <w:t>Rhabdomys</w:t>
      </w:r>
      <w:proofErr w:type="spellEnd"/>
      <w:r w:rsidR="007617E0" w:rsidRPr="00E358E6">
        <w:rPr>
          <w:rFonts w:ascii="Times New Roman" w:hAnsi="Times New Roman" w:cs="Times New Roman"/>
          <w:i/>
          <w:iCs/>
          <w:sz w:val="24"/>
          <w:szCs w:val="24"/>
        </w:rPr>
        <w:t xml:space="preserve"> </w:t>
      </w:r>
      <w:proofErr w:type="spellStart"/>
      <w:r w:rsidR="007617E0" w:rsidRPr="00E358E6">
        <w:rPr>
          <w:rFonts w:ascii="Times New Roman" w:hAnsi="Times New Roman" w:cs="Times New Roman"/>
          <w:i/>
          <w:iCs/>
          <w:sz w:val="24"/>
          <w:szCs w:val="24"/>
        </w:rPr>
        <w:t>dilectus</w:t>
      </w:r>
      <w:proofErr w:type="spellEnd"/>
      <w:r w:rsidR="007617E0" w:rsidRPr="00E358E6">
        <w:rPr>
          <w:rFonts w:ascii="Times New Roman" w:hAnsi="Times New Roman" w:cs="Times New Roman"/>
          <w:sz w:val="24"/>
          <w:szCs w:val="24"/>
        </w:rPr>
        <w:t xml:space="preserve">, </w:t>
      </w:r>
      <w:proofErr w:type="spellStart"/>
      <w:r w:rsidR="007617E0" w:rsidRPr="00E358E6">
        <w:rPr>
          <w:rFonts w:ascii="Times New Roman" w:hAnsi="Times New Roman" w:cs="Times New Roman"/>
          <w:i/>
          <w:iCs/>
          <w:sz w:val="24"/>
          <w:szCs w:val="24"/>
        </w:rPr>
        <w:t>Grammom</w:t>
      </w:r>
      <w:r w:rsidR="00351AE6">
        <w:rPr>
          <w:rFonts w:ascii="Times New Roman" w:hAnsi="Times New Roman" w:cs="Times New Roman"/>
          <w:i/>
          <w:iCs/>
          <w:sz w:val="24"/>
          <w:szCs w:val="24"/>
        </w:rPr>
        <w:t>y</w:t>
      </w:r>
      <w:r w:rsidR="007617E0" w:rsidRPr="00E358E6">
        <w:rPr>
          <w:rFonts w:ascii="Times New Roman" w:hAnsi="Times New Roman" w:cs="Times New Roman"/>
          <w:i/>
          <w:iCs/>
          <w:sz w:val="24"/>
          <w:szCs w:val="24"/>
        </w:rPr>
        <w:t>s</w:t>
      </w:r>
      <w:proofErr w:type="spellEnd"/>
      <w:r w:rsidR="007617E0" w:rsidRPr="00E358E6">
        <w:rPr>
          <w:rFonts w:ascii="Times New Roman" w:hAnsi="Times New Roman" w:cs="Times New Roman"/>
          <w:i/>
          <w:iCs/>
          <w:sz w:val="24"/>
          <w:szCs w:val="24"/>
        </w:rPr>
        <w:t xml:space="preserve"> </w:t>
      </w:r>
      <w:proofErr w:type="spellStart"/>
      <w:r w:rsidR="007617E0" w:rsidRPr="00E358E6">
        <w:rPr>
          <w:rFonts w:ascii="Times New Roman" w:hAnsi="Times New Roman" w:cs="Times New Roman"/>
          <w:i/>
          <w:iCs/>
          <w:sz w:val="24"/>
          <w:szCs w:val="24"/>
        </w:rPr>
        <w:t>dolichurus</w:t>
      </w:r>
      <w:proofErr w:type="spellEnd"/>
      <w:r w:rsidR="007617E0" w:rsidRPr="00E358E6">
        <w:rPr>
          <w:rFonts w:ascii="Times New Roman" w:hAnsi="Times New Roman" w:cs="Times New Roman"/>
          <w:sz w:val="24"/>
          <w:szCs w:val="24"/>
        </w:rPr>
        <w:t xml:space="preserve">, and </w:t>
      </w:r>
      <w:proofErr w:type="spellStart"/>
      <w:r w:rsidR="007617E0" w:rsidRPr="00E358E6">
        <w:rPr>
          <w:rFonts w:ascii="Times New Roman" w:hAnsi="Times New Roman" w:cs="Times New Roman"/>
          <w:i/>
          <w:iCs/>
          <w:sz w:val="24"/>
          <w:szCs w:val="24"/>
        </w:rPr>
        <w:t>Rhynchomys</w:t>
      </w:r>
      <w:proofErr w:type="spellEnd"/>
      <w:r w:rsidR="007617E0" w:rsidRPr="00E358E6">
        <w:rPr>
          <w:rFonts w:ascii="Times New Roman" w:hAnsi="Times New Roman" w:cs="Times New Roman"/>
          <w:i/>
          <w:iCs/>
          <w:sz w:val="24"/>
          <w:szCs w:val="24"/>
        </w:rPr>
        <w:t xml:space="preserve"> </w:t>
      </w:r>
      <w:proofErr w:type="spellStart"/>
      <w:r w:rsidR="007617E0" w:rsidRPr="00E358E6">
        <w:rPr>
          <w:rFonts w:ascii="Times New Roman" w:hAnsi="Times New Roman" w:cs="Times New Roman"/>
          <w:i/>
          <w:iCs/>
          <w:sz w:val="24"/>
          <w:szCs w:val="24"/>
        </w:rPr>
        <w:t>soricoides</w:t>
      </w:r>
      <w:proofErr w:type="spellEnd"/>
      <w:r w:rsidR="00197A2B" w:rsidRPr="00031896">
        <w:rPr>
          <w:rFonts w:ascii="Times New Roman" w:hAnsi="Times New Roman" w:cs="Times New Roman"/>
          <w:sz w:val="24"/>
          <w:szCs w:val="24"/>
        </w:rPr>
        <w:t>)</w:t>
      </w:r>
      <w:r w:rsidR="00975209">
        <w:rPr>
          <w:rFonts w:ascii="Times New Roman" w:hAnsi="Times New Roman" w:cs="Times New Roman"/>
          <w:sz w:val="24"/>
          <w:szCs w:val="24"/>
        </w:rPr>
        <w:t>.</w:t>
      </w:r>
      <w:r w:rsidR="00D26EAA">
        <w:rPr>
          <w:rFonts w:ascii="Times New Roman" w:hAnsi="Times New Roman" w:cs="Times New Roman"/>
          <w:sz w:val="24"/>
          <w:szCs w:val="24"/>
        </w:rPr>
        <w:t xml:space="preserve"> </w:t>
      </w:r>
      <w:proofErr w:type="spellStart"/>
      <w:r w:rsidR="00D26EAA">
        <w:rPr>
          <w:rFonts w:ascii="Times New Roman" w:hAnsi="Times New Roman" w:cs="Times New Roman"/>
          <w:i/>
          <w:iCs/>
          <w:sz w:val="24"/>
          <w:szCs w:val="24"/>
        </w:rPr>
        <w:t>Otomys</w:t>
      </w:r>
      <w:proofErr w:type="spellEnd"/>
      <w:r w:rsidR="00D26EAA">
        <w:rPr>
          <w:rFonts w:ascii="Times New Roman" w:hAnsi="Times New Roman" w:cs="Times New Roman"/>
          <w:i/>
          <w:iCs/>
          <w:sz w:val="24"/>
          <w:szCs w:val="24"/>
        </w:rPr>
        <w:t xml:space="preserve"> typus </w:t>
      </w:r>
      <w:r w:rsidR="00D26EAA">
        <w:rPr>
          <w:rFonts w:ascii="Times New Roman" w:hAnsi="Times New Roman" w:cs="Times New Roman"/>
          <w:sz w:val="24"/>
          <w:szCs w:val="24"/>
        </w:rPr>
        <w:t>was excluded from these analyses due to the</w:t>
      </w:r>
      <w:r w:rsidR="00C008C5">
        <w:rPr>
          <w:rFonts w:ascii="Times New Roman" w:hAnsi="Times New Roman" w:cs="Times New Roman"/>
          <w:sz w:val="24"/>
          <w:szCs w:val="24"/>
        </w:rPr>
        <w:t xml:space="preserve"> </w:t>
      </w:r>
      <w:r w:rsidR="00DE0F26">
        <w:rPr>
          <w:rFonts w:ascii="Times New Roman" w:hAnsi="Times New Roman" w:cs="Times New Roman"/>
          <w:sz w:val="24"/>
          <w:szCs w:val="24"/>
        </w:rPr>
        <w:t xml:space="preserve">inadequacy of the </w:t>
      </w:r>
      <w:r w:rsidR="00C008C5">
        <w:rPr>
          <w:rFonts w:ascii="Times New Roman" w:hAnsi="Times New Roman" w:cs="Times New Roman"/>
          <w:sz w:val="24"/>
          <w:szCs w:val="24"/>
        </w:rPr>
        <w:t>library</w:t>
      </w:r>
      <w:r w:rsidR="00D26EAA">
        <w:rPr>
          <w:rFonts w:ascii="Times New Roman" w:hAnsi="Times New Roman" w:cs="Times New Roman"/>
          <w:sz w:val="24"/>
          <w:szCs w:val="24"/>
        </w:rPr>
        <w:t xml:space="preserve"> outlined above.</w:t>
      </w:r>
      <w:r w:rsidR="00975209">
        <w:rPr>
          <w:rFonts w:ascii="Times New Roman" w:hAnsi="Times New Roman" w:cs="Times New Roman"/>
          <w:sz w:val="24"/>
          <w:szCs w:val="24"/>
        </w:rPr>
        <w:t xml:space="preserve"> For these genomes</w:t>
      </w:r>
      <w:r w:rsidR="00086687">
        <w:rPr>
          <w:rFonts w:ascii="Times New Roman" w:hAnsi="Times New Roman" w:cs="Times New Roman"/>
          <w:sz w:val="24"/>
          <w:szCs w:val="24"/>
        </w:rPr>
        <w:t>,</w:t>
      </w:r>
      <w:r w:rsidR="00197A2B" w:rsidRPr="00031896">
        <w:rPr>
          <w:rFonts w:ascii="Times New Roman" w:hAnsi="Times New Roman" w:cs="Times New Roman"/>
          <w:sz w:val="24"/>
          <w:szCs w:val="24"/>
        </w:rPr>
        <w:t xml:space="preserve"> </w:t>
      </w:r>
      <w:r w:rsidR="002A1D02" w:rsidRPr="00031896">
        <w:rPr>
          <w:rFonts w:ascii="Times New Roman" w:hAnsi="Times New Roman" w:cs="Times New Roman"/>
          <w:sz w:val="24"/>
          <w:szCs w:val="24"/>
        </w:rPr>
        <w:t>we generated</w:t>
      </w:r>
      <w:r w:rsidR="00D014B3">
        <w:rPr>
          <w:rFonts w:ascii="Times New Roman" w:hAnsi="Times New Roman" w:cs="Times New Roman"/>
          <w:sz w:val="24"/>
          <w:szCs w:val="24"/>
        </w:rPr>
        <w:t xml:space="preserve"> pseudo-assemblies using pseudo-it </w:t>
      </w:r>
      <w:ins w:id="10" w:author="Hahn, Matthew" w:date="2023-09-18T13:49:00Z">
        <w:r w:rsidR="00304A97">
          <w:rPr>
            <w:rFonts w:ascii="Times New Roman" w:hAnsi="Times New Roman" w:cs="Times New Roman"/>
            <w:sz w:val="24"/>
            <w:szCs w:val="24"/>
          </w:rPr>
          <w:t xml:space="preserve">(Sarver et al. 2017) </w:t>
        </w:r>
      </w:ins>
      <w:r w:rsidR="00D014B3">
        <w:rPr>
          <w:rFonts w:ascii="Times New Roman" w:hAnsi="Times New Roman" w:cs="Times New Roman"/>
          <w:sz w:val="24"/>
          <w:szCs w:val="24"/>
        </w:rPr>
        <w:t>and the mm10 reference genome to retain collinearity between genomes while minimizing reference bias.</w:t>
      </w:r>
      <w:r w:rsidR="002A1D02" w:rsidRPr="00031896">
        <w:rPr>
          <w:rFonts w:ascii="Times New Roman" w:hAnsi="Times New Roman" w:cs="Times New Roman"/>
          <w:sz w:val="24"/>
          <w:szCs w:val="24"/>
        </w:rPr>
        <w:t xml:space="preserve"> </w:t>
      </w:r>
    </w:p>
    <w:p w14:paraId="6AC69AFE" w14:textId="649450A6" w:rsidR="00197A2B"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197A2B" w:rsidRPr="00031896">
        <w:rPr>
          <w:rFonts w:ascii="Times New Roman" w:hAnsi="Times New Roman" w:cs="Times New Roman"/>
          <w:sz w:val="24"/>
          <w:szCs w:val="24"/>
        </w:rPr>
        <w:t xml:space="preserve">Next, </w:t>
      </w:r>
      <w:r w:rsidR="002A1D02" w:rsidRPr="00031896">
        <w:rPr>
          <w:rFonts w:ascii="Times New Roman" w:hAnsi="Times New Roman" w:cs="Times New Roman"/>
          <w:sz w:val="24"/>
          <w:szCs w:val="24"/>
        </w:rPr>
        <w:t xml:space="preserve">we partitioned </w:t>
      </w:r>
      <w:r w:rsidR="00197A2B" w:rsidRPr="00031896">
        <w:rPr>
          <w:rFonts w:ascii="Times New Roman" w:hAnsi="Times New Roman" w:cs="Times New Roman"/>
          <w:sz w:val="24"/>
          <w:szCs w:val="24"/>
        </w:rPr>
        <w:t>the genomes into 10</w:t>
      </w:r>
      <w:r w:rsidR="00810482">
        <w:rPr>
          <w:rFonts w:ascii="Times New Roman" w:hAnsi="Times New Roman" w:cs="Times New Roman"/>
          <w:sz w:val="24"/>
          <w:szCs w:val="24"/>
        </w:rPr>
        <w:t xml:space="preserve"> </w:t>
      </w:r>
      <w:r w:rsidR="00197A2B" w:rsidRPr="00031896">
        <w:rPr>
          <w:rFonts w:ascii="Times New Roman" w:hAnsi="Times New Roman" w:cs="Times New Roman"/>
          <w:sz w:val="24"/>
          <w:szCs w:val="24"/>
        </w:rPr>
        <w:t>k</w:t>
      </w:r>
      <w:r w:rsidR="00810482">
        <w:rPr>
          <w:rFonts w:ascii="Times New Roman" w:hAnsi="Times New Roman" w:cs="Times New Roman"/>
          <w:sz w:val="24"/>
          <w:szCs w:val="24"/>
        </w:rPr>
        <w:t>ilobase (k</w:t>
      </w:r>
      <w:r w:rsidR="00197A2B" w:rsidRPr="00031896">
        <w:rPr>
          <w:rFonts w:ascii="Times New Roman" w:hAnsi="Times New Roman" w:cs="Times New Roman"/>
          <w:sz w:val="24"/>
          <w:szCs w:val="24"/>
        </w:rPr>
        <w:t>b</w:t>
      </w:r>
      <w:r w:rsidR="00810482">
        <w:rPr>
          <w:rFonts w:ascii="Times New Roman" w:hAnsi="Times New Roman" w:cs="Times New Roman"/>
          <w:sz w:val="24"/>
          <w:szCs w:val="24"/>
        </w:rPr>
        <w:t>)</w:t>
      </w:r>
      <w:r w:rsidR="00197A2B" w:rsidRPr="00031896">
        <w:rPr>
          <w:rFonts w:ascii="Times New Roman" w:hAnsi="Times New Roman" w:cs="Times New Roman"/>
          <w:sz w:val="24"/>
          <w:szCs w:val="24"/>
        </w:rPr>
        <w:t xml:space="preserve"> windows </w:t>
      </w:r>
      <w:r w:rsidR="00AF1700" w:rsidRPr="00031896">
        <w:rPr>
          <w:rFonts w:ascii="Times New Roman" w:hAnsi="Times New Roman" w:cs="Times New Roman"/>
          <w:sz w:val="24"/>
          <w:szCs w:val="24"/>
        </w:rPr>
        <w:t xml:space="preserve">based on the coordinates in the reference </w:t>
      </w:r>
      <w:r w:rsidR="00DE0F26">
        <w:rPr>
          <w:rFonts w:ascii="Times New Roman" w:hAnsi="Times New Roman" w:cs="Times New Roman"/>
          <w:i/>
          <w:iCs/>
          <w:sz w:val="24"/>
          <w:szCs w:val="24"/>
        </w:rPr>
        <w:t xml:space="preserve">M. </w:t>
      </w:r>
      <w:r w:rsidR="00AF1700" w:rsidRPr="00031896">
        <w:rPr>
          <w:rFonts w:ascii="Times New Roman" w:hAnsi="Times New Roman" w:cs="Times New Roman"/>
          <w:i/>
          <w:iCs/>
          <w:sz w:val="24"/>
          <w:szCs w:val="24"/>
        </w:rPr>
        <w:t>musculus</w:t>
      </w:r>
      <w:r w:rsidR="00AF1700" w:rsidRPr="00031896">
        <w:rPr>
          <w:rFonts w:ascii="Times New Roman" w:hAnsi="Times New Roman" w:cs="Times New Roman"/>
          <w:sz w:val="24"/>
          <w:szCs w:val="24"/>
        </w:rPr>
        <w:t xml:space="preserve"> genome (mm10</w:t>
      </w:r>
      <w:r w:rsidR="00B77FF8">
        <w:rPr>
          <w:rFonts w:ascii="Times New Roman" w:hAnsi="Times New Roman" w:cs="Times New Roman"/>
          <w:sz w:val="24"/>
          <w:szCs w:val="24"/>
        </w:rPr>
        <w:t xml:space="preserve">; </w:t>
      </w:r>
      <w:r w:rsidR="00B77FF8">
        <w:rPr>
          <w:rFonts w:ascii="Times New Roman" w:hAnsi="Times New Roman" w:cs="Times New Roman"/>
          <w:sz w:val="24"/>
          <w:szCs w:val="24"/>
        </w:rPr>
        <w:fldChar w:fldCharType="begin">
          <w:fldData xml:space="preserve">PEVuZE5vdGU+PENpdGU+PEF1dGhvcj5Nb3VzZSBHZW5vbWUgU2VxdWVuY2luZzwvQXV0aG9yPjxZ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PEVuZE5vdGU+PENpdGU+PEF1dGhvcj5Nb3VzZSBHZW5vbWUgU2VxdWVuY2luZzwvQXV0aG9yPjxZ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B77FF8">
        <w:rPr>
          <w:rFonts w:ascii="Times New Roman" w:hAnsi="Times New Roman" w:cs="Times New Roman"/>
          <w:sz w:val="24"/>
          <w:szCs w:val="24"/>
        </w:rPr>
      </w:r>
      <w:r w:rsidR="00B77FF8">
        <w:rPr>
          <w:rFonts w:ascii="Times New Roman" w:hAnsi="Times New Roman" w:cs="Times New Roman"/>
          <w:sz w:val="24"/>
          <w:szCs w:val="24"/>
        </w:rPr>
        <w:fldChar w:fldCharType="separate"/>
      </w:r>
      <w:r w:rsidR="00B84C77">
        <w:rPr>
          <w:rFonts w:ascii="Times New Roman" w:hAnsi="Times New Roman" w:cs="Times New Roman"/>
          <w:noProof/>
          <w:sz w:val="24"/>
          <w:szCs w:val="24"/>
        </w:rPr>
        <w:t>(Mouse Genome Sequencing et al. 2002)</w:t>
      </w:r>
      <w:r w:rsidR="00B77FF8">
        <w:rPr>
          <w:rFonts w:ascii="Times New Roman" w:hAnsi="Times New Roman" w:cs="Times New Roman"/>
          <w:sz w:val="24"/>
          <w:szCs w:val="24"/>
        </w:rPr>
        <w:fldChar w:fldCharType="end"/>
      </w:r>
      <w:r w:rsidR="00AF1700" w:rsidRPr="00031896">
        <w:rPr>
          <w:rFonts w:ascii="Times New Roman" w:hAnsi="Times New Roman" w:cs="Times New Roman"/>
          <w:sz w:val="24"/>
          <w:szCs w:val="24"/>
        </w:rPr>
        <w:t>)</w:t>
      </w:r>
      <w:r w:rsidR="00D014B3">
        <w:rPr>
          <w:rFonts w:ascii="Times New Roman" w:hAnsi="Times New Roman" w:cs="Times New Roman"/>
          <w:sz w:val="24"/>
          <w:szCs w:val="24"/>
        </w:rPr>
        <w:t xml:space="preserve"> using </w:t>
      </w:r>
      <w:proofErr w:type="spellStart"/>
      <w:r w:rsidR="00D014B3">
        <w:rPr>
          <w:rFonts w:ascii="Times New Roman" w:hAnsi="Times New Roman" w:cs="Times New Roman"/>
          <w:sz w:val="24"/>
          <w:szCs w:val="24"/>
        </w:rPr>
        <w:t>bedtools</w:t>
      </w:r>
      <w:proofErr w:type="spellEnd"/>
      <w:r w:rsidR="00D014B3">
        <w:rPr>
          <w:rFonts w:ascii="Times New Roman" w:hAnsi="Times New Roman" w:cs="Times New Roman"/>
          <w:sz w:val="24"/>
          <w:szCs w:val="24"/>
        </w:rPr>
        <w:t xml:space="preserve"> </w:t>
      </w:r>
      <w:proofErr w:type="spellStart"/>
      <w:r w:rsidR="00D014B3">
        <w:rPr>
          <w:rFonts w:ascii="Times New Roman" w:hAnsi="Times New Roman" w:cs="Times New Roman"/>
          <w:sz w:val="24"/>
          <w:szCs w:val="24"/>
        </w:rPr>
        <w:t>makewindows</w:t>
      </w:r>
      <w:proofErr w:type="spellEnd"/>
      <w:r w:rsidR="00D014B3">
        <w:rPr>
          <w:rFonts w:ascii="Times New Roman" w:hAnsi="Times New Roman" w:cs="Times New Roman"/>
          <w:sz w:val="24"/>
          <w:szCs w:val="24"/>
        </w:rPr>
        <w:t xml:space="preserve"> </w:t>
      </w:r>
      <w:r w:rsidR="006277FC">
        <w:rPr>
          <w:rFonts w:ascii="Times New Roman" w:hAnsi="Times New Roman" w:cs="Times New Roman"/>
          <w:sz w:val="24"/>
          <w:szCs w:val="24"/>
        </w:rPr>
        <w:fldChar w:fldCharType="begin"/>
      </w:r>
      <w:r w:rsidR="006277FC">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sidR="006277FC">
        <w:rPr>
          <w:rFonts w:ascii="Times New Roman" w:hAnsi="Times New Roman" w:cs="Times New Roman"/>
          <w:sz w:val="24"/>
          <w:szCs w:val="24"/>
        </w:rPr>
        <w:fldChar w:fldCharType="separate"/>
      </w:r>
      <w:r w:rsidR="006277FC">
        <w:rPr>
          <w:rFonts w:ascii="Times New Roman" w:hAnsi="Times New Roman" w:cs="Times New Roman"/>
          <w:noProof/>
          <w:sz w:val="24"/>
          <w:szCs w:val="24"/>
        </w:rPr>
        <w:t>(Quinlan and Hall 2010)</w:t>
      </w:r>
      <w:r w:rsidR="006277FC">
        <w:rPr>
          <w:rFonts w:ascii="Times New Roman" w:hAnsi="Times New Roman" w:cs="Times New Roman"/>
          <w:sz w:val="24"/>
          <w:szCs w:val="24"/>
        </w:rPr>
        <w:fldChar w:fldCharType="end"/>
      </w:r>
      <w:r w:rsidR="00AF1700" w:rsidRPr="00031896">
        <w:rPr>
          <w:rFonts w:ascii="Times New Roman" w:hAnsi="Times New Roman" w:cs="Times New Roman"/>
          <w:sz w:val="24"/>
          <w:szCs w:val="24"/>
        </w:rPr>
        <w:t xml:space="preserve">. These coordinates were converted between the reference and </w:t>
      </w:r>
      <w:r w:rsidR="004730B8">
        <w:rPr>
          <w:rFonts w:ascii="Times New Roman" w:hAnsi="Times New Roman" w:cs="Times New Roman"/>
          <w:sz w:val="24"/>
          <w:szCs w:val="24"/>
        </w:rPr>
        <w:t>the consensus sequence for each genome</w:t>
      </w:r>
      <w:r w:rsidR="00AF1700" w:rsidRPr="00031896">
        <w:rPr>
          <w:rFonts w:ascii="Times New Roman" w:hAnsi="Times New Roman" w:cs="Times New Roman"/>
          <w:sz w:val="24"/>
          <w:szCs w:val="24"/>
        </w:rPr>
        <w:t xml:space="preserve"> using </w:t>
      </w:r>
      <w:proofErr w:type="spellStart"/>
      <w:r w:rsidR="00AF1700" w:rsidRPr="00031896">
        <w:rPr>
          <w:rFonts w:ascii="Times New Roman" w:hAnsi="Times New Roman" w:cs="Times New Roman"/>
          <w:sz w:val="24"/>
          <w:szCs w:val="24"/>
        </w:rPr>
        <w:t>liftOver</w:t>
      </w:r>
      <w:proofErr w:type="spellEnd"/>
      <w:r w:rsidR="006825C4">
        <w:rPr>
          <w:rFonts w:ascii="Times New Roman" w:hAnsi="Times New Roman" w:cs="Times New Roman"/>
          <w:sz w:val="24"/>
          <w:szCs w:val="24"/>
        </w:rPr>
        <w:t xml:space="preserve"> </w: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 </w:instrTex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EN.CITE.DATA </w:instrText>
      </w:r>
      <w:r w:rsidR="006825C4">
        <w:rPr>
          <w:rFonts w:ascii="Times New Roman" w:hAnsi="Times New Roman" w:cs="Times New Roman"/>
          <w:sz w:val="24"/>
          <w:szCs w:val="24"/>
        </w:rPr>
      </w:r>
      <w:r w:rsidR="006825C4">
        <w:rPr>
          <w:rFonts w:ascii="Times New Roman" w:hAnsi="Times New Roman" w:cs="Times New Roman"/>
          <w:sz w:val="24"/>
          <w:szCs w:val="24"/>
        </w:rPr>
        <w:fldChar w:fldCharType="end"/>
      </w:r>
      <w:r w:rsidR="006825C4">
        <w:rPr>
          <w:rFonts w:ascii="Times New Roman" w:hAnsi="Times New Roman" w:cs="Times New Roman"/>
          <w:sz w:val="24"/>
          <w:szCs w:val="24"/>
        </w:rPr>
      </w:r>
      <w:r w:rsidR="006825C4">
        <w:rPr>
          <w:rFonts w:ascii="Times New Roman" w:hAnsi="Times New Roman" w:cs="Times New Roman"/>
          <w:sz w:val="24"/>
          <w:szCs w:val="24"/>
        </w:rPr>
        <w:fldChar w:fldCharType="separate"/>
      </w:r>
      <w:r w:rsidR="006825C4">
        <w:rPr>
          <w:rFonts w:ascii="Times New Roman" w:hAnsi="Times New Roman" w:cs="Times New Roman"/>
          <w:noProof/>
          <w:sz w:val="24"/>
          <w:szCs w:val="24"/>
        </w:rPr>
        <w:t>(Hinrichs et al. 2006)</w:t>
      </w:r>
      <w:r w:rsidR="006825C4">
        <w:rPr>
          <w:rFonts w:ascii="Times New Roman" w:hAnsi="Times New Roman" w:cs="Times New Roman"/>
          <w:sz w:val="24"/>
          <w:szCs w:val="24"/>
        </w:rPr>
        <w:fldChar w:fldCharType="end"/>
      </w:r>
      <w:r w:rsidR="00AF1700" w:rsidRPr="00031896">
        <w:rPr>
          <w:rFonts w:ascii="Times New Roman" w:hAnsi="Times New Roman" w:cs="Times New Roman"/>
          <w:sz w:val="24"/>
          <w:szCs w:val="24"/>
        </w:rPr>
        <w:t>.</w:t>
      </w:r>
      <w:r w:rsidR="00F413E3">
        <w:rPr>
          <w:rFonts w:ascii="Times New Roman" w:hAnsi="Times New Roman" w:cs="Times New Roman"/>
          <w:sz w:val="24"/>
          <w:szCs w:val="24"/>
        </w:rPr>
        <w:t xml:space="preserve"> Note that this method assumes both collinearity of all genomes and similar karyotypes</w:t>
      </w:r>
      <w:r w:rsidR="002733B1">
        <w:rPr>
          <w:rFonts w:ascii="Times New Roman" w:hAnsi="Times New Roman" w:cs="Times New Roman"/>
          <w:sz w:val="24"/>
          <w:szCs w:val="24"/>
        </w:rPr>
        <w:t xml:space="preserve"> (see Discussion)</w:t>
      </w:r>
      <w:r w:rsidR="00F413E3">
        <w:rPr>
          <w:rFonts w:ascii="Times New Roman" w:hAnsi="Times New Roman" w:cs="Times New Roman"/>
          <w:sz w:val="24"/>
          <w:szCs w:val="24"/>
        </w:rPr>
        <w:t xml:space="preserve">. </w:t>
      </w:r>
      <w:r w:rsidR="00955CAE" w:rsidRPr="00031896">
        <w:rPr>
          <w:rFonts w:ascii="Times New Roman" w:hAnsi="Times New Roman" w:cs="Times New Roman"/>
          <w:sz w:val="24"/>
          <w:szCs w:val="24"/>
        </w:rPr>
        <w:t xml:space="preserve">We then </w:t>
      </w:r>
      <w:r w:rsidR="006B7148" w:rsidRPr="00031896">
        <w:rPr>
          <w:rFonts w:ascii="Times New Roman" w:hAnsi="Times New Roman" w:cs="Times New Roman"/>
          <w:sz w:val="24"/>
          <w:szCs w:val="24"/>
        </w:rPr>
        <w:t>removed</w:t>
      </w:r>
      <w:r w:rsidR="00955CAE" w:rsidRPr="00031896">
        <w:rPr>
          <w:rFonts w:ascii="Times New Roman" w:hAnsi="Times New Roman" w:cs="Times New Roman"/>
          <w:sz w:val="24"/>
          <w:szCs w:val="24"/>
        </w:rPr>
        <w:t xml:space="preserve"> windows </w:t>
      </w:r>
      <w:r w:rsidR="006B7148" w:rsidRPr="00031896">
        <w:rPr>
          <w:rFonts w:ascii="Times New Roman" w:hAnsi="Times New Roman" w:cs="Times New Roman"/>
          <w:sz w:val="24"/>
          <w:szCs w:val="24"/>
        </w:rPr>
        <w:t xml:space="preserve">from the subsequent analyses </w:t>
      </w:r>
      <w:r w:rsidR="00955CAE" w:rsidRPr="00031896">
        <w:rPr>
          <w:rFonts w:ascii="Times New Roman" w:hAnsi="Times New Roman" w:cs="Times New Roman"/>
          <w:sz w:val="24"/>
          <w:szCs w:val="24"/>
        </w:rPr>
        <w:t xml:space="preserve">if (1) 50% or more of the window overlapped with repeat regions from the </w:t>
      </w:r>
      <w:r w:rsidR="00B30752" w:rsidRPr="00D4662B">
        <w:rPr>
          <w:rFonts w:ascii="Times New Roman" w:hAnsi="Times New Roman" w:cs="Times New Roman"/>
          <w:i/>
          <w:sz w:val="24"/>
          <w:szCs w:val="24"/>
        </w:rPr>
        <w:t>M. musculus</w:t>
      </w:r>
      <w:r w:rsidR="00955CAE" w:rsidRPr="00031896">
        <w:rPr>
          <w:rFonts w:ascii="Times New Roman" w:hAnsi="Times New Roman" w:cs="Times New Roman"/>
          <w:sz w:val="24"/>
          <w:szCs w:val="24"/>
        </w:rPr>
        <w:t xml:space="preserve"> reference </w:t>
      </w:r>
      <w:proofErr w:type="spellStart"/>
      <w:r w:rsidR="00955CAE" w:rsidRPr="00031896">
        <w:rPr>
          <w:rFonts w:ascii="Times New Roman" w:hAnsi="Times New Roman" w:cs="Times New Roman"/>
          <w:sz w:val="24"/>
          <w:szCs w:val="24"/>
        </w:rPr>
        <w:t>RepeatMasker</w:t>
      </w:r>
      <w:proofErr w:type="spellEnd"/>
      <w:r w:rsidR="00955CAE" w:rsidRPr="00031896">
        <w:rPr>
          <w:rFonts w:ascii="Times New Roman" w:hAnsi="Times New Roman" w:cs="Times New Roman"/>
          <w:sz w:val="24"/>
          <w:szCs w:val="24"/>
        </w:rPr>
        <w:t xml:space="preserve"> </w:t>
      </w:r>
      <w:r w:rsidR="009C4222">
        <w:rPr>
          <w:rFonts w:ascii="Times New Roman" w:hAnsi="Times New Roman" w:cs="Times New Roman"/>
          <w:sz w:val="24"/>
          <w:szCs w:val="24"/>
        </w:rPr>
        <w:fldChar w:fldCharType="begin"/>
      </w:r>
      <w:r w:rsidR="009C4222">
        <w:rPr>
          <w:rFonts w:ascii="Times New Roman" w:hAnsi="Times New Roman" w:cs="Times New Roman"/>
          <w:sz w:val="24"/>
          <w:szCs w:val="24"/>
        </w:rPr>
        <w:instrText xml:space="preserve"> ADDIN EN.CITE &lt;EndNote&gt;&lt;Cite&gt;&lt;Author&gt;Smit&lt;/Author&gt;&lt;Year&gt;2013-2015&lt;/Year&gt;&lt;RecNum&gt;52&lt;/RecNum&gt;&lt;DisplayText&gt;(Smit et al. 2013-2015)&lt;/DisplayText&gt;&lt;record&gt;&lt;rec-number&gt;52&lt;/rec-number&gt;&lt;foreign-keys&gt;&lt;key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Open-4.0&lt;/title&gt;&lt;/titles&gt;&lt;dates&gt;&lt;year&gt;2013-2015&lt;/year&gt;&lt;/dates&gt;&lt;urls&gt;&lt;related-urls&gt;&lt;url&gt;http://www.repeatmasker.org&lt;/url&gt;&lt;/related-urls&gt;&lt;/urls&gt;&lt;/record&gt;&lt;/Cite&gt;&lt;/EndNote&gt;</w:instrText>
      </w:r>
      <w:r w:rsidR="009C4222">
        <w:rPr>
          <w:rFonts w:ascii="Times New Roman" w:hAnsi="Times New Roman" w:cs="Times New Roman"/>
          <w:sz w:val="24"/>
          <w:szCs w:val="24"/>
        </w:rPr>
        <w:fldChar w:fldCharType="separate"/>
      </w:r>
      <w:r w:rsidR="009C4222">
        <w:rPr>
          <w:rFonts w:ascii="Times New Roman" w:hAnsi="Times New Roman" w:cs="Times New Roman"/>
          <w:noProof/>
          <w:sz w:val="24"/>
          <w:szCs w:val="24"/>
        </w:rPr>
        <w:t>(Smit et al. 2013-2015)</w:t>
      </w:r>
      <w:r w:rsidR="009C4222">
        <w:rPr>
          <w:rFonts w:ascii="Times New Roman" w:hAnsi="Times New Roman" w:cs="Times New Roman"/>
          <w:sz w:val="24"/>
          <w:szCs w:val="24"/>
        </w:rPr>
        <w:fldChar w:fldCharType="end"/>
      </w:r>
      <w:r w:rsidR="009C4222">
        <w:rPr>
          <w:rFonts w:ascii="Times New Roman" w:hAnsi="Times New Roman" w:cs="Times New Roman"/>
          <w:sz w:val="24"/>
          <w:szCs w:val="24"/>
        </w:rPr>
        <w:t xml:space="preserve"> </w:t>
      </w:r>
      <w:r w:rsidR="00955CAE" w:rsidRPr="00031896">
        <w:rPr>
          <w:rFonts w:ascii="Times New Roman" w:hAnsi="Times New Roman" w:cs="Times New Roman"/>
          <w:sz w:val="24"/>
          <w:szCs w:val="24"/>
        </w:rPr>
        <w:t>file</w:t>
      </w:r>
      <w:r w:rsidR="009C4222">
        <w:rPr>
          <w:rFonts w:ascii="Times New Roman" w:hAnsi="Times New Roman" w:cs="Times New Roman"/>
          <w:sz w:val="24"/>
          <w:szCs w:val="24"/>
        </w:rPr>
        <w:t xml:space="preserve"> downloaded from the UCSC Genome Browser’s table browser</w:t>
      </w:r>
      <w:r w:rsidR="006825C4">
        <w:rPr>
          <w:rFonts w:ascii="Times New Roman" w:hAnsi="Times New Roman" w:cs="Times New Roman"/>
          <w:sz w:val="24"/>
          <w:szCs w:val="24"/>
        </w:rPr>
        <w:t xml:space="preserve"> </w: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 </w:instrTex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EN.CITE.DATA </w:instrText>
      </w:r>
      <w:r w:rsidR="006825C4">
        <w:rPr>
          <w:rFonts w:ascii="Times New Roman" w:hAnsi="Times New Roman" w:cs="Times New Roman"/>
          <w:sz w:val="24"/>
          <w:szCs w:val="24"/>
        </w:rPr>
      </w:r>
      <w:r w:rsidR="006825C4">
        <w:rPr>
          <w:rFonts w:ascii="Times New Roman" w:hAnsi="Times New Roman" w:cs="Times New Roman"/>
          <w:sz w:val="24"/>
          <w:szCs w:val="24"/>
        </w:rPr>
        <w:fldChar w:fldCharType="end"/>
      </w:r>
      <w:r w:rsidR="006825C4">
        <w:rPr>
          <w:rFonts w:ascii="Times New Roman" w:hAnsi="Times New Roman" w:cs="Times New Roman"/>
          <w:sz w:val="24"/>
          <w:szCs w:val="24"/>
        </w:rPr>
      </w:r>
      <w:r w:rsidR="006825C4">
        <w:rPr>
          <w:rFonts w:ascii="Times New Roman" w:hAnsi="Times New Roman" w:cs="Times New Roman"/>
          <w:sz w:val="24"/>
          <w:szCs w:val="24"/>
        </w:rPr>
        <w:fldChar w:fldCharType="separate"/>
      </w:r>
      <w:r w:rsidR="006825C4">
        <w:rPr>
          <w:rFonts w:ascii="Times New Roman" w:hAnsi="Times New Roman" w:cs="Times New Roman"/>
          <w:noProof/>
          <w:sz w:val="24"/>
          <w:szCs w:val="24"/>
        </w:rPr>
        <w:t>(Hinrichs et al. 2006)</w:t>
      </w:r>
      <w:r w:rsidR="006825C4">
        <w:rPr>
          <w:rFonts w:ascii="Times New Roman" w:hAnsi="Times New Roman" w:cs="Times New Roman"/>
          <w:sz w:val="24"/>
          <w:szCs w:val="24"/>
        </w:rPr>
        <w:fldChar w:fldCharType="end"/>
      </w:r>
      <w:r w:rsidR="00955CAE" w:rsidRPr="00031896">
        <w:rPr>
          <w:rFonts w:ascii="Times New Roman" w:hAnsi="Times New Roman" w:cs="Times New Roman"/>
          <w:sz w:val="24"/>
          <w:szCs w:val="24"/>
        </w:rPr>
        <w:t xml:space="preserve"> or (2) 50% or more of the window contained missing data in 3 or more samples.</w:t>
      </w:r>
      <w:r w:rsidR="000A103F">
        <w:rPr>
          <w:rFonts w:ascii="Times New Roman" w:hAnsi="Times New Roman" w:cs="Times New Roman"/>
          <w:sz w:val="24"/>
          <w:szCs w:val="24"/>
        </w:rPr>
        <w:t xml:space="preserve"> Overlaps with repeat regions were determined with </w:t>
      </w:r>
      <w:proofErr w:type="spellStart"/>
      <w:r w:rsidR="000A103F">
        <w:rPr>
          <w:rFonts w:ascii="Times New Roman" w:hAnsi="Times New Roman" w:cs="Times New Roman"/>
          <w:sz w:val="24"/>
          <w:szCs w:val="24"/>
        </w:rPr>
        <w:t>bedtools</w:t>
      </w:r>
      <w:proofErr w:type="spellEnd"/>
      <w:r w:rsidR="000A103F">
        <w:rPr>
          <w:rFonts w:ascii="Times New Roman" w:hAnsi="Times New Roman" w:cs="Times New Roman"/>
          <w:sz w:val="24"/>
          <w:szCs w:val="24"/>
        </w:rPr>
        <w:t xml:space="preserve"> coverage </w:t>
      </w:r>
      <w:r w:rsidR="00251C72">
        <w:rPr>
          <w:rFonts w:ascii="Times New Roman" w:hAnsi="Times New Roman" w:cs="Times New Roman"/>
          <w:sz w:val="24"/>
          <w:szCs w:val="24"/>
        </w:rPr>
        <w:fldChar w:fldCharType="begin"/>
      </w:r>
      <w:r w:rsidR="00251C72">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sidR="00251C72">
        <w:rPr>
          <w:rFonts w:ascii="Times New Roman" w:hAnsi="Times New Roman" w:cs="Times New Roman"/>
          <w:sz w:val="24"/>
          <w:szCs w:val="24"/>
        </w:rPr>
        <w:fldChar w:fldCharType="separate"/>
      </w:r>
      <w:r w:rsidR="00251C72">
        <w:rPr>
          <w:rFonts w:ascii="Times New Roman" w:hAnsi="Times New Roman" w:cs="Times New Roman"/>
          <w:noProof/>
          <w:sz w:val="24"/>
          <w:szCs w:val="24"/>
        </w:rPr>
        <w:t>(Quinlan and Hall 2010)</w:t>
      </w:r>
      <w:r w:rsidR="00251C72">
        <w:rPr>
          <w:rFonts w:ascii="Times New Roman" w:hAnsi="Times New Roman" w:cs="Times New Roman"/>
          <w:sz w:val="24"/>
          <w:szCs w:val="24"/>
        </w:rPr>
        <w:fldChar w:fldCharType="end"/>
      </w:r>
      <w:r w:rsidR="00251C72">
        <w:rPr>
          <w:rFonts w:ascii="Times New Roman" w:hAnsi="Times New Roman" w:cs="Times New Roman"/>
          <w:sz w:val="24"/>
          <w:szCs w:val="24"/>
        </w:rPr>
        <w:t>.</w:t>
      </w:r>
      <w:r w:rsidR="002A1D02" w:rsidRPr="00031896">
        <w:rPr>
          <w:rFonts w:ascii="Times New Roman" w:hAnsi="Times New Roman" w:cs="Times New Roman"/>
          <w:sz w:val="24"/>
          <w:szCs w:val="24"/>
        </w:rPr>
        <w:t xml:space="preserve"> </w:t>
      </w:r>
      <w:r w:rsidR="00351AE6">
        <w:rPr>
          <w:rFonts w:ascii="Times New Roman" w:hAnsi="Times New Roman" w:cs="Times New Roman"/>
          <w:sz w:val="24"/>
          <w:szCs w:val="24"/>
        </w:rPr>
        <w:t>We then aligned t</w:t>
      </w:r>
      <w:r w:rsidR="002A1D02" w:rsidRPr="00031896">
        <w:rPr>
          <w:rFonts w:ascii="Times New Roman" w:hAnsi="Times New Roman" w:cs="Times New Roman"/>
          <w:sz w:val="24"/>
          <w:szCs w:val="24"/>
        </w:rPr>
        <w:t>he 10kb windows with MAFFT</w:t>
      </w:r>
      <w:r w:rsidR="009C4222">
        <w:rPr>
          <w:rFonts w:ascii="Times New Roman" w:hAnsi="Times New Roman" w:cs="Times New Roman"/>
          <w:sz w:val="24"/>
          <w:szCs w:val="24"/>
        </w:rPr>
        <w:t xml:space="preserve"> </w:t>
      </w:r>
      <w:r w:rsidR="000A103F">
        <w:rPr>
          <w:rFonts w:ascii="Times New Roman" w:hAnsi="Times New Roman" w:cs="Times New Roman"/>
          <w:sz w:val="24"/>
          <w:szCs w:val="24"/>
        </w:rPr>
        <w:fldChar w:fldCharType="begin"/>
      </w:r>
      <w:r w:rsidR="000A103F">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sidR="000A103F">
        <w:rPr>
          <w:rFonts w:ascii="Times New Roman" w:hAnsi="Times New Roman" w:cs="Times New Roman"/>
          <w:sz w:val="24"/>
          <w:szCs w:val="24"/>
        </w:rPr>
        <w:fldChar w:fldCharType="separate"/>
      </w:r>
      <w:r w:rsidR="000A103F">
        <w:rPr>
          <w:rFonts w:ascii="Times New Roman" w:hAnsi="Times New Roman" w:cs="Times New Roman"/>
          <w:noProof/>
          <w:sz w:val="24"/>
          <w:szCs w:val="24"/>
        </w:rPr>
        <w:t>(Katoh and Standley 2013)</w:t>
      </w:r>
      <w:r w:rsidR="000A103F">
        <w:rPr>
          <w:rFonts w:ascii="Times New Roman" w:hAnsi="Times New Roman" w:cs="Times New Roman"/>
          <w:sz w:val="24"/>
          <w:szCs w:val="24"/>
        </w:rPr>
        <w:fldChar w:fldCharType="end"/>
      </w:r>
      <w:r w:rsidR="00D014B3">
        <w:rPr>
          <w:rFonts w:ascii="Times New Roman" w:hAnsi="Times New Roman" w:cs="Times New Roman"/>
          <w:sz w:val="24"/>
          <w:szCs w:val="24"/>
        </w:rPr>
        <w:t xml:space="preserve">, trimmed alignments with </w:t>
      </w:r>
      <w:proofErr w:type="spellStart"/>
      <w:r w:rsidR="00D014B3">
        <w:rPr>
          <w:rFonts w:ascii="Times New Roman" w:hAnsi="Times New Roman" w:cs="Times New Roman"/>
          <w:sz w:val="24"/>
          <w:szCs w:val="24"/>
        </w:rPr>
        <w:t>trimAl</w:t>
      </w:r>
      <w:proofErr w:type="spellEnd"/>
      <w:r w:rsidR="00D014B3">
        <w:rPr>
          <w:rFonts w:ascii="Times New Roman" w:hAnsi="Times New Roman" w:cs="Times New Roman"/>
          <w:sz w:val="24"/>
          <w:szCs w:val="24"/>
        </w:rPr>
        <w:t xml:space="preserve"> </w:t>
      </w:r>
      <w:r w:rsidR="006277FC">
        <w:rPr>
          <w:rFonts w:ascii="Times New Roman" w:hAnsi="Times New Roman" w:cs="Times New Roman"/>
          <w:sz w:val="24"/>
          <w:szCs w:val="24"/>
        </w:rPr>
        <w:fldChar w:fldCharType="begin"/>
      </w:r>
      <w:r w:rsidR="006277FC">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sidR="006277FC">
        <w:rPr>
          <w:rFonts w:ascii="Times New Roman" w:hAnsi="Times New Roman" w:cs="Times New Roman"/>
          <w:sz w:val="24"/>
          <w:szCs w:val="24"/>
        </w:rPr>
        <w:fldChar w:fldCharType="separate"/>
      </w:r>
      <w:r w:rsidR="006277FC">
        <w:rPr>
          <w:rFonts w:ascii="Times New Roman" w:hAnsi="Times New Roman" w:cs="Times New Roman"/>
          <w:noProof/>
          <w:sz w:val="24"/>
          <w:szCs w:val="24"/>
        </w:rPr>
        <w:t>(Capella-Gutierrez et al. 2009)</w:t>
      </w:r>
      <w:r w:rsidR="006277FC">
        <w:rPr>
          <w:rFonts w:ascii="Times New Roman" w:hAnsi="Times New Roman" w:cs="Times New Roman"/>
          <w:sz w:val="24"/>
          <w:szCs w:val="24"/>
        </w:rPr>
        <w:fldChar w:fldCharType="end"/>
      </w:r>
      <w:r w:rsidR="00D014B3">
        <w:rPr>
          <w:rFonts w:ascii="Times New Roman" w:hAnsi="Times New Roman" w:cs="Times New Roman"/>
          <w:sz w:val="24"/>
          <w:szCs w:val="24"/>
        </w:rPr>
        <w:t>,</w:t>
      </w:r>
      <w:r w:rsidR="002A1D02" w:rsidRPr="00031896">
        <w:rPr>
          <w:rFonts w:ascii="Times New Roman" w:hAnsi="Times New Roman" w:cs="Times New Roman"/>
          <w:sz w:val="24"/>
          <w:szCs w:val="24"/>
        </w:rPr>
        <w:t xml:space="preserve"> and </w:t>
      </w:r>
      <w:r w:rsidR="00351AE6">
        <w:rPr>
          <w:rFonts w:ascii="Times New Roman" w:hAnsi="Times New Roman" w:cs="Times New Roman"/>
          <w:sz w:val="24"/>
          <w:szCs w:val="24"/>
        </w:rPr>
        <w:t xml:space="preserve">inferred </w:t>
      </w:r>
      <w:r w:rsidR="002A1D02" w:rsidRPr="00031896">
        <w:rPr>
          <w:rFonts w:ascii="Times New Roman" w:hAnsi="Times New Roman" w:cs="Times New Roman"/>
          <w:sz w:val="24"/>
          <w:szCs w:val="24"/>
        </w:rPr>
        <w:t xml:space="preserve">phylogenies </w:t>
      </w:r>
      <w:r w:rsidR="00DC77C5">
        <w:rPr>
          <w:rFonts w:ascii="Times New Roman" w:hAnsi="Times New Roman" w:cs="Times New Roman"/>
          <w:sz w:val="24"/>
          <w:szCs w:val="24"/>
        </w:rPr>
        <w:t xml:space="preserve">for each </w:t>
      </w:r>
      <w:r w:rsidR="002A1D02" w:rsidRPr="00031896">
        <w:rPr>
          <w:rFonts w:ascii="Times New Roman" w:hAnsi="Times New Roman" w:cs="Times New Roman"/>
          <w:sz w:val="24"/>
          <w:szCs w:val="24"/>
        </w:rPr>
        <w:t>with IQ-T</w:t>
      </w:r>
      <w:r w:rsidR="00130DBA">
        <w:rPr>
          <w:rFonts w:ascii="Times New Roman" w:hAnsi="Times New Roman" w:cs="Times New Roman"/>
          <w:sz w:val="24"/>
          <w:szCs w:val="24"/>
        </w:rPr>
        <w:t>REE 2</w:t>
      </w:r>
      <w:r w:rsidR="000A103F">
        <w:rPr>
          <w:rFonts w:ascii="Times New Roman" w:hAnsi="Times New Roman" w:cs="Times New Roman"/>
          <w:sz w:val="24"/>
          <w:szCs w:val="24"/>
        </w:rPr>
        <w:t xml:space="preserve"> </w:t>
      </w:r>
      <w:r w:rsidR="000A103F">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0A103F">
        <w:rPr>
          <w:rFonts w:ascii="Times New Roman" w:hAnsi="Times New Roman" w:cs="Times New Roman"/>
          <w:sz w:val="24"/>
          <w:szCs w:val="24"/>
        </w:rPr>
      </w:r>
      <w:r w:rsidR="000A103F">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0A103F">
        <w:rPr>
          <w:rFonts w:ascii="Times New Roman" w:hAnsi="Times New Roman" w:cs="Times New Roman"/>
          <w:sz w:val="24"/>
          <w:szCs w:val="24"/>
        </w:rPr>
        <w:fldChar w:fldCharType="end"/>
      </w:r>
      <w:r w:rsidR="00A66E97">
        <w:rPr>
          <w:rFonts w:ascii="Times New Roman" w:hAnsi="Times New Roman" w:cs="Times New Roman"/>
          <w:sz w:val="24"/>
          <w:szCs w:val="24"/>
        </w:rPr>
        <w:t xml:space="preserve"> </w:t>
      </w:r>
      <w:r w:rsidR="000F31AA">
        <w:rPr>
          <w:rFonts w:ascii="Times New Roman" w:hAnsi="Times New Roman" w:cs="Times New Roman"/>
          <w:sz w:val="24"/>
          <w:szCs w:val="24"/>
        </w:rPr>
        <w:t>which uses</w:t>
      </w:r>
      <w:r w:rsidR="00A66E97">
        <w:rPr>
          <w:rFonts w:ascii="Times New Roman" w:hAnsi="Times New Roman" w:cs="Times New Roman"/>
          <w:sz w:val="24"/>
          <w:szCs w:val="24"/>
        </w:rPr>
        <w:t xml:space="preserve"> </w:t>
      </w:r>
      <w:proofErr w:type="spellStart"/>
      <w:r w:rsidR="00A66E97">
        <w:rPr>
          <w:rFonts w:ascii="Times New Roman" w:hAnsi="Times New Roman" w:cs="Times New Roman"/>
          <w:sz w:val="24"/>
          <w:szCs w:val="24"/>
        </w:rPr>
        <w:t>ModelFinder</w:t>
      </w:r>
      <w:proofErr w:type="spellEnd"/>
      <w:r w:rsidR="00A66E97">
        <w:rPr>
          <w:rFonts w:ascii="Times New Roman" w:hAnsi="Times New Roman" w:cs="Times New Roman"/>
          <w:sz w:val="24"/>
          <w:szCs w:val="24"/>
        </w:rPr>
        <w:t xml:space="preserve"> to </w:t>
      </w:r>
      <w:r w:rsidR="00317FB4">
        <w:rPr>
          <w:rFonts w:ascii="Times New Roman" w:hAnsi="Times New Roman" w:cs="Times New Roman"/>
          <w:sz w:val="24"/>
          <w:szCs w:val="24"/>
        </w:rPr>
        <w:t xml:space="preserve">determine the best substitution model for each window </w:t>
      </w:r>
      <w:r w:rsidR="00317FB4">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317FB4">
        <w:rPr>
          <w:rFonts w:ascii="Times New Roman" w:hAnsi="Times New Roman" w:cs="Times New Roman"/>
          <w:sz w:val="24"/>
          <w:szCs w:val="24"/>
        </w:rPr>
        <w:instrText xml:space="preserve"> ADDIN EN.CITE </w:instrText>
      </w:r>
      <w:r w:rsidR="00317FB4">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sidR="00317FB4">
        <w:rPr>
          <w:rFonts w:ascii="Times New Roman" w:hAnsi="Times New Roman" w:cs="Times New Roman"/>
          <w:sz w:val="24"/>
          <w:szCs w:val="24"/>
        </w:rPr>
        <w:instrText xml:space="preserve"> ADDIN EN.CITE.DATA </w:instrText>
      </w:r>
      <w:r w:rsidR="00317FB4">
        <w:rPr>
          <w:rFonts w:ascii="Times New Roman" w:hAnsi="Times New Roman" w:cs="Times New Roman"/>
          <w:sz w:val="24"/>
          <w:szCs w:val="24"/>
        </w:rPr>
      </w:r>
      <w:r w:rsidR="00317FB4">
        <w:rPr>
          <w:rFonts w:ascii="Times New Roman" w:hAnsi="Times New Roman" w:cs="Times New Roman"/>
          <w:sz w:val="24"/>
          <w:szCs w:val="24"/>
        </w:rPr>
        <w:fldChar w:fldCharType="end"/>
      </w:r>
      <w:r w:rsidR="00317FB4">
        <w:rPr>
          <w:rFonts w:ascii="Times New Roman" w:hAnsi="Times New Roman" w:cs="Times New Roman"/>
          <w:sz w:val="24"/>
          <w:szCs w:val="24"/>
        </w:rPr>
      </w:r>
      <w:r w:rsidR="00317FB4">
        <w:rPr>
          <w:rFonts w:ascii="Times New Roman" w:hAnsi="Times New Roman" w:cs="Times New Roman"/>
          <w:sz w:val="24"/>
          <w:szCs w:val="24"/>
        </w:rPr>
        <w:fldChar w:fldCharType="separate"/>
      </w:r>
      <w:r w:rsidR="00317FB4">
        <w:rPr>
          <w:rFonts w:ascii="Times New Roman" w:hAnsi="Times New Roman" w:cs="Times New Roman"/>
          <w:noProof/>
          <w:sz w:val="24"/>
          <w:szCs w:val="24"/>
        </w:rPr>
        <w:t>(Kalyaanamoorthy et al. 2017)</w:t>
      </w:r>
      <w:r w:rsidR="00317FB4">
        <w:rPr>
          <w:rFonts w:ascii="Times New Roman" w:hAnsi="Times New Roman" w:cs="Times New Roman"/>
          <w:sz w:val="24"/>
          <w:szCs w:val="24"/>
        </w:rPr>
        <w:fldChar w:fldCharType="end"/>
      </w:r>
      <w:r w:rsidR="002A1D02" w:rsidRPr="00031896">
        <w:rPr>
          <w:rFonts w:ascii="Times New Roman" w:hAnsi="Times New Roman" w:cs="Times New Roman"/>
          <w:sz w:val="24"/>
          <w:szCs w:val="24"/>
        </w:rPr>
        <w:t>.</w:t>
      </w:r>
      <w:r w:rsidR="00C97721" w:rsidRPr="00031896">
        <w:rPr>
          <w:rFonts w:ascii="Times New Roman" w:hAnsi="Times New Roman" w:cs="Times New Roman"/>
          <w:sz w:val="24"/>
          <w:szCs w:val="24"/>
        </w:rPr>
        <w:t xml:space="preserve"> To assess patterns of tree similarity between windows on the same chromosome, we used the weighted Robinson-Foulds</w:t>
      </w:r>
      <w:r w:rsidR="00B57F29" w:rsidRPr="00031896">
        <w:rPr>
          <w:rFonts w:ascii="Times New Roman" w:hAnsi="Times New Roman" w:cs="Times New Roman"/>
          <w:sz w:val="24"/>
          <w:szCs w:val="24"/>
        </w:rPr>
        <w:t xml:space="preserve"> (</w:t>
      </w:r>
      <w:proofErr w:type="spellStart"/>
      <w:r w:rsidR="00B57F29" w:rsidRPr="00031896">
        <w:rPr>
          <w:rFonts w:ascii="Times New Roman" w:hAnsi="Times New Roman" w:cs="Times New Roman"/>
          <w:sz w:val="24"/>
          <w:szCs w:val="24"/>
        </w:rPr>
        <w:t>wRF</w:t>
      </w:r>
      <w:proofErr w:type="spellEnd"/>
      <w:r w:rsidR="00B57F29" w:rsidRPr="00031896">
        <w:rPr>
          <w:rFonts w:ascii="Times New Roman" w:hAnsi="Times New Roman" w:cs="Times New Roman"/>
          <w:sz w:val="24"/>
          <w:szCs w:val="24"/>
        </w:rPr>
        <w:t>)</w:t>
      </w:r>
      <w:r w:rsidR="00AE34E0">
        <w:rPr>
          <w:rFonts w:ascii="Times New Roman" w:hAnsi="Times New Roman" w:cs="Times New Roman"/>
          <w:sz w:val="24"/>
          <w:szCs w:val="24"/>
        </w:rPr>
        <w:t xml:space="preserve"> </w:t>
      </w:r>
      <w:r w:rsidR="00AE34E0">
        <w:rPr>
          <w:rFonts w:ascii="Times New Roman" w:hAnsi="Times New Roman" w:cs="Times New Roman"/>
          <w:sz w:val="24"/>
          <w:szCs w:val="24"/>
        </w:rPr>
        <w:fldChar w:fldCharType="begin"/>
      </w:r>
      <w:r w:rsidR="00AE34E0">
        <w:rPr>
          <w:rFonts w:ascii="Times New Roman" w:hAnsi="Times New Roman" w:cs="Times New Roman"/>
          <w:sz w:val="24"/>
          <w:szCs w:val="24"/>
        </w:rPr>
        <w:instrText xml:space="preserve"> ADDIN EN.CITE &lt;EndNote&gt;&lt;Cite&gt;&lt;Author&gt;Böcker&lt;/Author&gt;&lt;Year&gt;2013&lt;/Year&gt;&lt;RecNum&gt;57&lt;/RecNum&gt;&lt;DisplayText&gt;(Robinson and Foulds 1981; Böcker et al. 2013)&lt;/DisplayText&gt;&lt;record&gt;&lt;rec-number&gt;57&lt;/rec-number&gt;&lt;foreign-keys&gt;&lt;key app="EN" db-id="vdwt9psdezv5tlee9vn5swzfzafw0azp5adx" timestamp="1642608748"&gt;57&lt;/key&gt;&lt;/foreign-keys&gt;&lt;ref-type name="Book Section"&gt;5&lt;/ref-type&gt;&lt;contributors&gt;&lt;authors&gt;&lt;author&gt;Böcker, S.&lt;/author&gt;&lt;author&gt;Canzar, S.&lt;/author&gt;&lt;author&gt;Gunnar, W. K.&lt;/author&gt;&lt;/authors&gt;&lt;secondary-authors&gt;&lt;author&gt;Darling, A.&lt;/author&gt;&lt;author&gt;Stoye, J.&lt;/author&gt;&lt;/secondary-authors&gt;&lt;/contributors&gt;&lt;titles&gt;&lt;title&gt;The Generalized Robinson-Foulds Metric&lt;/title&gt;&lt;secondary-title&gt;Algorithms in Bioinformatics&lt;/secondary-title&gt;&lt;tertiary-title&gt;Lecture Notes in Computer Science&lt;/tertiary-title&gt;&lt;/titles&gt;&lt;dates&gt;&lt;year&gt;2013&lt;/year&gt;&lt;/dates&gt;&lt;pub-location&gt;Berlin, Heidelberg&lt;/pub-location&gt;&lt;publisher&gt;Springer&lt;/publisher&gt;&lt;urls&gt;&lt;/urls&gt;&lt;/record&gt;&lt;/Cite&gt;&lt;Cite&gt;&lt;Author&gt;Robinson&lt;/Author&gt;&lt;Year&gt;1981&lt;/Year&gt;&lt;RecNum&gt;56&lt;/RecNum&gt;&lt;record&gt;&lt;rec-number&gt;56&lt;/rec-number&gt;&lt;foreign-keys&gt;&lt;key app="EN" db-id="vdwt9psdezv5tlee9vn5swzfzafw0azp5adx" timestamp="1642608509"&gt;56&lt;/key&gt;&lt;/foreign-keys&gt;&lt;ref-type name="Journal Article"&gt;17&lt;/ref-type&gt;&lt;contributors&gt;&lt;authors&gt;&lt;author&gt;Robinson, D. F.&lt;/author&gt;&lt;author&gt;Foulds, L. R.&lt;/author&gt;&lt;/authors&gt;&lt;/contributors&gt;&lt;titles&gt;&lt;title&gt;Comparison of phylogenetic trees&lt;/title&gt;&lt;secondary-title&gt;Mathematical Biosciences&lt;/secondary-title&gt;&lt;/titles&gt;&lt;periodical&gt;&lt;full-title&gt;Mathematical Biosciences&lt;/full-title&gt;&lt;/periodical&gt;&lt;pages&gt;131-147&lt;/pages&gt;&lt;volume&gt;53&lt;/volume&gt;&lt;number&gt;1&lt;/number&gt;&lt;dates&gt;&lt;year&gt;1981&lt;/year&gt;&lt;pub-dates&gt;&lt;date&gt;1981/02/01/&lt;/date&gt;&lt;/pub-dates&gt;&lt;/dates&gt;&lt;isbn&gt;0025-5564&lt;/isbn&gt;&lt;urls&gt;&lt;related-urls&gt;&lt;url&gt;https://www.sciencedirect.com/science/article/pii/0025556481900432&lt;/url&gt;&lt;/related-urls&gt;&lt;/urls&gt;&lt;electronic-resource-num&gt;https://doi.org/10.1016/0025-5564(81)90043-2&lt;/electronic-resource-num&gt;&lt;/record&gt;&lt;/Cite&gt;&lt;/EndNote&gt;</w:instrText>
      </w:r>
      <w:r w:rsidR="00AE34E0">
        <w:rPr>
          <w:rFonts w:ascii="Times New Roman" w:hAnsi="Times New Roman" w:cs="Times New Roman"/>
          <w:sz w:val="24"/>
          <w:szCs w:val="24"/>
        </w:rPr>
        <w:fldChar w:fldCharType="separate"/>
      </w:r>
      <w:r w:rsidR="00AE34E0">
        <w:rPr>
          <w:rFonts w:ascii="Times New Roman" w:hAnsi="Times New Roman" w:cs="Times New Roman"/>
          <w:noProof/>
          <w:sz w:val="24"/>
          <w:szCs w:val="24"/>
        </w:rPr>
        <w:t>(Robinson and Foulds 1981; Böcker et al. 2013)</w:t>
      </w:r>
      <w:r w:rsidR="00AE34E0">
        <w:rPr>
          <w:rFonts w:ascii="Times New Roman" w:hAnsi="Times New Roman" w:cs="Times New Roman"/>
          <w:sz w:val="24"/>
          <w:szCs w:val="24"/>
        </w:rPr>
        <w:fldChar w:fldCharType="end"/>
      </w:r>
      <w:r w:rsidR="00C97721" w:rsidRPr="00031896">
        <w:rPr>
          <w:rFonts w:ascii="Times New Roman" w:hAnsi="Times New Roman" w:cs="Times New Roman"/>
          <w:sz w:val="24"/>
          <w:szCs w:val="24"/>
        </w:rPr>
        <w:t xml:space="preserve"> distance measure</w:t>
      </w:r>
      <w:r w:rsidR="00B57F29" w:rsidRPr="00031896">
        <w:rPr>
          <w:rFonts w:ascii="Times New Roman" w:hAnsi="Times New Roman" w:cs="Times New Roman"/>
          <w:sz w:val="24"/>
          <w:szCs w:val="24"/>
        </w:rPr>
        <w:t xml:space="preserve"> implemented in the </w:t>
      </w:r>
      <w:proofErr w:type="spellStart"/>
      <w:r w:rsidR="00967279">
        <w:rPr>
          <w:rFonts w:ascii="Times New Roman" w:hAnsi="Times New Roman" w:cs="Times New Roman"/>
          <w:sz w:val="24"/>
          <w:szCs w:val="24"/>
        </w:rPr>
        <w:t>phangorn</w:t>
      </w:r>
      <w:proofErr w:type="spellEnd"/>
      <w:r w:rsidR="00B57F29" w:rsidRPr="00031896">
        <w:rPr>
          <w:rFonts w:ascii="Times New Roman" w:hAnsi="Times New Roman" w:cs="Times New Roman"/>
          <w:sz w:val="24"/>
          <w:szCs w:val="24"/>
        </w:rPr>
        <w:t xml:space="preserve"> library</w:t>
      </w:r>
      <w:r w:rsidR="00AE34E0">
        <w:rPr>
          <w:rFonts w:ascii="Times New Roman" w:hAnsi="Times New Roman" w:cs="Times New Roman"/>
          <w:sz w:val="24"/>
          <w:szCs w:val="24"/>
        </w:rPr>
        <w:t xml:space="preserve"> </w:t>
      </w:r>
      <w:r w:rsidR="00967279">
        <w:rPr>
          <w:rFonts w:ascii="Times New Roman" w:hAnsi="Times New Roman" w:cs="Times New Roman"/>
          <w:sz w:val="24"/>
          <w:szCs w:val="24"/>
        </w:rPr>
        <w:fldChar w:fldCharType="begin"/>
      </w:r>
      <w:r w:rsidR="00967279">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sidR="00967279">
        <w:rPr>
          <w:rFonts w:ascii="Times New Roman" w:hAnsi="Times New Roman" w:cs="Times New Roman"/>
          <w:sz w:val="24"/>
          <w:szCs w:val="24"/>
        </w:rPr>
        <w:fldChar w:fldCharType="separate"/>
      </w:r>
      <w:r w:rsidR="00967279">
        <w:rPr>
          <w:rFonts w:ascii="Times New Roman" w:hAnsi="Times New Roman" w:cs="Times New Roman"/>
          <w:noProof/>
          <w:sz w:val="24"/>
          <w:szCs w:val="24"/>
        </w:rPr>
        <w:t>(Schliep 2011)</w:t>
      </w:r>
      <w:r w:rsidR="00967279">
        <w:rPr>
          <w:rFonts w:ascii="Times New Roman" w:hAnsi="Times New Roman" w:cs="Times New Roman"/>
          <w:sz w:val="24"/>
          <w:szCs w:val="24"/>
        </w:rPr>
        <w:fldChar w:fldCharType="end"/>
      </w:r>
      <w:r w:rsidR="00B57F29" w:rsidRPr="00031896">
        <w:rPr>
          <w:rFonts w:ascii="Times New Roman" w:hAnsi="Times New Roman" w:cs="Times New Roman"/>
          <w:sz w:val="24"/>
          <w:szCs w:val="24"/>
        </w:rPr>
        <w:t xml:space="preserve"> in R</w:t>
      </w:r>
      <w:r w:rsidR="000D04BE">
        <w:rPr>
          <w:rFonts w:ascii="Times New Roman" w:hAnsi="Times New Roman" w:cs="Times New Roman"/>
          <w:sz w:val="24"/>
          <w:szCs w:val="24"/>
        </w:rPr>
        <w:t xml:space="preserve"> </w:t>
      </w:r>
      <w:r w:rsidR="000D04BE">
        <w:rPr>
          <w:rFonts w:ascii="Times New Roman" w:hAnsi="Times New Roman" w:cs="Times New Roman"/>
          <w:sz w:val="24"/>
          <w:szCs w:val="24"/>
        </w:rPr>
        <w:fldChar w:fldCharType="begin"/>
      </w:r>
      <w:r w:rsidR="000D04BE">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0D04BE">
        <w:rPr>
          <w:rFonts w:ascii="Times New Roman" w:hAnsi="Times New Roman" w:cs="Times New Roman"/>
          <w:sz w:val="24"/>
          <w:szCs w:val="24"/>
        </w:rPr>
        <w:fldChar w:fldCharType="separate"/>
      </w:r>
      <w:r w:rsidR="000D04BE">
        <w:rPr>
          <w:rFonts w:ascii="Times New Roman" w:hAnsi="Times New Roman" w:cs="Times New Roman"/>
          <w:noProof/>
          <w:sz w:val="24"/>
          <w:szCs w:val="24"/>
        </w:rPr>
        <w:t>(R Core Team 2021)</w:t>
      </w:r>
      <w:r w:rsidR="000D04BE">
        <w:rPr>
          <w:rFonts w:ascii="Times New Roman" w:hAnsi="Times New Roman" w:cs="Times New Roman"/>
          <w:sz w:val="24"/>
          <w:szCs w:val="24"/>
        </w:rPr>
        <w:fldChar w:fldCharType="end"/>
      </w:r>
      <w:r w:rsidR="00C97721" w:rsidRPr="00031896">
        <w:rPr>
          <w:rFonts w:ascii="Times New Roman" w:hAnsi="Times New Roman" w:cs="Times New Roman"/>
          <w:sz w:val="24"/>
          <w:szCs w:val="24"/>
        </w:rPr>
        <w:t xml:space="preserve">. This measure compares </w:t>
      </w:r>
      <w:r w:rsidR="00B57F29" w:rsidRPr="00031896">
        <w:rPr>
          <w:rFonts w:ascii="Times New Roman" w:hAnsi="Times New Roman" w:cs="Times New Roman"/>
          <w:sz w:val="24"/>
          <w:szCs w:val="24"/>
        </w:rPr>
        <w:t>two trees by finding clades or splits present in one tree but not the other. The weighted version of this measure increments a score by the missing branch length in each tree for each mismatch</w:t>
      </w:r>
      <w:r w:rsidR="00990BE7">
        <w:rPr>
          <w:rFonts w:ascii="Times New Roman" w:hAnsi="Times New Roman" w:cs="Times New Roman"/>
          <w:sz w:val="24"/>
          <w:szCs w:val="24"/>
        </w:rPr>
        <w:t xml:space="preserve"> and additionally the differences in branch length between the co-occurring branches in both trees, allowing us to capture differences in branch length even when topology does</w:t>
      </w:r>
      <w:r w:rsidR="006A55AD">
        <w:rPr>
          <w:rFonts w:ascii="Times New Roman" w:hAnsi="Times New Roman" w:cs="Times New Roman"/>
          <w:sz w:val="24"/>
          <w:szCs w:val="24"/>
        </w:rPr>
        <w:t xml:space="preserve"> not</w:t>
      </w:r>
      <w:r w:rsidR="00990BE7">
        <w:rPr>
          <w:rFonts w:ascii="Times New Roman" w:hAnsi="Times New Roman" w:cs="Times New Roman"/>
          <w:sz w:val="24"/>
          <w:szCs w:val="24"/>
        </w:rPr>
        <w:t xml:space="preserve"> differ </w:t>
      </w:r>
      <w:r w:rsidR="00990BE7">
        <w:rPr>
          <w:rFonts w:ascii="Times New Roman" w:hAnsi="Times New Roman" w:cs="Times New Roman"/>
          <w:sz w:val="24"/>
          <w:szCs w:val="24"/>
        </w:rPr>
        <w:fldChar w:fldCharType="begin"/>
      </w:r>
      <w:r w:rsidR="00990BE7">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sidR="00990BE7">
        <w:rPr>
          <w:rFonts w:ascii="Times New Roman" w:hAnsi="Times New Roman" w:cs="Times New Roman"/>
          <w:sz w:val="24"/>
          <w:szCs w:val="24"/>
        </w:rPr>
        <w:fldChar w:fldCharType="separate"/>
      </w:r>
      <w:r w:rsidR="00990BE7">
        <w:rPr>
          <w:rFonts w:ascii="Times New Roman" w:hAnsi="Times New Roman" w:cs="Times New Roman"/>
          <w:noProof/>
          <w:sz w:val="24"/>
          <w:szCs w:val="24"/>
        </w:rPr>
        <w:t>(Robinson and Foulds 1979)</w:t>
      </w:r>
      <w:r w:rsidR="00990BE7">
        <w:rPr>
          <w:rFonts w:ascii="Times New Roman" w:hAnsi="Times New Roman" w:cs="Times New Roman"/>
          <w:sz w:val="24"/>
          <w:szCs w:val="24"/>
        </w:rPr>
        <w:fldChar w:fldCharType="end"/>
      </w:r>
      <w:r w:rsidR="00B57F29" w:rsidRPr="00031896">
        <w:rPr>
          <w:rFonts w:ascii="Times New Roman" w:hAnsi="Times New Roman" w:cs="Times New Roman"/>
          <w:sz w:val="24"/>
          <w:szCs w:val="24"/>
        </w:rPr>
        <w:t>.</w:t>
      </w:r>
      <w:r w:rsidR="00F60ED5">
        <w:rPr>
          <w:rFonts w:ascii="Times New Roman" w:hAnsi="Times New Roman" w:cs="Times New Roman"/>
          <w:sz w:val="24"/>
          <w:szCs w:val="24"/>
        </w:rPr>
        <w:t xml:space="preserve"> Consequently, the resulting measure of </w:t>
      </w:r>
      <w:proofErr w:type="spellStart"/>
      <w:r w:rsidR="00F60ED5">
        <w:rPr>
          <w:rFonts w:ascii="Times New Roman" w:hAnsi="Times New Roman" w:cs="Times New Roman"/>
          <w:sz w:val="24"/>
          <w:szCs w:val="24"/>
        </w:rPr>
        <w:t>wRF</w:t>
      </w:r>
      <w:proofErr w:type="spellEnd"/>
      <w:r w:rsidR="00F60ED5">
        <w:rPr>
          <w:rFonts w:ascii="Times New Roman" w:hAnsi="Times New Roman" w:cs="Times New Roman"/>
          <w:sz w:val="24"/>
          <w:szCs w:val="24"/>
        </w:rPr>
        <w:t xml:space="preserve"> is in units of branch length, in our case for maximum likelihood trees this is expected number of substitutions per site.</w:t>
      </w:r>
      <w:r w:rsidR="00B57F29" w:rsidRPr="00031896">
        <w:rPr>
          <w:rFonts w:ascii="Times New Roman" w:hAnsi="Times New Roman" w:cs="Times New Roman"/>
          <w:sz w:val="24"/>
          <w:szCs w:val="24"/>
        </w:rPr>
        <w:t xml:space="preserve"> </w:t>
      </w:r>
      <w:r w:rsidR="00496880">
        <w:rPr>
          <w:rFonts w:ascii="Times New Roman" w:hAnsi="Times New Roman" w:cs="Times New Roman"/>
          <w:sz w:val="24"/>
          <w:szCs w:val="24"/>
        </w:rPr>
        <w:t xml:space="preserve">We compared </w:t>
      </w:r>
      <w:proofErr w:type="spellStart"/>
      <w:r w:rsidR="00496880">
        <w:rPr>
          <w:rFonts w:ascii="Times New Roman" w:hAnsi="Times New Roman" w:cs="Times New Roman"/>
          <w:sz w:val="24"/>
          <w:szCs w:val="24"/>
        </w:rPr>
        <w:t>wRF</w:t>
      </w:r>
      <w:proofErr w:type="spellEnd"/>
      <w:r w:rsidR="00496880">
        <w:rPr>
          <w:rFonts w:ascii="Times New Roman" w:hAnsi="Times New Roman" w:cs="Times New Roman"/>
          <w:sz w:val="24"/>
          <w:szCs w:val="24"/>
        </w:rPr>
        <w:t xml:space="preserve"> between trees from windows on the same chromosome to </w:t>
      </w:r>
      <w:r w:rsidR="00F37A81">
        <w:rPr>
          <w:rFonts w:ascii="Times New Roman" w:hAnsi="Times New Roman" w:cs="Times New Roman"/>
          <w:sz w:val="24"/>
          <w:szCs w:val="24"/>
        </w:rPr>
        <w:t xml:space="preserve">characterize </w:t>
      </w:r>
      <w:r w:rsidR="00DC27CF">
        <w:rPr>
          <w:rFonts w:ascii="Times New Roman" w:hAnsi="Times New Roman" w:cs="Times New Roman"/>
          <w:sz w:val="24"/>
          <w:szCs w:val="24"/>
        </w:rPr>
        <w:t>(1)</w:t>
      </w:r>
      <w:r w:rsidR="00496880">
        <w:rPr>
          <w:rFonts w:ascii="Times New Roman" w:hAnsi="Times New Roman" w:cs="Times New Roman"/>
          <w:sz w:val="24"/>
          <w:szCs w:val="24"/>
        </w:rPr>
        <w:t xml:space="preserve"> </w:t>
      </w:r>
      <w:r w:rsidR="00F37A81">
        <w:rPr>
          <w:rFonts w:ascii="Times New Roman" w:hAnsi="Times New Roman" w:cs="Times New Roman"/>
          <w:sz w:val="24"/>
          <w:szCs w:val="24"/>
        </w:rPr>
        <w:t xml:space="preserve">heterogeneity in patterns discordance </w:t>
      </w:r>
      <w:r w:rsidR="00496880">
        <w:rPr>
          <w:rFonts w:ascii="Times New Roman" w:hAnsi="Times New Roman" w:cs="Times New Roman"/>
          <w:sz w:val="24"/>
          <w:szCs w:val="24"/>
        </w:rPr>
        <w:t>along the chromosome and</w:t>
      </w:r>
      <w:r w:rsidR="00DC27CF">
        <w:rPr>
          <w:rFonts w:ascii="Times New Roman" w:hAnsi="Times New Roman" w:cs="Times New Roman"/>
          <w:sz w:val="24"/>
          <w:szCs w:val="24"/>
        </w:rPr>
        <w:t xml:space="preserve"> (2)</w:t>
      </w:r>
      <w:r w:rsidR="00496880">
        <w:rPr>
          <w:rFonts w:ascii="Times New Roman" w:hAnsi="Times New Roman" w:cs="Times New Roman"/>
          <w:sz w:val="24"/>
          <w:szCs w:val="24"/>
        </w:rPr>
        <w:t xml:space="preserve"> whether tree similarity is correlated with distance between windows. For the second question, we sampled e</w:t>
      </w:r>
      <w:r w:rsidR="0078018B" w:rsidRPr="00031896">
        <w:rPr>
          <w:rFonts w:ascii="Times New Roman" w:hAnsi="Times New Roman" w:cs="Times New Roman"/>
          <w:sz w:val="24"/>
          <w:szCs w:val="24"/>
        </w:rPr>
        <w:t>very window</w:t>
      </w:r>
      <w:r w:rsidR="00496880">
        <w:rPr>
          <w:rFonts w:ascii="Times New Roman" w:hAnsi="Times New Roman" w:cs="Times New Roman"/>
          <w:sz w:val="24"/>
          <w:szCs w:val="24"/>
        </w:rPr>
        <w:t xml:space="preserve"> on a chromosome </w:t>
      </w:r>
      <w:r w:rsidR="0078018B" w:rsidRPr="00031896">
        <w:rPr>
          <w:rFonts w:ascii="Times New Roman" w:hAnsi="Times New Roman" w:cs="Times New Roman"/>
          <w:sz w:val="24"/>
          <w:szCs w:val="24"/>
        </w:rPr>
        <w:t xml:space="preserve">at </w:t>
      </w:r>
      <w:r w:rsidR="00496880">
        <w:rPr>
          <w:rFonts w:ascii="Times New Roman" w:hAnsi="Times New Roman" w:cs="Times New Roman"/>
          <w:sz w:val="24"/>
          <w:szCs w:val="24"/>
        </w:rPr>
        <w:t>increasing distance</w:t>
      </w:r>
      <w:r w:rsidR="0078018B" w:rsidRPr="00031896">
        <w:rPr>
          <w:rFonts w:ascii="Times New Roman" w:hAnsi="Times New Roman" w:cs="Times New Roman"/>
          <w:sz w:val="24"/>
          <w:szCs w:val="24"/>
        </w:rPr>
        <w:t xml:space="preserve"> (in 10kb windows) until the distribution of </w:t>
      </w:r>
      <w:proofErr w:type="spellStart"/>
      <w:r w:rsidR="0078018B" w:rsidRPr="00031896">
        <w:rPr>
          <w:rFonts w:ascii="Times New Roman" w:hAnsi="Times New Roman" w:cs="Times New Roman"/>
          <w:sz w:val="24"/>
          <w:szCs w:val="24"/>
        </w:rPr>
        <w:t>wRF</w:t>
      </w:r>
      <w:proofErr w:type="spellEnd"/>
      <w:r w:rsidR="0078018B" w:rsidRPr="00031896">
        <w:rPr>
          <w:rFonts w:ascii="Times New Roman" w:hAnsi="Times New Roman" w:cs="Times New Roman"/>
          <w:sz w:val="24"/>
          <w:szCs w:val="24"/>
        </w:rPr>
        <w:t xml:space="preserve"> scores</w:t>
      </w:r>
      <w:r w:rsidR="00496880">
        <w:rPr>
          <w:rFonts w:ascii="Times New Roman" w:hAnsi="Times New Roman" w:cs="Times New Roman"/>
          <w:sz w:val="24"/>
          <w:szCs w:val="24"/>
        </w:rPr>
        <w:t xml:space="preserve"> for all pairs of windows at that distance</w:t>
      </w:r>
      <w:r w:rsidR="0078018B" w:rsidRPr="00031896">
        <w:rPr>
          <w:rFonts w:ascii="Times New Roman" w:hAnsi="Times New Roman" w:cs="Times New Roman"/>
          <w:sz w:val="24"/>
          <w:szCs w:val="24"/>
        </w:rPr>
        <w:t xml:space="preserve"> was not significantly different (Wilcox test, p &gt; 0.01) than that of a sample of 12,000 measures of </w:t>
      </w:r>
      <w:proofErr w:type="spellStart"/>
      <w:r w:rsidR="0078018B" w:rsidRPr="00031896">
        <w:rPr>
          <w:rFonts w:ascii="Times New Roman" w:hAnsi="Times New Roman" w:cs="Times New Roman"/>
          <w:sz w:val="24"/>
          <w:szCs w:val="24"/>
        </w:rPr>
        <w:t>wRF</w:t>
      </w:r>
      <w:proofErr w:type="spellEnd"/>
      <w:r w:rsidR="0078018B" w:rsidRPr="00031896">
        <w:rPr>
          <w:rFonts w:ascii="Times New Roman" w:hAnsi="Times New Roman" w:cs="Times New Roman"/>
          <w:sz w:val="24"/>
          <w:szCs w:val="24"/>
        </w:rPr>
        <w:t xml:space="preserve"> between randomly selected trees on different chromosomes. We selected 12,000 as the random sample size because it roughly matched the number of windows on the largest chromosome (chromosome 1, n = 12,113).</w:t>
      </w:r>
      <w:r w:rsidR="00E74745">
        <w:rPr>
          <w:rFonts w:ascii="Times New Roman" w:hAnsi="Times New Roman" w:cs="Times New Roman"/>
          <w:sz w:val="24"/>
          <w:szCs w:val="24"/>
        </w:rPr>
        <w:t xml:space="preserve"> </w:t>
      </w:r>
      <w:r w:rsidR="004A48A2">
        <w:rPr>
          <w:rFonts w:ascii="Times New Roman" w:hAnsi="Times New Roman" w:cs="Times New Roman"/>
          <w:sz w:val="24"/>
          <w:szCs w:val="24"/>
        </w:rPr>
        <w:t xml:space="preserve">We used </w:t>
      </w:r>
      <w:proofErr w:type="spellStart"/>
      <w:r w:rsidR="00E74745">
        <w:rPr>
          <w:rFonts w:ascii="Times New Roman" w:hAnsi="Times New Roman" w:cs="Times New Roman"/>
          <w:sz w:val="24"/>
          <w:szCs w:val="24"/>
        </w:rPr>
        <w:t>Snakemake</w:t>
      </w:r>
      <w:proofErr w:type="spellEnd"/>
      <w:r w:rsidR="004A48A2">
        <w:rPr>
          <w:rFonts w:ascii="Times New Roman" w:hAnsi="Times New Roman" w:cs="Times New Roman"/>
          <w:sz w:val="24"/>
          <w:szCs w:val="24"/>
        </w:rPr>
        <w:t xml:space="preserve"> 7 </w: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 </w:instrTex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EN.CITE.DATA </w:instrText>
      </w:r>
      <w:r w:rsidR="004A48A2">
        <w:rPr>
          <w:rFonts w:ascii="Times New Roman" w:hAnsi="Times New Roman" w:cs="Times New Roman"/>
          <w:sz w:val="24"/>
          <w:szCs w:val="24"/>
        </w:rPr>
      </w:r>
      <w:r w:rsidR="004A48A2">
        <w:rPr>
          <w:rFonts w:ascii="Times New Roman" w:hAnsi="Times New Roman" w:cs="Times New Roman"/>
          <w:sz w:val="24"/>
          <w:szCs w:val="24"/>
        </w:rPr>
        <w:fldChar w:fldCharType="end"/>
      </w:r>
      <w:r w:rsidR="004A48A2">
        <w:rPr>
          <w:rFonts w:ascii="Times New Roman" w:hAnsi="Times New Roman" w:cs="Times New Roman"/>
          <w:sz w:val="24"/>
          <w:szCs w:val="24"/>
        </w:rPr>
      </w:r>
      <w:r w:rsidR="004A48A2">
        <w:rPr>
          <w:rFonts w:ascii="Times New Roman" w:hAnsi="Times New Roman" w:cs="Times New Roman"/>
          <w:sz w:val="24"/>
          <w:szCs w:val="24"/>
        </w:rPr>
        <w:fldChar w:fldCharType="separate"/>
      </w:r>
      <w:r w:rsidR="004A48A2">
        <w:rPr>
          <w:rFonts w:ascii="Times New Roman" w:hAnsi="Times New Roman" w:cs="Times New Roman"/>
          <w:noProof/>
          <w:sz w:val="24"/>
          <w:szCs w:val="24"/>
        </w:rPr>
        <w:t>(Mölder et al. 2021)</w:t>
      </w:r>
      <w:r w:rsidR="004A48A2">
        <w:rPr>
          <w:rFonts w:ascii="Times New Roman" w:hAnsi="Times New Roman" w:cs="Times New Roman"/>
          <w:sz w:val="24"/>
          <w:szCs w:val="24"/>
        </w:rPr>
        <w:fldChar w:fldCharType="end"/>
      </w:r>
      <w:r w:rsidR="004A48A2">
        <w:rPr>
          <w:rFonts w:ascii="Times New Roman" w:hAnsi="Times New Roman" w:cs="Times New Roman"/>
          <w:sz w:val="24"/>
          <w:szCs w:val="24"/>
        </w:rPr>
        <w:t xml:space="preserve"> to compute window alignments and trees in parallel</w:t>
      </w:r>
      <w:r w:rsidR="00E74745">
        <w:rPr>
          <w:rFonts w:ascii="Times New Roman" w:hAnsi="Times New Roman" w:cs="Times New Roman"/>
          <w:sz w:val="24"/>
          <w:szCs w:val="24"/>
        </w:rPr>
        <w:t xml:space="preserve">. </w:t>
      </w:r>
    </w:p>
    <w:p w14:paraId="44103954" w14:textId="3C30E9FE" w:rsidR="00EB41AF" w:rsidRDefault="00EB41AF" w:rsidP="005D3A4E">
      <w:pPr>
        <w:spacing w:after="0"/>
        <w:jc w:val="both"/>
        <w:rPr>
          <w:rFonts w:ascii="Times New Roman" w:hAnsi="Times New Roman" w:cs="Times New Roman"/>
          <w:sz w:val="24"/>
          <w:szCs w:val="24"/>
        </w:rPr>
      </w:pPr>
    </w:p>
    <w:p w14:paraId="3B8D97F4" w14:textId="587D406A" w:rsidR="00EB41AF" w:rsidRDefault="00EB41AF" w:rsidP="005D3A4E">
      <w:pPr>
        <w:spacing w:after="0"/>
        <w:jc w:val="both"/>
        <w:rPr>
          <w:rFonts w:ascii="Times New Roman" w:hAnsi="Times New Roman" w:cs="Times New Roman"/>
          <w:i/>
          <w:iCs/>
          <w:sz w:val="24"/>
          <w:szCs w:val="24"/>
        </w:rPr>
      </w:pPr>
      <w:r>
        <w:rPr>
          <w:rFonts w:ascii="Times New Roman" w:hAnsi="Times New Roman" w:cs="Times New Roman"/>
          <w:i/>
          <w:iCs/>
          <w:sz w:val="24"/>
          <w:szCs w:val="24"/>
        </w:rPr>
        <w:lastRenderedPageBreak/>
        <w:t>Whole genome alignment between mouse and rat</w:t>
      </w:r>
    </w:p>
    <w:p w14:paraId="581D00D7" w14:textId="4D4DAF2C" w:rsidR="00EB41AF" w:rsidRDefault="00EB41AF" w:rsidP="005D3A4E">
      <w:pPr>
        <w:spacing w:after="0"/>
        <w:jc w:val="both"/>
        <w:rPr>
          <w:rFonts w:ascii="Times New Roman" w:hAnsi="Times New Roman" w:cs="Times New Roman"/>
          <w:i/>
          <w:iCs/>
          <w:sz w:val="24"/>
          <w:szCs w:val="24"/>
        </w:rPr>
      </w:pPr>
    </w:p>
    <w:p w14:paraId="384610D0" w14:textId="3A58BB57" w:rsidR="00EB41AF" w:rsidRPr="00EB41AF" w:rsidRDefault="00EB41AF" w:rsidP="005D3A4E">
      <w:pPr>
        <w:spacing w:after="0"/>
        <w:jc w:val="both"/>
        <w:rPr>
          <w:rFonts w:ascii="Times New Roman" w:hAnsi="Times New Roman" w:cs="Times New Roman"/>
          <w:sz w:val="24"/>
          <w:szCs w:val="24"/>
        </w:rPr>
      </w:pPr>
      <w:r>
        <w:rPr>
          <w:rFonts w:ascii="Times New Roman" w:hAnsi="Times New Roman" w:cs="Times New Roman"/>
          <w:sz w:val="24"/>
          <w:szCs w:val="24"/>
        </w:rPr>
        <w:t>We used minimap2</w:t>
      </w:r>
      <w:r w:rsidR="00660550">
        <w:rPr>
          <w:rFonts w:ascii="Times New Roman" w:hAnsi="Times New Roman" w:cs="Times New Roman"/>
          <w:sz w:val="24"/>
          <w:szCs w:val="24"/>
        </w:rPr>
        <w:t xml:space="preserve"> </w:t>
      </w:r>
      <w:r w:rsidR="00660550">
        <w:rPr>
          <w:rFonts w:ascii="Times New Roman" w:hAnsi="Times New Roman" w:cs="Times New Roman"/>
          <w:sz w:val="24"/>
          <w:szCs w:val="24"/>
        </w:rPr>
        <w:fldChar w:fldCharType="begin"/>
      </w:r>
      <w:r w:rsidR="00660550">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sidR="00660550">
        <w:rPr>
          <w:rFonts w:ascii="Times New Roman" w:hAnsi="Times New Roman" w:cs="Times New Roman"/>
          <w:sz w:val="24"/>
          <w:szCs w:val="24"/>
        </w:rPr>
        <w:fldChar w:fldCharType="separate"/>
      </w:r>
      <w:r w:rsidR="00660550">
        <w:rPr>
          <w:rFonts w:ascii="Times New Roman" w:hAnsi="Times New Roman" w:cs="Times New Roman"/>
          <w:noProof/>
          <w:sz w:val="24"/>
          <w:szCs w:val="24"/>
        </w:rPr>
        <w:t>(Li 2018)</w:t>
      </w:r>
      <w:r w:rsidR="00660550">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w:t>
      </w:r>
      <w:r w:rsidR="00E474D8">
        <w:rPr>
          <w:rFonts w:ascii="Times New Roman" w:hAnsi="Times New Roman" w:cs="Times New Roman"/>
          <w:sz w:val="24"/>
          <w:szCs w:val="24"/>
        </w:rPr>
        <w:t xml:space="preserve"> </w:t>
      </w:r>
      <w:r w:rsidR="00660550">
        <w:rPr>
          <w:rFonts w:ascii="Times New Roman" w:hAnsi="Times New Roman" w:cs="Times New Roman"/>
          <w:sz w:val="24"/>
          <w:szCs w:val="24"/>
        </w:rPr>
        <w:fldChar w:fldCharType="begin">
          <w:fldData xml:space="preserve">PEVuZE5vdGU+PENpdGU+PEF1dGhvcj5HaWJiczwvQXV0aG9yPjxZZWFyPjIwMDQ8L1llYXI+PFJl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</w:fldData>
        </w:fldChar>
      </w:r>
      <w:r w:rsidR="00660550">
        <w:rPr>
          <w:rFonts w:ascii="Times New Roman" w:hAnsi="Times New Roman" w:cs="Times New Roman"/>
          <w:sz w:val="24"/>
          <w:szCs w:val="24"/>
        </w:rPr>
        <w:instrText xml:space="preserve"> ADDIN EN.CITE </w:instrText>
      </w:r>
      <w:r w:rsidR="00660550">
        <w:rPr>
          <w:rFonts w:ascii="Times New Roman" w:hAnsi="Times New Roman" w:cs="Times New Roman"/>
          <w:sz w:val="24"/>
          <w:szCs w:val="24"/>
        </w:rPr>
        <w:fldChar w:fldCharType="begin">
          <w:fldData xml:space="preserve">PEVuZE5vdGU+PENpdGU+PEF1dGhvcj5HaWJiczwvQXV0aG9yPjxZZWFyPjIwMDQ8L1llYXI+PFJl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</w:fldData>
        </w:fldChar>
      </w:r>
      <w:r w:rsidR="00660550">
        <w:rPr>
          <w:rFonts w:ascii="Times New Roman" w:hAnsi="Times New Roman" w:cs="Times New Roman"/>
          <w:sz w:val="24"/>
          <w:szCs w:val="24"/>
        </w:rPr>
        <w:instrText xml:space="preserve"> ADDIN EN.CITE.DATA </w:instrText>
      </w:r>
      <w:r w:rsidR="00660550">
        <w:rPr>
          <w:rFonts w:ascii="Times New Roman" w:hAnsi="Times New Roman" w:cs="Times New Roman"/>
          <w:sz w:val="24"/>
          <w:szCs w:val="24"/>
        </w:rPr>
      </w:r>
      <w:r w:rsidR="00660550">
        <w:rPr>
          <w:rFonts w:ascii="Times New Roman" w:hAnsi="Times New Roman" w:cs="Times New Roman"/>
          <w:sz w:val="24"/>
          <w:szCs w:val="24"/>
        </w:rPr>
        <w:fldChar w:fldCharType="end"/>
      </w:r>
      <w:r w:rsidR="00660550">
        <w:rPr>
          <w:rFonts w:ascii="Times New Roman" w:hAnsi="Times New Roman" w:cs="Times New Roman"/>
          <w:sz w:val="24"/>
          <w:szCs w:val="24"/>
        </w:rPr>
      </w:r>
      <w:r w:rsidR="00660550">
        <w:rPr>
          <w:rFonts w:ascii="Times New Roman" w:hAnsi="Times New Roman" w:cs="Times New Roman"/>
          <w:sz w:val="24"/>
          <w:szCs w:val="24"/>
        </w:rPr>
        <w:fldChar w:fldCharType="separate"/>
      </w:r>
      <w:r w:rsidR="00660550">
        <w:rPr>
          <w:rFonts w:ascii="Times New Roman" w:hAnsi="Times New Roman" w:cs="Times New Roman"/>
          <w:noProof/>
          <w:sz w:val="24"/>
          <w:szCs w:val="24"/>
        </w:rPr>
        <w:t>(Gibbs et al. 2004)</w:t>
      </w:r>
      <w:r w:rsidR="00660550">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to in the discordance analyses. </w:t>
      </w:r>
      <w:r w:rsidR="008A5CE6">
        <w:rPr>
          <w:rFonts w:ascii="Times New Roman" w:hAnsi="Times New Roman" w:cs="Times New Roman"/>
          <w:sz w:val="24"/>
          <w:szCs w:val="24"/>
        </w:rPr>
        <w:t>We downloaded the rat reference genome (rnor6) from the UCSC genome browser and for both genomes removed the Y chromosome and all smaller unplaced scaffolds, leaving only the X chromosome and autosomes 1-19 for mouse and 1-20 for rat. We then used minimap2 in whole genome alignment mode (-x asm20) to generate a pairwise alignment file from which we calculated alignment segment sizes and the distances between alignment segments. We visualized the alignment as a dot</w:t>
      </w:r>
      <w:r w:rsidR="004A48A2">
        <w:rPr>
          <w:rFonts w:ascii="Times New Roman" w:hAnsi="Times New Roman" w:cs="Times New Roman"/>
          <w:sz w:val="24"/>
          <w:szCs w:val="24"/>
        </w:rPr>
        <w:t xml:space="preserve"> </w:t>
      </w:r>
      <w:r w:rsidR="008A5CE6">
        <w:rPr>
          <w:rFonts w:ascii="Times New Roman" w:hAnsi="Times New Roman" w:cs="Times New Roman"/>
          <w:sz w:val="24"/>
          <w:szCs w:val="24"/>
        </w:rPr>
        <w:t xml:space="preserve">plot using the </w:t>
      </w:r>
      <w:proofErr w:type="spellStart"/>
      <w:r w:rsidR="008A5CE6">
        <w:rPr>
          <w:rFonts w:ascii="Times New Roman" w:hAnsi="Times New Roman" w:cs="Times New Roman"/>
          <w:sz w:val="24"/>
          <w:szCs w:val="24"/>
        </w:rPr>
        <w:t>pafr</w:t>
      </w:r>
      <w:proofErr w:type="spellEnd"/>
      <w:r w:rsidR="008A5CE6">
        <w:rPr>
          <w:rFonts w:ascii="Times New Roman" w:hAnsi="Times New Roman" w:cs="Times New Roman"/>
          <w:sz w:val="24"/>
          <w:szCs w:val="24"/>
        </w:rPr>
        <w:t xml:space="preserve"> package in R (</w:t>
      </w:r>
      <w:hyperlink r:id="rId14" w:history="1">
        <w:r w:rsidR="008A5CE6" w:rsidRPr="009C0F60">
          <w:rPr>
            <w:rStyle w:val="Hyperlink"/>
            <w:rFonts w:ascii="Times New Roman" w:hAnsi="Times New Roman" w:cs="Times New Roman"/>
            <w:sz w:val="24"/>
            <w:szCs w:val="24"/>
          </w:rPr>
          <w:t>https://github.com/dwinter/pafr</w:t>
        </w:r>
      </w:hyperlink>
      <w:r w:rsidR="008A5CE6">
        <w:rPr>
          <w:rFonts w:ascii="Times New Roman" w:hAnsi="Times New Roman" w:cs="Times New Roman"/>
          <w:sz w:val="24"/>
          <w:szCs w:val="24"/>
        </w:rPr>
        <w:t>).</w:t>
      </w:r>
    </w:p>
    <w:p w14:paraId="22FA6923" w14:textId="77777777" w:rsidR="005D3A4E" w:rsidRPr="00031896" w:rsidRDefault="005D3A4E" w:rsidP="005D3A4E">
      <w:pPr>
        <w:spacing w:after="0"/>
        <w:jc w:val="both"/>
        <w:rPr>
          <w:rFonts w:ascii="Times New Roman" w:hAnsi="Times New Roman" w:cs="Times New Roman"/>
          <w:sz w:val="24"/>
          <w:szCs w:val="24"/>
        </w:rPr>
      </w:pPr>
    </w:p>
    <w:p w14:paraId="32F7CD93" w14:textId="7D791019" w:rsidR="00FD0B8D" w:rsidRPr="00031896" w:rsidRDefault="00FD0B8D" w:rsidP="00F413E3">
      <w:pPr>
        <w:pStyle w:val="Heading2"/>
      </w:pPr>
      <w:r w:rsidRPr="00031896">
        <w:t>Recombination rate</w:t>
      </w:r>
      <w:r w:rsidR="000E678A">
        <w:t xml:space="preserve"> and functional annotation</w:t>
      </w:r>
    </w:p>
    <w:p w14:paraId="011DCE98" w14:textId="342FD663" w:rsidR="00AD773B" w:rsidRDefault="00021F11" w:rsidP="005D3A4E">
      <w:pPr>
        <w:spacing w:after="0"/>
        <w:jc w:val="both"/>
        <w:rPr>
          <w:rFonts w:ascii="Times New Roman" w:hAnsi="Times New Roman" w:cs="Times New Roman"/>
          <w:sz w:val="24"/>
          <w:szCs w:val="24"/>
        </w:rPr>
      </w:pPr>
      <w:r>
        <w:rPr>
          <w:rFonts w:ascii="Times New Roman" w:hAnsi="Times New Roman" w:cs="Times New Roman"/>
          <w:sz w:val="24"/>
          <w:szCs w:val="24"/>
        </w:rPr>
        <w:t>W</w:t>
      </w:r>
      <w:r w:rsidR="0078018B" w:rsidRPr="00031896">
        <w:rPr>
          <w:rFonts w:ascii="Times New Roman" w:hAnsi="Times New Roman" w:cs="Times New Roman"/>
          <w:sz w:val="24"/>
          <w:szCs w:val="24"/>
        </w:rPr>
        <w:t>e retrieved 10,205 genetic markers</w:t>
      </w:r>
      <w:r w:rsidR="00F60FA0">
        <w:rPr>
          <w:rFonts w:ascii="Times New Roman" w:hAnsi="Times New Roman" w:cs="Times New Roman"/>
          <w:sz w:val="24"/>
          <w:szCs w:val="24"/>
        </w:rPr>
        <w:t xml:space="preserve"> generated</w:t>
      </w:r>
      <w:r w:rsidR="0078018B" w:rsidRPr="00031896">
        <w:rPr>
          <w:rFonts w:ascii="Times New Roman" w:hAnsi="Times New Roman" w:cs="Times New Roman"/>
          <w:sz w:val="24"/>
          <w:szCs w:val="24"/>
        </w:rPr>
        <w:t xml:space="preserve"> from a large heterogenous stock of outbred mice</w:t>
      </w:r>
      <w:r w:rsidR="00432768">
        <w:rPr>
          <w:rFonts w:ascii="Times New Roman" w:hAnsi="Times New Roman" w:cs="Times New Roman"/>
          <w:sz w:val="24"/>
          <w:szCs w:val="24"/>
        </w:rPr>
        <w:t xml:space="preserve"> </w:t>
      </w:r>
      <w:r w:rsidR="00432768">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432768">
        <w:rPr>
          <w:rFonts w:ascii="Times New Roman" w:hAnsi="Times New Roman" w:cs="Times New Roman"/>
          <w:sz w:val="24"/>
          <w:szCs w:val="24"/>
        </w:rPr>
        <w:instrText xml:space="preserve"> ADDIN EN.CITE </w:instrText>
      </w:r>
      <w:r w:rsidR="00432768">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432768">
        <w:rPr>
          <w:rFonts w:ascii="Times New Roman" w:hAnsi="Times New Roman" w:cs="Times New Roman"/>
          <w:sz w:val="24"/>
          <w:szCs w:val="24"/>
        </w:rPr>
        <w:instrText xml:space="preserve"> ADDIN EN.CITE.DATA </w:instrText>
      </w:r>
      <w:r w:rsidR="00432768">
        <w:rPr>
          <w:rFonts w:ascii="Times New Roman" w:hAnsi="Times New Roman" w:cs="Times New Roman"/>
          <w:sz w:val="24"/>
          <w:szCs w:val="24"/>
        </w:rPr>
      </w:r>
      <w:r w:rsidR="00432768">
        <w:rPr>
          <w:rFonts w:ascii="Times New Roman" w:hAnsi="Times New Roman" w:cs="Times New Roman"/>
          <w:sz w:val="24"/>
          <w:szCs w:val="24"/>
        </w:rPr>
        <w:fldChar w:fldCharType="end"/>
      </w:r>
      <w:r w:rsidR="00432768">
        <w:rPr>
          <w:rFonts w:ascii="Times New Roman" w:hAnsi="Times New Roman" w:cs="Times New Roman"/>
          <w:sz w:val="24"/>
          <w:szCs w:val="24"/>
        </w:rPr>
      </w:r>
      <w:r w:rsidR="00432768">
        <w:rPr>
          <w:rFonts w:ascii="Times New Roman" w:hAnsi="Times New Roman" w:cs="Times New Roman"/>
          <w:sz w:val="24"/>
          <w:szCs w:val="24"/>
        </w:rPr>
        <w:fldChar w:fldCharType="separate"/>
      </w:r>
      <w:r w:rsidR="00432768">
        <w:rPr>
          <w:rFonts w:ascii="Times New Roman" w:hAnsi="Times New Roman" w:cs="Times New Roman"/>
          <w:noProof/>
          <w:sz w:val="24"/>
          <w:szCs w:val="24"/>
        </w:rPr>
        <w:t>(Shifman et al. 2006; Cox et al. 2009)</w:t>
      </w:r>
      <w:r w:rsidR="00432768">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sidR="00356D65">
        <w:rPr>
          <w:rFonts w:ascii="Times New Roman" w:hAnsi="Times New Roman" w:cs="Times New Roman"/>
          <w:sz w:val="24"/>
          <w:szCs w:val="24"/>
        </w:rPr>
        <w:t>whether</w:t>
      </w:r>
      <w:r w:rsidR="000E678A"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phylogenetic discordance along chromosomes </w:t>
      </w:r>
      <w:r w:rsidR="000E678A">
        <w:rPr>
          <w:rFonts w:ascii="Times New Roman" w:hAnsi="Times New Roman" w:cs="Times New Roman"/>
          <w:sz w:val="24"/>
          <w:szCs w:val="24"/>
        </w:rPr>
        <w:t>is correlated</w:t>
      </w:r>
      <w:r w:rsidRPr="00031896">
        <w:rPr>
          <w:rFonts w:ascii="Times New Roman" w:hAnsi="Times New Roman" w:cs="Times New Roman"/>
          <w:sz w:val="24"/>
          <w:szCs w:val="24"/>
        </w:rPr>
        <w:t xml:space="preserve"> with </w:t>
      </w:r>
      <w:r w:rsidR="000E678A">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sidR="000E678A">
        <w:rPr>
          <w:rFonts w:ascii="Times New Roman" w:hAnsi="Times New Roman" w:cs="Times New Roman"/>
          <w:sz w:val="24"/>
          <w:szCs w:val="24"/>
        </w:rPr>
        <w:t>s</w:t>
      </w:r>
      <w:r w:rsidR="0078018B" w:rsidRPr="00031896">
        <w:rPr>
          <w:rFonts w:ascii="Times New Roman" w:hAnsi="Times New Roman" w:cs="Times New Roman"/>
          <w:sz w:val="24"/>
          <w:szCs w:val="24"/>
        </w:rPr>
        <w:t xml:space="preserve">. We converted the physical coordinates of these markers from build 37 (mm9) to build 38 (mm10) of the </w:t>
      </w:r>
      <w:r w:rsidR="00B30752" w:rsidRPr="00D4662B">
        <w:rPr>
          <w:rFonts w:ascii="Times New Roman" w:hAnsi="Times New Roman" w:cs="Times New Roman"/>
          <w:i/>
          <w:sz w:val="24"/>
          <w:szCs w:val="24"/>
        </w:rPr>
        <w:t>M. musculus</w:t>
      </w:r>
      <w:r w:rsidR="0078018B" w:rsidRPr="00031896">
        <w:rPr>
          <w:rFonts w:ascii="Times New Roman" w:hAnsi="Times New Roman" w:cs="Times New Roman"/>
          <w:sz w:val="24"/>
          <w:szCs w:val="24"/>
        </w:rPr>
        <w:t xml:space="preserve"> genome</w:t>
      </w:r>
      <w:r w:rsidR="006045B5" w:rsidRPr="00031896">
        <w:rPr>
          <w:rFonts w:ascii="Times New Roman" w:hAnsi="Times New Roman" w:cs="Times New Roman"/>
          <w:sz w:val="24"/>
          <w:szCs w:val="24"/>
        </w:rPr>
        <w:t xml:space="preserve"> using </w:t>
      </w:r>
      <w:proofErr w:type="spellStart"/>
      <w:r w:rsidR="006045B5" w:rsidRPr="00031896">
        <w:rPr>
          <w:rFonts w:ascii="Times New Roman" w:hAnsi="Times New Roman" w:cs="Times New Roman"/>
          <w:sz w:val="24"/>
          <w:szCs w:val="24"/>
        </w:rPr>
        <w:t>liftOver</w:t>
      </w:r>
      <w:proofErr w:type="spellEnd"/>
      <w:r w:rsidR="006825C4">
        <w:rPr>
          <w:rFonts w:ascii="Times New Roman" w:hAnsi="Times New Roman" w:cs="Times New Roman"/>
          <w:sz w:val="24"/>
          <w:szCs w:val="24"/>
        </w:rPr>
        <w:t xml:space="preserve"> </w: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 </w:instrText>
      </w:r>
      <w:r w:rsidR="006825C4">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6825C4">
        <w:rPr>
          <w:rFonts w:ascii="Times New Roman" w:hAnsi="Times New Roman" w:cs="Times New Roman"/>
          <w:sz w:val="24"/>
          <w:szCs w:val="24"/>
        </w:rPr>
        <w:instrText xml:space="preserve"> ADDIN EN.CITE.DATA </w:instrText>
      </w:r>
      <w:r w:rsidR="006825C4">
        <w:rPr>
          <w:rFonts w:ascii="Times New Roman" w:hAnsi="Times New Roman" w:cs="Times New Roman"/>
          <w:sz w:val="24"/>
          <w:szCs w:val="24"/>
        </w:rPr>
      </w:r>
      <w:r w:rsidR="006825C4">
        <w:rPr>
          <w:rFonts w:ascii="Times New Roman" w:hAnsi="Times New Roman" w:cs="Times New Roman"/>
          <w:sz w:val="24"/>
          <w:szCs w:val="24"/>
        </w:rPr>
        <w:fldChar w:fldCharType="end"/>
      </w:r>
      <w:r w:rsidR="006825C4">
        <w:rPr>
          <w:rFonts w:ascii="Times New Roman" w:hAnsi="Times New Roman" w:cs="Times New Roman"/>
          <w:sz w:val="24"/>
          <w:szCs w:val="24"/>
        </w:rPr>
      </w:r>
      <w:r w:rsidR="006825C4">
        <w:rPr>
          <w:rFonts w:ascii="Times New Roman" w:hAnsi="Times New Roman" w:cs="Times New Roman"/>
          <w:sz w:val="24"/>
          <w:szCs w:val="24"/>
        </w:rPr>
        <w:fldChar w:fldCharType="separate"/>
      </w:r>
      <w:r w:rsidR="006825C4">
        <w:rPr>
          <w:rFonts w:ascii="Times New Roman" w:hAnsi="Times New Roman" w:cs="Times New Roman"/>
          <w:noProof/>
          <w:sz w:val="24"/>
          <w:szCs w:val="24"/>
        </w:rPr>
        <w:t>(Hinrichs et al. 2006)</w:t>
      </w:r>
      <w:r w:rsidR="006825C4">
        <w:rPr>
          <w:rFonts w:ascii="Times New Roman" w:hAnsi="Times New Roman" w:cs="Times New Roman"/>
          <w:sz w:val="24"/>
          <w:szCs w:val="24"/>
        </w:rPr>
        <w:fldChar w:fldCharType="end"/>
      </w:r>
      <w:r w:rsidR="0078018B" w:rsidRPr="00031896">
        <w:rPr>
          <w:rFonts w:ascii="Times New Roman" w:hAnsi="Times New Roman" w:cs="Times New Roman"/>
          <w:sz w:val="24"/>
          <w:szCs w:val="24"/>
        </w:rPr>
        <w:t>.</w:t>
      </w:r>
      <w:r w:rsidR="006045B5" w:rsidRPr="00031896">
        <w:rPr>
          <w:rFonts w:ascii="Times New Roman" w:hAnsi="Times New Roman" w:cs="Times New Roman"/>
          <w:sz w:val="24"/>
          <w:szCs w:val="24"/>
        </w:rPr>
        <w:t xml:space="preserve"> We then partitioned the markers into 5Mb windows and estimated local recombination rates in each window</w:t>
      </w:r>
      <w:r>
        <w:rPr>
          <w:rFonts w:ascii="Times New Roman" w:hAnsi="Times New Roman" w:cs="Times New Roman"/>
          <w:sz w:val="24"/>
          <w:szCs w:val="24"/>
        </w:rPr>
        <w:t>. Estimated recombination rates were defined</w:t>
      </w:r>
      <w:r w:rsidR="006045B5" w:rsidRPr="00031896">
        <w:rPr>
          <w:rFonts w:ascii="Times New Roman" w:hAnsi="Times New Roman" w:cs="Times New Roman"/>
          <w:sz w:val="24"/>
          <w:szCs w:val="24"/>
        </w:rPr>
        <w:t xml:space="preserve"> </w:t>
      </w:r>
      <w:r w:rsidR="00751894">
        <w:rPr>
          <w:rFonts w:ascii="Times New Roman" w:hAnsi="Times New Roman" w:cs="Times New Roman"/>
          <w:sz w:val="24"/>
          <w:szCs w:val="24"/>
        </w:rPr>
        <w:t>as</w:t>
      </w:r>
      <w:r w:rsidR="006045B5" w:rsidRPr="00031896">
        <w:rPr>
          <w:rFonts w:ascii="Times New Roman" w:hAnsi="Times New Roman" w:cs="Times New Roman"/>
          <w:sz w:val="24"/>
          <w:szCs w:val="24"/>
        </w:rPr>
        <w:t xml:space="preserve"> the slope of the correlation between the location on the genetic map and the location on the physical map of the </w:t>
      </w:r>
      <w:r w:rsidR="00B30752" w:rsidRPr="00D4662B">
        <w:rPr>
          <w:rFonts w:ascii="Times New Roman" w:hAnsi="Times New Roman" w:cs="Times New Roman"/>
          <w:i/>
          <w:sz w:val="24"/>
          <w:szCs w:val="24"/>
        </w:rPr>
        <w:t>M. musculus</w:t>
      </w:r>
      <w:r w:rsidR="006045B5" w:rsidRPr="00031896">
        <w:rPr>
          <w:rFonts w:ascii="Times New Roman" w:hAnsi="Times New Roman" w:cs="Times New Roman"/>
          <w:sz w:val="24"/>
          <w:szCs w:val="24"/>
        </w:rPr>
        <w:t xml:space="preserve"> genome for all markers in the window</w:t>
      </w:r>
      <w:r w:rsidR="00432768">
        <w:rPr>
          <w:rFonts w:ascii="Times New Roman" w:hAnsi="Times New Roman" w:cs="Times New Roman"/>
          <w:sz w:val="24"/>
          <w:szCs w:val="24"/>
        </w:rPr>
        <w:t xml:space="preserve"> </w:t>
      </w:r>
      <w:r w:rsidR="00432768">
        <w:rPr>
          <w:rFonts w:ascii="Times New Roman" w:hAnsi="Times New Roman" w:cs="Times New Roman"/>
          <w:sz w:val="24"/>
          <w:szCs w:val="24"/>
        </w:rPr>
        <w:fldChar w:fldCharType="begin">
          <w:fldData xml:space="preserve">PEVuZE5vdGU+PENpdGU+PEF1dGhvcj5LYXJ0amU8L0F1dGhvcj48WWVhcj4yMDIwPC9ZZWFyPjxS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</w:fldData>
        </w:fldChar>
      </w:r>
      <w:r w:rsidR="00E26E5E">
        <w:rPr>
          <w:rFonts w:ascii="Times New Roman" w:hAnsi="Times New Roman" w:cs="Times New Roman"/>
          <w:sz w:val="24"/>
          <w:szCs w:val="24"/>
        </w:rPr>
        <w:instrText xml:space="preserve"> ADDIN EN.CITE </w:instrText>
      </w:r>
      <w:r w:rsidR="00E26E5E">
        <w:rPr>
          <w:rFonts w:ascii="Times New Roman" w:hAnsi="Times New Roman" w:cs="Times New Roman"/>
          <w:sz w:val="24"/>
          <w:szCs w:val="24"/>
        </w:rPr>
        <w:fldChar w:fldCharType="begin">
          <w:fldData xml:space="preserve">PEVuZE5vdGU+PENpdGU+PEF1dGhvcj5LYXJ0amU8L0F1dGhvcj48WWVhcj4yMDIwPC9ZZWFyPjxS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</w:fldData>
        </w:fldChar>
      </w:r>
      <w:r w:rsidR="00E26E5E">
        <w:rPr>
          <w:rFonts w:ascii="Times New Roman" w:hAnsi="Times New Roman" w:cs="Times New Roman"/>
          <w:sz w:val="24"/>
          <w:szCs w:val="24"/>
        </w:rPr>
        <w:instrText xml:space="preserve"> ADDIN EN.CITE.DATA </w:instrText>
      </w:r>
      <w:r w:rsidR="00E26E5E">
        <w:rPr>
          <w:rFonts w:ascii="Times New Roman" w:hAnsi="Times New Roman" w:cs="Times New Roman"/>
          <w:sz w:val="24"/>
          <w:szCs w:val="24"/>
        </w:rPr>
      </w:r>
      <w:r w:rsidR="00E26E5E">
        <w:rPr>
          <w:rFonts w:ascii="Times New Roman" w:hAnsi="Times New Roman" w:cs="Times New Roman"/>
          <w:sz w:val="24"/>
          <w:szCs w:val="24"/>
        </w:rPr>
        <w:fldChar w:fldCharType="end"/>
      </w:r>
      <w:r w:rsidR="00432768">
        <w:rPr>
          <w:rFonts w:ascii="Times New Roman" w:hAnsi="Times New Roman" w:cs="Times New Roman"/>
          <w:sz w:val="24"/>
          <w:szCs w:val="24"/>
        </w:rPr>
      </w:r>
      <w:r w:rsidR="00432768">
        <w:rPr>
          <w:rFonts w:ascii="Times New Roman" w:hAnsi="Times New Roman" w:cs="Times New Roman"/>
          <w:sz w:val="24"/>
          <w:szCs w:val="24"/>
        </w:rPr>
        <w:fldChar w:fldCharType="separate"/>
      </w:r>
      <w:r w:rsidR="00E26E5E">
        <w:rPr>
          <w:rFonts w:ascii="Times New Roman" w:hAnsi="Times New Roman" w:cs="Times New Roman"/>
          <w:noProof/>
          <w:sz w:val="24"/>
          <w:szCs w:val="24"/>
        </w:rPr>
        <w:t>(White et al. 2009; Kartje et al. 2020)</w:t>
      </w:r>
      <w:r w:rsidR="00432768">
        <w:rPr>
          <w:rFonts w:ascii="Times New Roman" w:hAnsi="Times New Roman" w:cs="Times New Roman"/>
          <w:sz w:val="24"/>
          <w:szCs w:val="24"/>
        </w:rPr>
        <w:fldChar w:fldCharType="end"/>
      </w:r>
      <w:r w:rsidR="006045B5" w:rsidRPr="00031896">
        <w:rPr>
          <w:rFonts w:ascii="Times New Roman" w:hAnsi="Times New Roman" w:cs="Times New Roman"/>
          <w:sz w:val="24"/>
          <w:szCs w:val="24"/>
        </w:rPr>
        <w:t xml:space="preserve">. </w:t>
      </w:r>
      <w:r>
        <w:rPr>
          <w:rFonts w:ascii="Times New Roman" w:hAnsi="Times New Roman" w:cs="Times New Roman"/>
          <w:sz w:val="24"/>
          <w:szCs w:val="24"/>
        </w:rPr>
        <w:t>W</w:t>
      </w:r>
      <w:r w:rsidR="006045B5" w:rsidRPr="00031896">
        <w:rPr>
          <w:rFonts w:ascii="Times New Roman" w:hAnsi="Times New Roman" w:cs="Times New Roman"/>
          <w:sz w:val="24"/>
          <w:szCs w:val="24"/>
        </w:rPr>
        <w:t xml:space="preserve">ithin each 5Mb window, we calculated </w:t>
      </w:r>
      <w:proofErr w:type="spellStart"/>
      <w:r w:rsidR="006045B5" w:rsidRPr="00031896">
        <w:rPr>
          <w:rFonts w:ascii="Times New Roman" w:hAnsi="Times New Roman" w:cs="Times New Roman"/>
          <w:sz w:val="24"/>
          <w:szCs w:val="24"/>
        </w:rPr>
        <w:t>wRF</w:t>
      </w:r>
      <w:proofErr w:type="spellEnd"/>
      <w:r w:rsidR="006045B5" w:rsidRPr="00031896">
        <w:rPr>
          <w:rFonts w:ascii="Times New Roman" w:hAnsi="Times New Roman" w:cs="Times New Roman"/>
          <w:sz w:val="24"/>
          <w:szCs w:val="24"/>
        </w:rPr>
        <w:t xml:space="preserve"> distances between the first 10kb window and every other 10kb window.</w:t>
      </w:r>
    </w:p>
    <w:p w14:paraId="6FB49565" w14:textId="7FCF9C23" w:rsidR="006045B5" w:rsidRPr="00031896" w:rsidRDefault="000E678A" w:rsidP="00F413E3">
      <w:pPr>
        <w:jc w:val="both"/>
        <w:rPr>
          <w:rFonts w:ascii="Times New Roman" w:hAnsi="Times New Roman" w:cs="Times New Roman"/>
          <w:iCs/>
          <w:sz w:val="24"/>
          <w:szCs w:val="24"/>
        </w:rPr>
      </w:pPr>
      <w:r>
        <w:rPr>
          <w:rFonts w:ascii="Times New Roman" w:hAnsi="Times New Roman" w:cs="Times New Roman"/>
          <w:sz w:val="24"/>
          <w:szCs w:val="24"/>
        </w:rPr>
        <w:tab/>
      </w:r>
      <w:r w:rsidR="006045B5" w:rsidRPr="00031896">
        <w:rPr>
          <w:rFonts w:ascii="Times New Roman" w:hAnsi="Times New Roman" w:cs="Times New Roman"/>
          <w:iCs/>
          <w:sz w:val="24"/>
          <w:szCs w:val="24"/>
        </w:rPr>
        <w:t>We also compared</w:t>
      </w:r>
      <w:r w:rsidR="00021F11">
        <w:rPr>
          <w:rFonts w:ascii="Times New Roman" w:hAnsi="Times New Roman" w:cs="Times New Roman"/>
          <w:iCs/>
          <w:sz w:val="24"/>
          <w:szCs w:val="24"/>
        </w:rPr>
        <w:t xml:space="preserve"> the chromosome-wide </w:t>
      </w:r>
      <w:proofErr w:type="spellStart"/>
      <w:r w:rsidR="00021F11">
        <w:rPr>
          <w:rFonts w:ascii="Times New Roman" w:hAnsi="Times New Roman" w:cs="Times New Roman"/>
          <w:iCs/>
          <w:sz w:val="24"/>
          <w:szCs w:val="24"/>
        </w:rPr>
        <w:t>wRF</w:t>
      </w:r>
      <w:proofErr w:type="spellEnd"/>
      <w:r w:rsidR="00021F11">
        <w:rPr>
          <w:rFonts w:ascii="Times New Roman" w:hAnsi="Times New Roman" w:cs="Times New Roman"/>
          <w:iCs/>
          <w:sz w:val="24"/>
          <w:szCs w:val="24"/>
        </w:rPr>
        <w:t xml:space="preserve"> distances to those based on </w:t>
      </w:r>
      <w:r w:rsidR="00E97342">
        <w:rPr>
          <w:rFonts w:ascii="Times New Roman" w:hAnsi="Times New Roman" w:cs="Times New Roman"/>
          <w:iCs/>
          <w:sz w:val="24"/>
          <w:szCs w:val="24"/>
        </w:rPr>
        <w:t>phylogeni</w:t>
      </w:r>
      <w:r w:rsidR="00751894">
        <w:rPr>
          <w:rFonts w:ascii="Times New Roman" w:hAnsi="Times New Roman" w:cs="Times New Roman"/>
          <w:iCs/>
          <w:sz w:val="24"/>
          <w:szCs w:val="24"/>
        </w:rPr>
        <w:t>e</w:t>
      </w:r>
      <w:r w:rsidR="00E97342">
        <w:rPr>
          <w:rFonts w:ascii="Times New Roman" w:hAnsi="Times New Roman" w:cs="Times New Roman"/>
          <w:iCs/>
          <w:sz w:val="24"/>
          <w:szCs w:val="24"/>
        </w:rPr>
        <w:t xml:space="preserve">s </w:t>
      </w:r>
      <w:r w:rsidR="00021F11">
        <w:rPr>
          <w:rFonts w:ascii="Times New Roman" w:hAnsi="Times New Roman" w:cs="Times New Roman"/>
          <w:iCs/>
          <w:sz w:val="24"/>
          <w:szCs w:val="24"/>
        </w:rPr>
        <w:t>from</w:t>
      </w:r>
      <w:r w:rsidR="00E97342">
        <w:rPr>
          <w:rFonts w:ascii="Times New Roman" w:hAnsi="Times New Roman" w:cs="Times New Roman"/>
          <w:iCs/>
          <w:sz w:val="24"/>
          <w:szCs w:val="24"/>
        </w:rPr>
        <w:t xml:space="preserve"> regions</w:t>
      </w:r>
      <w:r w:rsidR="006045B5" w:rsidRPr="00031896">
        <w:rPr>
          <w:rFonts w:ascii="Times New Roman" w:hAnsi="Times New Roman" w:cs="Times New Roman"/>
          <w:iCs/>
          <w:sz w:val="24"/>
          <w:szCs w:val="24"/>
        </w:rPr>
        <w:t xml:space="preserve"> around several types of</w:t>
      </w:r>
      <w:r w:rsidR="00027FB1">
        <w:rPr>
          <w:rFonts w:ascii="Times New Roman" w:hAnsi="Times New Roman" w:cs="Times New Roman"/>
          <w:iCs/>
          <w:sz w:val="24"/>
          <w:szCs w:val="24"/>
        </w:rPr>
        <w:t xml:space="preserve"> adjacent to</w:t>
      </w:r>
      <w:r w:rsidR="006045B5" w:rsidRPr="00031896">
        <w:rPr>
          <w:rFonts w:ascii="Times New Roman" w:hAnsi="Times New Roman" w:cs="Times New Roman"/>
          <w:iCs/>
          <w:sz w:val="24"/>
          <w:szCs w:val="24"/>
        </w:rPr>
        <w:t xml:space="preserve"> genomic features. </w:t>
      </w:r>
      <w:r w:rsidR="00027FB1">
        <w:rPr>
          <w:rFonts w:ascii="Times New Roman" w:hAnsi="Times New Roman" w:cs="Times New Roman"/>
          <w:iCs/>
          <w:sz w:val="24"/>
          <w:szCs w:val="24"/>
        </w:rPr>
        <w:t>We retrieved c</w:t>
      </w:r>
      <w:r w:rsidR="00E85F6D" w:rsidRPr="00031896">
        <w:rPr>
          <w:rFonts w:ascii="Times New Roman" w:hAnsi="Times New Roman" w:cs="Times New Roman"/>
          <w:iCs/>
          <w:sz w:val="24"/>
          <w:szCs w:val="24"/>
        </w:rPr>
        <w:t>o</w:t>
      </w:r>
      <w:r w:rsidR="006045B5" w:rsidRPr="00031896">
        <w:rPr>
          <w:rFonts w:ascii="Times New Roman" w:hAnsi="Times New Roman" w:cs="Times New Roman"/>
          <w:iCs/>
          <w:sz w:val="24"/>
          <w:szCs w:val="24"/>
        </w:rPr>
        <w:t xml:space="preserve">ordinates </w:t>
      </w:r>
      <w:r w:rsidR="00E85F6D" w:rsidRPr="00031896">
        <w:rPr>
          <w:rFonts w:ascii="Times New Roman" w:hAnsi="Times New Roman" w:cs="Times New Roman"/>
          <w:iCs/>
          <w:sz w:val="24"/>
          <w:szCs w:val="24"/>
        </w:rPr>
        <w:t xml:space="preserve">from </w:t>
      </w:r>
      <w:r w:rsidR="00066FE6">
        <w:rPr>
          <w:rFonts w:ascii="Times New Roman" w:hAnsi="Times New Roman" w:cs="Times New Roman"/>
          <w:iCs/>
          <w:sz w:val="24"/>
          <w:szCs w:val="24"/>
        </w:rPr>
        <w:t>25,753 protein</w:t>
      </w:r>
      <w:r w:rsidR="00DD6ADB">
        <w:rPr>
          <w:rFonts w:ascii="Times New Roman" w:hAnsi="Times New Roman" w:cs="Times New Roman"/>
          <w:iCs/>
          <w:sz w:val="24"/>
          <w:szCs w:val="24"/>
        </w:rPr>
        <w:t xml:space="preserve"> </w:t>
      </w:r>
      <w:r w:rsidR="00066FE6">
        <w:rPr>
          <w:rFonts w:ascii="Times New Roman" w:hAnsi="Times New Roman" w:cs="Times New Roman"/>
          <w:iCs/>
          <w:sz w:val="24"/>
          <w:szCs w:val="24"/>
        </w:rPr>
        <w:t>coding</w:t>
      </w:r>
      <w:r w:rsidR="00E85F6D" w:rsidRPr="00031896">
        <w:rPr>
          <w:rFonts w:ascii="Times New Roman" w:hAnsi="Times New Roman" w:cs="Times New Roman"/>
          <w:iCs/>
          <w:sz w:val="24"/>
          <w:szCs w:val="24"/>
        </w:rPr>
        <w:t xml:space="preserve"> genes</w:t>
      </w:r>
      <w:r w:rsidR="00066FE6">
        <w:rPr>
          <w:rFonts w:ascii="Times New Roman" w:hAnsi="Times New Roman" w:cs="Times New Roman"/>
          <w:iCs/>
          <w:sz w:val="24"/>
          <w:szCs w:val="24"/>
        </w:rPr>
        <w:t xml:space="preserve"> annotated in </w:t>
      </w:r>
      <w:r w:rsidR="00066FE6">
        <w:rPr>
          <w:rFonts w:ascii="Times New Roman" w:hAnsi="Times New Roman" w:cs="Times New Roman"/>
          <w:i/>
          <w:sz w:val="24"/>
          <w:szCs w:val="24"/>
        </w:rPr>
        <w:t>M. musculus</w:t>
      </w:r>
      <w:r w:rsidR="00E85F6D" w:rsidRPr="00031896">
        <w:rPr>
          <w:rFonts w:ascii="Times New Roman" w:hAnsi="Times New Roman" w:cs="Times New Roman"/>
          <w:iCs/>
          <w:sz w:val="24"/>
          <w:szCs w:val="24"/>
        </w:rPr>
        <w:t xml:space="preserve"> </w:t>
      </w:r>
      <w:r w:rsidR="006045B5" w:rsidRPr="00031896">
        <w:rPr>
          <w:rFonts w:ascii="Times New Roman" w:hAnsi="Times New Roman" w:cs="Times New Roman"/>
          <w:iCs/>
          <w:sz w:val="24"/>
          <w:szCs w:val="24"/>
        </w:rPr>
        <w:t>from Ensembl (release 99</w:t>
      </w:r>
      <w:r w:rsidR="00F40603">
        <w:rPr>
          <w:rFonts w:ascii="Times New Roman" w:hAnsi="Times New Roman" w:cs="Times New Roman"/>
          <w:iCs/>
          <w:sz w:val="24"/>
          <w:szCs w:val="24"/>
        </w:rPr>
        <w:t xml:space="preserve">; </w:t>
      </w:r>
      <w:r w:rsidR="00F40603">
        <w:rPr>
          <w:rFonts w:ascii="Times New Roman" w:hAnsi="Times New Roman" w:cs="Times New Roman"/>
          <w:iCs/>
          <w:sz w:val="24"/>
          <w:szCs w:val="24"/>
        </w:rPr>
        <w:fldChar w:fldCharType="begin">
          <w:fldData xml:space="preserve">PEVuZE5vdGU+PENpdGU+PEF1dGhvcj5DdW5uaW5naGFtPC9BdXRob3I+PFllYXI+MjAyMjwvWWVh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=
</w:fldData>
        </w:fldChar>
      </w:r>
      <w:r w:rsidR="00F40603">
        <w:rPr>
          <w:rFonts w:ascii="Times New Roman" w:hAnsi="Times New Roman" w:cs="Times New Roman"/>
          <w:iCs/>
          <w:sz w:val="24"/>
          <w:szCs w:val="24"/>
        </w:rPr>
        <w:instrText xml:space="preserve"> ADDIN EN.CITE </w:instrText>
      </w:r>
      <w:r w:rsidR="00F40603">
        <w:rPr>
          <w:rFonts w:ascii="Times New Roman" w:hAnsi="Times New Roman" w:cs="Times New Roman"/>
          <w:iCs/>
          <w:sz w:val="24"/>
          <w:szCs w:val="24"/>
        </w:rPr>
        <w:fldChar w:fldCharType="begin">
          <w:fldData xml:space="preserve">PEVuZE5vdGU+PENpdGU+PEF1dGhvcj5DdW5uaW5naGFtPC9BdXRob3I+PFllYXI+MjAyMjwvWWVh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=
</w:fldData>
        </w:fldChar>
      </w:r>
      <w:r w:rsidR="00F40603">
        <w:rPr>
          <w:rFonts w:ascii="Times New Roman" w:hAnsi="Times New Roman" w:cs="Times New Roman"/>
          <w:iCs/>
          <w:sz w:val="24"/>
          <w:szCs w:val="24"/>
        </w:rPr>
        <w:instrText xml:space="preserve"> ADDIN EN.CITE.DATA </w:instrText>
      </w:r>
      <w:r w:rsidR="00F40603">
        <w:rPr>
          <w:rFonts w:ascii="Times New Roman" w:hAnsi="Times New Roman" w:cs="Times New Roman"/>
          <w:iCs/>
          <w:sz w:val="24"/>
          <w:szCs w:val="24"/>
        </w:rPr>
      </w:r>
      <w:r w:rsidR="00F40603">
        <w:rPr>
          <w:rFonts w:ascii="Times New Roman" w:hAnsi="Times New Roman" w:cs="Times New Roman"/>
          <w:iCs/>
          <w:sz w:val="24"/>
          <w:szCs w:val="24"/>
        </w:rPr>
        <w:fldChar w:fldCharType="end"/>
      </w:r>
      <w:r w:rsidR="00F40603">
        <w:rPr>
          <w:rFonts w:ascii="Times New Roman" w:hAnsi="Times New Roman" w:cs="Times New Roman"/>
          <w:iCs/>
          <w:sz w:val="24"/>
          <w:szCs w:val="24"/>
        </w:rPr>
      </w:r>
      <w:r w:rsidR="00F40603">
        <w:rPr>
          <w:rFonts w:ascii="Times New Roman" w:hAnsi="Times New Roman" w:cs="Times New Roman"/>
          <w:iCs/>
          <w:sz w:val="24"/>
          <w:szCs w:val="24"/>
        </w:rPr>
        <w:fldChar w:fldCharType="separate"/>
      </w:r>
      <w:r w:rsidR="00F40603">
        <w:rPr>
          <w:rFonts w:ascii="Times New Roman" w:hAnsi="Times New Roman" w:cs="Times New Roman"/>
          <w:iCs/>
          <w:noProof/>
          <w:sz w:val="24"/>
          <w:szCs w:val="24"/>
        </w:rPr>
        <w:t>(Cunningham et al. 2022)</w:t>
      </w:r>
      <w:r w:rsidR="00F40603">
        <w:rPr>
          <w:rFonts w:ascii="Times New Roman" w:hAnsi="Times New Roman" w:cs="Times New Roman"/>
          <w:iCs/>
          <w:sz w:val="24"/>
          <w:szCs w:val="24"/>
        </w:rPr>
        <w:fldChar w:fldCharType="end"/>
      </w:r>
      <w:r w:rsidR="006045B5" w:rsidRPr="00031896">
        <w:rPr>
          <w:rFonts w:ascii="Times New Roman" w:hAnsi="Times New Roman" w:cs="Times New Roman"/>
          <w:iCs/>
          <w:sz w:val="24"/>
          <w:szCs w:val="24"/>
        </w:rPr>
        <w:t xml:space="preserve">), </w:t>
      </w:r>
      <w:r w:rsidR="00BC7F34">
        <w:rPr>
          <w:rFonts w:ascii="Times New Roman" w:hAnsi="Times New Roman" w:cs="Times New Roman"/>
          <w:iCs/>
          <w:sz w:val="24"/>
          <w:szCs w:val="24"/>
        </w:rPr>
        <w:t xml:space="preserve">all </w:t>
      </w:r>
      <w:r w:rsidR="00E85F6D" w:rsidRPr="00031896">
        <w:rPr>
          <w:rFonts w:ascii="Times New Roman" w:hAnsi="Times New Roman" w:cs="Times New Roman"/>
          <w:iCs/>
          <w:sz w:val="24"/>
          <w:szCs w:val="24"/>
        </w:rPr>
        <w:t xml:space="preserve">3,129 </w:t>
      </w:r>
      <w:r w:rsidR="006045B5" w:rsidRPr="00031896">
        <w:rPr>
          <w:rFonts w:ascii="Times New Roman" w:hAnsi="Times New Roman" w:cs="Times New Roman"/>
          <w:iCs/>
          <w:sz w:val="24"/>
          <w:szCs w:val="24"/>
        </w:rPr>
        <w:t>UCE</w:t>
      </w:r>
      <w:r w:rsidR="00E85F6D" w:rsidRPr="00031896">
        <w:rPr>
          <w:rFonts w:ascii="Times New Roman" w:hAnsi="Times New Roman" w:cs="Times New Roman"/>
          <w:iCs/>
          <w:sz w:val="24"/>
          <w:szCs w:val="24"/>
        </w:rPr>
        <w:t>s</w:t>
      </w:r>
      <w:r w:rsidR="006045B5" w:rsidRPr="00031896">
        <w:rPr>
          <w:rFonts w:ascii="Times New Roman" w:hAnsi="Times New Roman" w:cs="Times New Roman"/>
          <w:iCs/>
          <w:sz w:val="24"/>
          <w:szCs w:val="24"/>
        </w:rPr>
        <w:t xml:space="preserve"> from </w:t>
      </w:r>
      <w:r w:rsidR="00BC7F34" w:rsidRPr="00DF4DCD">
        <w:rPr>
          <w:rFonts w:ascii="Times New Roman" w:hAnsi="Times New Roman" w:cs="Times New Roman"/>
          <w:sz w:val="24"/>
          <w:szCs w:val="24"/>
        </w:rPr>
        <w:t xml:space="preserve">the </w:t>
      </w:r>
      <w:r w:rsidR="00BC7F34" w:rsidRPr="00DF4DCD">
        <w:rPr>
          <w:rFonts w:ascii="Times New Roman" w:hAnsi="Times New Roman" w:cs="Times New Roman"/>
          <w:i/>
          <w:iCs/>
          <w:sz w:val="24"/>
          <w:szCs w:val="24"/>
        </w:rPr>
        <w:t>M</w:t>
      </w:r>
      <w:r w:rsidR="006714AD">
        <w:rPr>
          <w:rFonts w:ascii="Times New Roman" w:hAnsi="Times New Roman" w:cs="Times New Roman"/>
          <w:i/>
          <w:iCs/>
          <w:sz w:val="24"/>
          <w:szCs w:val="24"/>
        </w:rPr>
        <w:t>.</w:t>
      </w:r>
      <w:r w:rsidR="00BC7F34" w:rsidRPr="00DF4DCD">
        <w:rPr>
          <w:rFonts w:ascii="Times New Roman" w:hAnsi="Times New Roman" w:cs="Times New Roman"/>
          <w:i/>
          <w:iCs/>
          <w:sz w:val="24"/>
          <w:szCs w:val="24"/>
        </w:rPr>
        <w:t xml:space="preserve"> musculus</w:t>
      </w:r>
      <w:r w:rsidR="00BC7F34" w:rsidRPr="00DF4DCD">
        <w:rPr>
          <w:rFonts w:ascii="Times New Roman" w:hAnsi="Times New Roman" w:cs="Times New Roman"/>
          <w:sz w:val="24"/>
          <w:szCs w:val="24"/>
        </w:rPr>
        <w:t xml:space="preserve"> UCE probe set provided with </w:t>
      </w:r>
      <w:r w:rsidR="00BC7F34">
        <w:rPr>
          <w:rFonts w:ascii="Times New Roman" w:hAnsi="Times New Roman" w:cs="Times New Roman"/>
          <w:sz w:val="24"/>
          <w:szCs w:val="24"/>
        </w:rPr>
        <w:t xml:space="preserve">PHYLUCE </w:t>
      </w:r>
      <w:r w:rsidR="00BC7F34">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BC7F34">
        <w:rPr>
          <w:rFonts w:ascii="Times New Roman" w:hAnsi="Times New Roman" w:cs="Times New Roman"/>
          <w:sz w:val="24"/>
          <w:szCs w:val="24"/>
        </w:rPr>
        <w:instrText xml:space="preserve"> ADDIN EN.CITE </w:instrText>
      </w:r>
      <w:r w:rsidR="00BC7F34">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BC7F34">
        <w:rPr>
          <w:rFonts w:ascii="Times New Roman" w:hAnsi="Times New Roman" w:cs="Times New Roman"/>
          <w:sz w:val="24"/>
          <w:szCs w:val="24"/>
        </w:rPr>
        <w:instrText xml:space="preserve"> ADDIN EN.CITE.DATA </w:instrText>
      </w:r>
      <w:r w:rsidR="00BC7F34">
        <w:rPr>
          <w:rFonts w:ascii="Times New Roman" w:hAnsi="Times New Roman" w:cs="Times New Roman"/>
          <w:sz w:val="24"/>
          <w:szCs w:val="24"/>
        </w:rPr>
      </w:r>
      <w:r w:rsidR="00BC7F34">
        <w:rPr>
          <w:rFonts w:ascii="Times New Roman" w:hAnsi="Times New Roman" w:cs="Times New Roman"/>
          <w:sz w:val="24"/>
          <w:szCs w:val="24"/>
        </w:rPr>
        <w:fldChar w:fldCharType="end"/>
      </w:r>
      <w:r w:rsidR="00BC7F34">
        <w:rPr>
          <w:rFonts w:ascii="Times New Roman" w:hAnsi="Times New Roman" w:cs="Times New Roman"/>
          <w:sz w:val="24"/>
          <w:szCs w:val="24"/>
        </w:rPr>
      </w:r>
      <w:r w:rsidR="00BC7F34">
        <w:rPr>
          <w:rFonts w:ascii="Times New Roman" w:hAnsi="Times New Roman" w:cs="Times New Roman"/>
          <w:sz w:val="24"/>
          <w:szCs w:val="24"/>
        </w:rPr>
        <w:fldChar w:fldCharType="separate"/>
      </w:r>
      <w:r w:rsidR="00BC7F34">
        <w:rPr>
          <w:rFonts w:ascii="Times New Roman" w:hAnsi="Times New Roman" w:cs="Times New Roman"/>
          <w:noProof/>
          <w:sz w:val="24"/>
          <w:szCs w:val="24"/>
        </w:rPr>
        <w:t>(Faircloth et al. 2012; Faircloth 2016)</w:t>
      </w:r>
      <w:r w:rsidR="00BC7F34">
        <w:rPr>
          <w:rFonts w:ascii="Times New Roman" w:hAnsi="Times New Roman" w:cs="Times New Roman"/>
          <w:sz w:val="24"/>
          <w:szCs w:val="24"/>
        </w:rPr>
        <w:fldChar w:fldCharType="end"/>
      </w:r>
      <w:r w:rsidR="006045B5" w:rsidRPr="00031896">
        <w:rPr>
          <w:rFonts w:ascii="Times New Roman" w:hAnsi="Times New Roman" w:cs="Times New Roman"/>
          <w:iCs/>
          <w:sz w:val="24"/>
          <w:szCs w:val="24"/>
        </w:rPr>
        <w:t>, and</w:t>
      </w:r>
      <w:r w:rsidR="00E85F6D" w:rsidRPr="00031896">
        <w:rPr>
          <w:rFonts w:ascii="Times New Roman" w:hAnsi="Times New Roman" w:cs="Times New Roman"/>
          <w:iCs/>
          <w:sz w:val="24"/>
          <w:szCs w:val="24"/>
        </w:rPr>
        <w:t xml:space="preserve"> 9,865</w:t>
      </w:r>
      <w:r w:rsidR="006045B5" w:rsidRPr="00031896">
        <w:rPr>
          <w:rFonts w:ascii="Times New Roman" w:hAnsi="Times New Roman" w:cs="Times New Roman"/>
          <w:iCs/>
          <w:sz w:val="24"/>
          <w:szCs w:val="24"/>
        </w:rPr>
        <w:t xml:space="preserve"> recombination hotspot</w:t>
      </w:r>
      <w:r w:rsidR="006714AD">
        <w:rPr>
          <w:rFonts w:ascii="Times New Roman" w:hAnsi="Times New Roman" w:cs="Times New Roman"/>
          <w:iCs/>
          <w:sz w:val="24"/>
          <w:szCs w:val="24"/>
        </w:rPr>
        <w:t>s</w:t>
      </w:r>
      <w:r w:rsidR="006045B5" w:rsidRPr="00031896">
        <w:rPr>
          <w:rFonts w:ascii="Times New Roman" w:hAnsi="Times New Roman" w:cs="Times New Roman"/>
          <w:iCs/>
          <w:sz w:val="24"/>
          <w:szCs w:val="24"/>
        </w:rPr>
        <w:t xml:space="preserve"> from</w:t>
      </w:r>
      <w:r w:rsidR="0053166A">
        <w:rPr>
          <w:rFonts w:ascii="Times New Roman" w:hAnsi="Times New Roman" w:cs="Times New Roman"/>
          <w:iCs/>
          <w:sz w:val="24"/>
          <w:szCs w:val="24"/>
        </w:rPr>
        <w:t xml:space="preserve"> </w:t>
      </w:r>
      <w:r w:rsidR="0053166A">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WWVhcj4yMDExPC9ZZWFyPjxSZWNOdW0+NTwvUmVjTnVtPjxEaXNwbGF5VGV4dD5TbWFndWxvdmEg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</w:fldData>
        </w:fldChar>
      </w:r>
      <w:r w:rsidR="0053166A">
        <w:rPr>
          <w:rFonts w:ascii="Times New Roman" w:hAnsi="Times New Roman" w:cs="Times New Roman"/>
          <w:iCs/>
          <w:sz w:val="24"/>
          <w:szCs w:val="24"/>
        </w:rPr>
        <w:instrText xml:space="preserve"> ADDIN EN.CITE </w:instrText>
      </w:r>
      <w:r w:rsidR="0053166A">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WWVhcj4yMDExPC9ZZWFyPjxSZWNOdW0+NTwvUmVjTnVtPjxEaXNwbGF5VGV4dD5TbWFndWxvdmEg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</w:fldData>
        </w:fldChar>
      </w:r>
      <w:r w:rsidR="0053166A">
        <w:rPr>
          <w:rFonts w:ascii="Times New Roman" w:hAnsi="Times New Roman" w:cs="Times New Roman"/>
          <w:iCs/>
          <w:sz w:val="24"/>
          <w:szCs w:val="24"/>
        </w:rPr>
        <w:instrText xml:space="preserve"> ADDIN EN.CITE.DATA </w:instrText>
      </w:r>
      <w:r w:rsidR="0053166A">
        <w:rPr>
          <w:rFonts w:ascii="Times New Roman" w:hAnsi="Times New Roman" w:cs="Times New Roman"/>
          <w:iCs/>
          <w:sz w:val="24"/>
          <w:szCs w:val="24"/>
        </w:rPr>
      </w:r>
      <w:r w:rsidR="0053166A">
        <w:rPr>
          <w:rFonts w:ascii="Times New Roman" w:hAnsi="Times New Roman" w:cs="Times New Roman"/>
          <w:iCs/>
          <w:sz w:val="24"/>
          <w:szCs w:val="24"/>
        </w:rPr>
        <w:fldChar w:fldCharType="end"/>
      </w:r>
      <w:r w:rsidR="0053166A">
        <w:rPr>
          <w:rFonts w:ascii="Times New Roman" w:hAnsi="Times New Roman" w:cs="Times New Roman"/>
          <w:iCs/>
          <w:sz w:val="24"/>
          <w:szCs w:val="24"/>
        </w:rPr>
      </w:r>
      <w:r w:rsidR="0053166A">
        <w:rPr>
          <w:rFonts w:ascii="Times New Roman" w:hAnsi="Times New Roman" w:cs="Times New Roman"/>
          <w:iCs/>
          <w:sz w:val="24"/>
          <w:szCs w:val="24"/>
        </w:rPr>
        <w:fldChar w:fldCharType="separate"/>
      </w:r>
      <w:r w:rsidR="0053166A">
        <w:rPr>
          <w:rFonts w:ascii="Times New Roman" w:hAnsi="Times New Roman" w:cs="Times New Roman"/>
          <w:iCs/>
          <w:noProof/>
          <w:sz w:val="24"/>
          <w:szCs w:val="24"/>
        </w:rPr>
        <w:t>Smagulova et al. (2011)</w:t>
      </w:r>
      <w:r w:rsidR="0053166A">
        <w:rPr>
          <w:rFonts w:ascii="Times New Roman" w:hAnsi="Times New Roman" w:cs="Times New Roman"/>
          <w:iCs/>
          <w:sz w:val="24"/>
          <w:szCs w:val="24"/>
        </w:rPr>
        <w:fldChar w:fldCharType="end"/>
      </w:r>
      <w:r w:rsidR="0053166A">
        <w:rPr>
          <w:rFonts w:ascii="Times New Roman" w:hAnsi="Times New Roman" w:cs="Times New Roman"/>
          <w:iCs/>
          <w:sz w:val="24"/>
          <w:szCs w:val="24"/>
        </w:rPr>
        <w:t>.</w:t>
      </w:r>
      <w:r w:rsidR="006045B5" w:rsidRPr="00031896">
        <w:rPr>
          <w:rFonts w:ascii="Times New Roman" w:hAnsi="Times New Roman" w:cs="Times New Roman"/>
          <w:iCs/>
          <w:sz w:val="24"/>
          <w:szCs w:val="24"/>
        </w:rPr>
        <w:t xml:space="preserve"> </w:t>
      </w:r>
      <w:r w:rsidR="00E85F6D" w:rsidRPr="00031896">
        <w:rPr>
          <w:rFonts w:ascii="Times New Roman" w:hAnsi="Times New Roman" w:cs="Times New Roman"/>
          <w:iCs/>
          <w:sz w:val="24"/>
          <w:szCs w:val="24"/>
        </w:rPr>
        <w:t xml:space="preserve">The recombination hotspot coordinates were converted between build 37 and build 38 using the </w:t>
      </w:r>
      <w:proofErr w:type="spellStart"/>
      <w:r w:rsidR="00E85F6D" w:rsidRPr="00031896">
        <w:rPr>
          <w:rFonts w:ascii="Times New Roman" w:hAnsi="Times New Roman" w:cs="Times New Roman"/>
          <w:iCs/>
          <w:sz w:val="24"/>
          <w:szCs w:val="24"/>
        </w:rPr>
        <w:t>liftOver</w:t>
      </w:r>
      <w:proofErr w:type="spellEnd"/>
      <w:r w:rsidR="00E85F6D" w:rsidRPr="00031896">
        <w:rPr>
          <w:rFonts w:ascii="Times New Roman" w:hAnsi="Times New Roman" w:cs="Times New Roman"/>
          <w:iCs/>
          <w:sz w:val="24"/>
          <w:szCs w:val="24"/>
        </w:rPr>
        <w:t xml:space="preserve"> tool</w:t>
      </w:r>
      <w:r w:rsidR="00927E73">
        <w:rPr>
          <w:rFonts w:ascii="Times New Roman" w:hAnsi="Times New Roman" w:cs="Times New Roman"/>
          <w:iCs/>
          <w:sz w:val="24"/>
          <w:szCs w:val="24"/>
        </w:rPr>
        <w:t xml:space="preserve"> </w:t>
      </w:r>
      <w:r w:rsidR="00927E73">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iCs/>
          <w:sz w:val="24"/>
          <w:szCs w:val="24"/>
        </w:rPr>
        <w:instrText xml:space="preserve"> ADDIN EN.CITE </w:instrText>
      </w:r>
      <w:r w:rsidR="00927E73">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iCs/>
          <w:sz w:val="24"/>
          <w:szCs w:val="24"/>
        </w:rPr>
        <w:instrText xml:space="preserve"> ADDIN EN.CITE.DATA </w:instrText>
      </w:r>
      <w:r w:rsidR="00927E73">
        <w:rPr>
          <w:rFonts w:ascii="Times New Roman" w:hAnsi="Times New Roman" w:cs="Times New Roman"/>
          <w:iCs/>
          <w:sz w:val="24"/>
          <w:szCs w:val="24"/>
        </w:rPr>
      </w:r>
      <w:r w:rsidR="00927E73">
        <w:rPr>
          <w:rFonts w:ascii="Times New Roman" w:hAnsi="Times New Roman" w:cs="Times New Roman"/>
          <w:iCs/>
          <w:sz w:val="24"/>
          <w:szCs w:val="24"/>
        </w:rPr>
        <w:fldChar w:fldCharType="end"/>
      </w:r>
      <w:r w:rsidR="00927E73">
        <w:rPr>
          <w:rFonts w:ascii="Times New Roman" w:hAnsi="Times New Roman" w:cs="Times New Roman"/>
          <w:iCs/>
          <w:sz w:val="24"/>
          <w:szCs w:val="24"/>
        </w:rPr>
      </w:r>
      <w:r w:rsidR="00927E73">
        <w:rPr>
          <w:rFonts w:ascii="Times New Roman" w:hAnsi="Times New Roman" w:cs="Times New Roman"/>
          <w:iCs/>
          <w:sz w:val="24"/>
          <w:szCs w:val="24"/>
        </w:rPr>
        <w:fldChar w:fldCharType="separate"/>
      </w:r>
      <w:r w:rsidR="00927E73">
        <w:rPr>
          <w:rFonts w:ascii="Times New Roman" w:hAnsi="Times New Roman" w:cs="Times New Roman"/>
          <w:iCs/>
          <w:noProof/>
          <w:sz w:val="24"/>
          <w:szCs w:val="24"/>
        </w:rPr>
        <w:t>(Hinrichs et al. 2006)</w:t>
      </w:r>
      <w:r w:rsidR="00927E73">
        <w:rPr>
          <w:rFonts w:ascii="Times New Roman" w:hAnsi="Times New Roman" w:cs="Times New Roman"/>
          <w:iCs/>
          <w:sz w:val="24"/>
          <w:szCs w:val="24"/>
        </w:rPr>
        <w:fldChar w:fldCharType="end"/>
      </w:r>
      <w:r w:rsidR="00E85F6D" w:rsidRPr="00031896">
        <w:rPr>
          <w:rFonts w:ascii="Times New Roman" w:hAnsi="Times New Roman" w:cs="Times New Roman"/>
          <w:iCs/>
          <w:sz w:val="24"/>
          <w:szCs w:val="24"/>
        </w:rPr>
        <w:t>.</w:t>
      </w:r>
      <w:r w:rsidR="006045B5" w:rsidRPr="00031896">
        <w:rPr>
          <w:rFonts w:ascii="Times New Roman" w:hAnsi="Times New Roman" w:cs="Times New Roman"/>
          <w:iCs/>
          <w:sz w:val="24"/>
          <w:szCs w:val="24"/>
        </w:rPr>
        <w:t xml:space="preserve"> </w:t>
      </w:r>
      <w:r w:rsidR="00E85F6D" w:rsidRPr="00031896">
        <w:rPr>
          <w:rFonts w:ascii="Times New Roman" w:hAnsi="Times New Roman" w:cs="Times New Roman"/>
          <w:iCs/>
          <w:sz w:val="24"/>
          <w:szCs w:val="24"/>
        </w:rPr>
        <w:t xml:space="preserve">For each feature, </w:t>
      </w:r>
      <w:r w:rsidR="006714AD">
        <w:rPr>
          <w:rFonts w:ascii="Times New Roman" w:hAnsi="Times New Roman" w:cs="Times New Roman"/>
          <w:iCs/>
          <w:sz w:val="24"/>
          <w:szCs w:val="24"/>
        </w:rPr>
        <w:t xml:space="preserve">the starting window was the 10kb window containing the feature’s midpoint coordinate. </w:t>
      </w:r>
      <w:r w:rsidR="00E85F6D" w:rsidRPr="00031896">
        <w:rPr>
          <w:rFonts w:ascii="Times New Roman" w:hAnsi="Times New Roman" w:cs="Times New Roman"/>
          <w:iCs/>
          <w:sz w:val="24"/>
          <w:szCs w:val="24"/>
        </w:rPr>
        <w:t xml:space="preserve">We then calculated </w:t>
      </w:r>
      <w:proofErr w:type="spellStart"/>
      <w:r w:rsidR="00E85F6D" w:rsidRPr="00031896">
        <w:rPr>
          <w:rFonts w:ascii="Times New Roman" w:hAnsi="Times New Roman" w:cs="Times New Roman"/>
          <w:iCs/>
          <w:sz w:val="24"/>
          <w:szCs w:val="24"/>
        </w:rPr>
        <w:t>wRF</w:t>
      </w:r>
      <w:proofErr w:type="spellEnd"/>
      <w:r w:rsidR="00E85F6D" w:rsidRPr="00031896">
        <w:rPr>
          <w:rFonts w:ascii="Times New Roman" w:hAnsi="Times New Roman" w:cs="Times New Roman"/>
          <w:iCs/>
          <w:sz w:val="24"/>
          <w:szCs w:val="24"/>
        </w:rPr>
        <w:t xml:space="preserve"> between this window and all windows </w:t>
      </w:r>
      <w:r w:rsidR="006714AD">
        <w:rPr>
          <w:rFonts w:ascii="Times New Roman" w:hAnsi="Times New Roman" w:cs="Times New Roman"/>
          <w:iCs/>
          <w:sz w:val="24"/>
          <w:szCs w:val="24"/>
        </w:rPr>
        <w:t>within</w:t>
      </w:r>
      <w:r w:rsidR="00E85F6D" w:rsidRPr="00031896">
        <w:rPr>
          <w:rFonts w:ascii="Times New Roman" w:hAnsi="Times New Roman" w:cs="Times New Roman"/>
          <w:iCs/>
          <w:sz w:val="24"/>
          <w:szCs w:val="24"/>
        </w:rPr>
        <w:t xml:space="preserve"> </w:t>
      </w:r>
      <w:r w:rsidR="0012471D">
        <w:rPr>
          <w:rFonts w:ascii="Times New Roman" w:hAnsi="Times New Roman" w:cs="Times New Roman"/>
          <w:iCs/>
          <w:sz w:val="24"/>
          <w:szCs w:val="24"/>
        </w:rPr>
        <w:t>5</w:t>
      </w:r>
      <w:r w:rsidR="0012471D" w:rsidRPr="00031896">
        <w:rPr>
          <w:rFonts w:ascii="Times New Roman" w:hAnsi="Times New Roman" w:cs="Times New Roman"/>
          <w:iCs/>
          <w:sz w:val="24"/>
          <w:szCs w:val="24"/>
        </w:rPr>
        <w:t xml:space="preserve">Mb </w:t>
      </w:r>
      <w:r w:rsidR="00E85F6D" w:rsidRPr="00031896">
        <w:rPr>
          <w:rFonts w:ascii="Times New Roman" w:hAnsi="Times New Roman" w:cs="Times New Roman"/>
          <w:iCs/>
          <w:sz w:val="24"/>
          <w:szCs w:val="24"/>
        </w:rPr>
        <w:t>in either direction</w:t>
      </w:r>
      <w:r w:rsidR="0012471D">
        <w:rPr>
          <w:rFonts w:ascii="Times New Roman" w:hAnsi="Times New Roman" w:cs="Times New Roman"/>
          <w:iCs/>
          <w:sz w:val="24"/>
          <w:szCs w:val="24"/>
        </w:rPr>
        <w:t xml:space="preserve"> and for each chromosome compared the slope and </w:t>
      </w:r>
      <w:proofErr w:type="spellStart"/>
      <w:r w:rsidR="0012471D">
        <w:rPr>
          <w:rFonts w:ascii="Times New Roman" w:hAnsi="Times New Roman" w:cs="Times New Roman"/>
          <w:iCs/>
          <w:sz w:val="24"/>
          <w:szCs w:val="24"/>
        </w:rPr>
        <w:t>wRF</w:t>
      </w:r>
      <w:proofErr w:type="spellEnd"/>
      <w:r w:rsidR="0012471D">
        <w:rPr>
          <w:rFonts w:ascii="Times New Roman" w:hAnsi="Times New Roman" w:cs="Times New Roman"/>
          <w:iCs/>
          <w:sz w:val="24"/>
          <w:szCs w:val="24"/>
        </w:rPr>
        <w:t xml:space="preserve"> distance of windows adjacent to the feature with the same metrics for the whole chromosome</w:t>
      </w:r>
      <w:r w:rsidR="00E85F6D" w:rsidRPr="00031896">
        <w:rPr>
          <w:rFonts w:ascii="Times New Roman" w:hAnsi="Times New Roman" w:cs="Times New Roman"/>
          <w:iCs/>
          <w:sz w:val="24"/>
          <w:szCs w:val="24"/>
        </w:rPr>
        <w:t>.</w:t>
      </w:r>
      <w:r w:rsidR="0012471D">
        <w:rPr>
          <w:rFonts w:ascii="Times New Roman" w:hAnsi="Times New Roman" w:cs="Times New Roman"/>
          <w:iCs/>
          <w:sz w:val="24"/>
          <w:szCs w:val="24"/>
        </w:rPr>
        <w:t xml:space="preserve"> We compared distributions of these measures for each genomic feature with </w:t>
      </w:r>
      <w:r w:rsidR="00D74755">
        <w:rPr>
          <w:rFonts w:ascii="Times New Roman" w:hAnsi="Times New Roman" w:cs="Times New Roman"/>
          <w:iCs/>
          <w:sz w:val="24"/>
          <w:szCs w:val="24"/>
        </w:rPr>
        <w:t>an ANOVA</w:t>
      </w:r>
      <w:r w:rsidR="006939AD">
        <w:rPr>
          <w:rFonts w:ascii="Times New Roman" w:hAnsi="Times New Roman" w:cs="Times New Roman"/>
          <w:iCs/>
          <w:sz w:val="24"/>
          <w:szCs w:val="24"/>
        </w:rPr>
        <w:t xml:space="preserve"> (</w:t>
      </w:r>
      <w:proofErr w:type="spellStart"/>
      <w:r w:rsidR="006939AD">
        <w:rPr>
          <w:rFonts w:ascii="Times New Roman" w:hAnsi="Times New Roman" w:cs="Times New Roman"/>
          <w:iCs/>
          <w:sz w:val="24"/>
          <w:szCs w:val="24"/>
        </w:rPr>
        <w:t>aov</w:t>
      </w:r>
      <w:proofErr w:type="spellEnd"/>
      <w:r w:rsidR="006939AD">
        <w:rPr>
          <w:rFonts w:ascii="Times New Roman" w:hAnsi="Times New Roman" w:cs="Times New Roman"/>
          <w:iCs/>
          <w:sz w:val="24"/>
          <w:szCs w:val="24"/>
        </w:rPr>
        <w:t>(</w:t>
      </w:r>
      <w:proofErr w:type="spellStart"/>
      <w:r w:rsidR="006939AD">
        <w:rPr>
          <w:rFonts w:ascii="Times New Roman" w:hAnsi="Times New Roman" w:cs="Times New Roman"/>
          <w:iCs/>
          <w:sz w:val="24"/>
          <w:szCs w:val="24"/>
        </w:rPr>
        <w:t>feature.measure</w:t>
      </w:r>
      <w:proofErr w:type="spellEnd"/>
      <w:r w:rsidR="004A48A2">
        <w:rPr>
          <w:rFonts w:ascii="Times New Roman" w:hAnsi="Times New Roman" w:cs="Times New Roman"/>
          <w:iCs/>
          <w:sz w:val="24"/>
          <w:szCs w:val="24"/>
        </w:rPr>
        <w:t xml:space="preserve"> </w:t>
      </w:r>
      <w:r w:rsidR="006939AD">
        <w:rPr>
          <w:rFonts w:ascii="Times New Roman" w:hAnsi="Times New Roman" w:cs="Times New Roman"/>
          <w:iCs/>
          <w:sz w:val="24"/>
          <w:szCs w:val="24"/>
        </w:rPr>
        <w:t>~</w:t>
      </w:r>
      <w:r w:rsidR="004A48A2">
        <w:rPr>
          <w:rFonts w:ascii="Times New Roman" w:hAnsi="Times New Roman" w:cs="Times New Roman"/>
          <w:iCs/>
          <w:sz w:val="24"/>
          <w:szCs w:val="24"/>
        </w:rPr>
        <w:t xml:space="preserve"> </w:t>
      </w:r>
      <w:proofErr w:type="spellStart"/>
      <w:r w:rsidR="006939AD">
        <w:rPr>
          <w:rFonts w:ascii="Times New Roman" w:hAnsi="Times New Roman" w:cs="Times New Roman"/>
          <w:iCs/>
          <w:sz w:val="24"/>
          <w:szCs w:val="24"/>
        </w:rPr>
        <w:t>feature.label</w:t>
      </w:r>
      <w:proofErr w:type="spellEnd"/>
      <w:r w:rsidR="006939AD">
        <w:rPr>
          <w:rFonts w:ascii="Times New Roman" w:hAnsi="Times New Roman" w:cs="Times New Roman"/>
          <w:iCs/>
          <w:sz w:val="24"/>
          <w:szCs w:val="24"/>
        </w:rPr>
        <w:t>))</w:t>
      </w:r>
      <w:r w:rsidR="00D74755">
        <w:rPr>
          <w:rFonts w:ascii="Times New Roman" w:hAnsi="Times New Roman" w:cs="Times New Roman"/>
          <w:iCs/>
          <w:sz w:val="24"/>
          <w:szCs w:val="24"/>
        </w:rPr>
        <w:t xml:space="preserve"> followed by Tukey’s range test</w:t>
      </w:r>
      <w:r w:rsidR="006939AD">
        <w:rPr>
          <w:rFonts w:ascii="Times New Roman" w:hAnsi="Times New Roman" w:cs="Times New Roman"/>
          <w:iCs/>
          <w:sz w:val="24"/>
          <w:szCs w:val="24"/>
        </w:rPr>
        <w:t xml:space="preserve"> (</w:t>
      </w:r>
      <w:proofErr w:type="spellStart"/>
      <w:r w:rsidR="006939AD">
        <w:rPr>
          <w:rFonts w:ascii="Times New Roman" w:hAnsi="Times New Roman" w:cs="Times New Roman"/>
          <w:iCs/>
          <w:sz w:val="24"/>
          <w:szCs w:val="24"/>
        </w:rPr>
        <w:t>TukeyHSD</w:t>
      </w:r>
      <w:proofErr w:type="spellEnd"/>
      <w:r w:rsidR="006939AD">
        <w:rPr>
          <w:rFonts w:ascii="Times New Roman" w:hAnsi="Times New Roman" w:cs="Times New Roman"/>
          <w:iCs/>
          <w:sz w:val="24"/>
          <w:szCs w:val="24"/>
        </w:rPr>
        <w:t>(</w:t>
      </w:r>
      <w:proofErr w:type="spellStart"/>
      <w:r w:rsidR="006939AD">
        <w:rPr>
          <w:rFonts w:ascii="Times New Roman" w:hAnsi="Times New Roman" w:cs="Times New Roman"/>
          <w:iCs/>
          <w:sz w:val="24"/>
          <w:szCs w:val="24"/>
        </w:rPr>
        <w:t>anova.result</w:t>
      </w:r>
      <w:proofErr w:type="spellEnd"/>
      <w:r w:rsidR="006939AD">
        <w:rPr>
          <w:rFonts w:ascii="Times New Roman" w:hAnsi="Times New Roman" w:cs="Times New Roman"/>
          <w:iCs/>
          <w:sz w:val="24"/>
          <w:szCs w:val="24"/>
        </w:rPr>
        <w:t>))</w:t>
      </w:r>
      <w:r w:rsidR="00D74755">
        <w:rPr>
          <w:rFonts w:ascii="Times New Roman" w:hAnsi="Times New Roman" w:cs="Times New Roman"/>
          <w:iCs/>
          <w:sz w:val="24"/>
          <w:szCs w:val="24"/>
        </w:rPr>
        <w:t xml:space="preserve"> to assess differences in means</w:t>
      </w:r>
      <w:r w:rsidR="0012471D">
        <w:rPr>
          <w:rFonts w:ascii="Times New Roman" w:hAnsi="Times New Roman" w:cs="Times New Roman"/>
          <w:iCs/>
          <w:sz w:val="24"/>
          <w:szCs w:val="24"/>
        </w:rPr>
        <w:t xml:space="preserve">, as implemented in R v4.1.1 </w:t>
      </w:r>
      <w:r w:rsidR="0012471D">
        <w:rPr>
          <w:rFonts w:ascii="Times New Roman" w:hAnsi="Times New Roman" w:cs="Times New Roman"/>
          <w:iCs/>
          <w:sz w:val="24"/>
          <w:szCs w:val="24"/>
        </w:rPr>
        <w:fldChar w:fldCharType="begin"/>
      </w:r>
      <w:r w:rsidR="0012471D">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12471D">
        <w:rPr>
          <w:rFonts w:ascii="Times New Roman" w:hAnsi="Times New Roman" w:cs="Times New Roman"/>
          <w:iCs/>
          <w:sz w:val="24"/>
          <w:szCs w:val="24"/>
        </w:rPr>
        <w:fldChar w:fldCharType="separate"/>
      </w:r>
      <w:r w:rsidR="0012471D">
        <w:rPr>
          <w:rFonts w:ascii="Times New Roman" w:hAnsi="Times New Roman" w:cs="Times New Roman"/>
          <w:iCs/>
          <w:noProof/>
          <w:sz w:val="24"/>
          <w:szCs w:val="24"/>
        </w:rPr>
        <w:t>(R Core Team 2021)</w:t>
      </w:r>
      <w:r w:rsidR="0012471D">
        <w:rPr>
          <w:rFonts w:ascii="Times New Roman" w:hAnsi="Times New Roman" w:cs="Times New Roman"/>
          <w:iCs/>
          <w:sz w:val="24"/>
          <w:szCs w:val="24"/>
        </w:rPr>
        <w:fldChar w:fldCharType="end"/>
      </w:r>
      <w:r w:rsidR="0012471D">
        <w:rPr>
          <w:rFonts w:ascii="Times New Roman" w:hAnsi="Times New Roman" w:cs="Times New Roman"/>
          <w:iCs/>
          <w:sz w:val="24"/>
          <w:szCs w:val="24"/>
        </w:rPr>
        <w:t>.</w:t>
      </w:r>
    </w:p>
    <w:p w14:paraId="40B979BC" w14:textId="641BF063" w:rsidR="00FD0B8D" w:rsidRPr="00031896" w:rsidRDefault="009650C5" w:rsidP="00F413E3">
      <w:pPr>
        <w:pStyle w:val="Heading2"/>
        <w:rPr>
          <w:b/>
          <w:bCs/>
        </w:rPr>
      </w:pPr>
      <w:r>
        <w:t>Molecular</w:t>
      </w:r>
      <w:r w:rsidRPr="00031896">
        <w:t xml:space="preserve"> </w:t>
      </w:r>
      <w:r>
        <w:t xml:space="preserve">evolution </w:t>
      </w:r>
    </w:p>
    <w:p w14:paraId="5293C796" w14:textId="4D78472E" w:rsidR="001A5C4D" w:rsidRDefault="00314565"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lastRenderedPageBreak/>
        <w:t xml:space="preserve">To test how tree misspecification affects </w:t>
      </w:r>
      <w:r w:rsidR="009650C5">
        <w:rPr>
          <w:rFonts w:ascii="Times New Roman" w:hAnsi="Times New Roman" w:cs="Times New Roman"/>
          <w:sz w:val="24"/>
          <w:szCs w:val="24"/>
        </w:rPr>
        <w:t xml:space="preserve">common </w:t>
      </w:r>
      <w:r w:rsidR="00D25F9F">
        <w:rPr>
          <w:rFonts w:ascii="Times New Roman" w:hAnsi="Times New Roman" w:cs="Times New Roman"/>
          <w:sz w:val="24"/>
          <w:szCs w:val="24"/>
        </w:rPr>
        <w:t xml:space="preserve">model-based </w:t>
      </w:r>
      <w:r w:rsidRPr="00031896">
        <w:rPr>
          <w:rFonts w:ascii="Times New Roman" w:hAnsi="Times New Roman" w:cs="Times New Roman"/>
          <w:sz w:val="24"/>
          <w:szCs w:val="24"/>
        </w:rPr>
        <w:t xml:space="preserve">analyses of </w:t>
      </w:r>
      <w:r w:rsidR="009650C5">
        <w:rPr>
          <w:rFonts w:ascii="Times New Roman" w:hAnsi="Times New Roman" w:cs="Times New Roman"/>
          <w:sz w:val="24"/>
          <w:szCs w:val="24"/>
        </w:rPr>
        <w:t>molecular evolution</w:t>
      </w:r>
      <w:r w:rsidRPr="00031896">
        <w:rPr>
          <w:rFonts w:ascii="Times New Roman" w:hAnsi="Times New Roman" w:cs="Times New Roman"/>
          <w:sz w:val="24"/>
          <w:szCs w:val="24"/>
        </w:rPr>
        <w:t xml:space="preserve">, we </w:t>
      </w:r>
      <w:r w:rsidR="00032D67" w:rsidRPr="00031896">
        <w:rPr>
          <w:rFonts w:ascii="Times New Roman" w:hAnsi="Times New Roman" w:cs="Times New Roman"/>
          <w:sz w:val="24"/>
          <w:szCs w:val="24"/>
        </w:rPr>
        <w:t xml:space="preserve">retrieved </w:t>
      </w:r>
      <w:r w:rsidR="006A5E32" w:rsidRPr="00031896">
        <w:rPr>
          <w:rFonts w:ascii="Times New Roman" w:hAnsi="Times New Roman" w:cs="Times New Roman"/>
          <w:sz w:val="24"/>
          <w:szCs w:val="24"/>
        </w:rPr>
        <w:t>2</w:t>
      </w:r>
      <w:r w:rsidR="006A5E32">
        <w:rPr>
          <w:rFonts w:ascii="Times New Roman" w:hAnsi="Times New Roman" w:cs="Times New Roman"/>
          <w:sz w:val="24"/>
          <w:szCs w:val="24"/>
        </w:rPr>
        <w:t>2</w:t>
      </w:r>
      <w:r w:rsidRPr="00031896">
        <w:rPr>
          <w:rFonts w:ascii="Times New Roman" w:hAnsi="Times New Roman" w:cs="Times New Roman"/>
          <w:sz w:val="24"/>
          <w:szCs w:val="24"/>
        </w:rPr>
        <w:t>,</w:t>
      </w:r>
      <w:r w:rsidR="006A5E32">
        <w:rPr>
          <w:rFonts w:ascii="Times New Roman" w:hAnsi="Times New Roman" w:cs="Times New Roman"/>
          <w:sz w:val="24"/>
          <w:szCs w:val="24"/>
        </w:rPr>
        <w:t>261</w:t>
      </w:r>
      <w:r w:rsidR="006A5E32" w:rsidRPr="00031896">
        <w:rPr>
          <w:rFonts w:ascii="Times New Roman" w:hAnsi="Times New Roman" w:cs="Times New Roman"/>
          <w:sz w:val="24"/>
          <w:szCs w:val="24"/>
        </w:rPr>
        <w:t xml:space="preserve"> </w:t>
      </w:r>
      <w:r w:rsidR="00032D67" w:rsidRPr="00031896">
        <w:rPr>
          <w:rFonts w:ascii="Times New Roman" w:hAnsi="Times New Roman" w:cs="Times New Roman"/>
          <w:sz w:val="24"/>
          <w:szCs w:val="24"/>
        </w:rPr>
        <w:t>coding sequences</w:t>
      </w:r>
      <w:r w:rsidRPr="00031896">
        <w:rPr>
          <w:rFonts w:ascii="Times New Roman" w:hAnsi="Times New Roman" w:cs="Times New Roman"/>
          <w:sz w:val="24"/>
          <w:szCs w:val="24"/>
        </w:rPr>
        <w:t xml:space="preserve"> </w:t>
      </w:r>
      <w:r w:rsidR="006A5E32">
        <w:rPr>
          <w:rFonts w:ascii="Times New Roman" w:hAnsi="Times New Roman" w:cs="Times New Roman"/>
          <w:sz w:val="24"/>
          <w:szCs w:val="24"/>
        </w:rPr>
        <w:t>from</w:t>
      </w:r>
      <w:r w:rsidR="004A48A2">
        <w:rPr>
          <w:rFonts w:ascii="Times New Roman" w:hAnsi="Times New Roman" w:cs="Times New Roman"/>
          <w:sz w:val="24"/>
          <w:szCs w:val="24"/>
        </w:rPr>
        <w:t xml:space="preserve"> </w:t>
      </w:r>
      <w:r w:rsidR="00B30752" w:rsidRPr="00D4662B">
        <w:rPr>
          <w:rFonts w:ascii="Times New Roman" w:hAnsi="Times New Roman" w:cs="Times New Roman"/>
          <w:i/>
          <w:sz w:val="24"/>
          <w:szCs w:val="24"/>
        </w:rPr>
        <w:t>M. musculus</w:t>
      </w:r>
      <w:r w:rsidR="006A5E32">
        <w:rPr>
          <w:rFonts w:ascii="Times New Roman" w:hAnsi="Times New Roman" w:cs="Times New Roman"/>
          <w:iCs/>
          <w:sz w:val="24"/>
          <w:szCs w:val="24"/>
        </w:rPr>
        <w:t xml:space="preserve"> using the longest coding transcript of each gene. </w:t>
      </w:r>
      <w:r w:rsidRPr="00031896">
        <w:rPr>
          <w:rFonts w:ascii="Times New Roman" w:hAnsi="Times New Roman" w:cs="Times New Roman"/>
          <w:sz w:val="24"/>
          <w:szCs w:val="24"/>
        </w:rPr>
        <w:t>Coding coordinates from</w:t>
      </w:r>
      <w:r w:rsidR="006A5E32">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00B30752"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sidR="006A5E32">
        <w:rPr>
          <w:rFonts w:ascii="Times New Roman" w:hAnsi="Times New Roman" w:cs="Times New Roman"/>
          <w:sz w:val="24"/>
          <w:szCs w:val="24"/>
        </w:rPr>
        <w:t xml:space="preserve">coding sequences </w:t>
      </w:r>
      <w:r w:rsidRPr="00031896">
        <w:rPr>
          <w:rFonts w:ascii="Times New Roman" w:hAnsi="Times New Roman" w:cs="Times New Roman"/>
          <w:sz w:val="24"/>
          <w:szCs w:val="24"/>
        </w:rPr>
        <w:t xml:space="preserve">were transposed to the new assemblies via </w:t>
      </w:r>
      <w:proofErr w:type="spellStart"/>
      <w:r w:rsidRPr="00031896">
        <w:rPr>
          <w:rFonts w:ascii="Times New Roman" w:hAnsi="Times New Roman" w:cs="Times New Roman"/>
          <w:sz w:val="24"/>
          <w:szCs w:val="24"/>
        </w:rPr>
        <w:t>liftOver</w:t>
      </w:r>
      <w:proofErr w:type="spellEnd"/>
      <w:r w:rsidR="00D31360">
        <w:rPr>
          <w:rFonts w:ascii="Times New Roman" w:hAnsi="Times New Roman" w:cs="Times New Roman"/>
          <w:sz w:val="24"/>
          <w:szCs w:val="24"/>
        </w:rPr>
        <w:t xml:space="preserve"> </w:t>
      </w:r>
      <w:r w:rsidR="00927E73">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sz w:val="24"/>
          <w:szCs w:val="24"/>
        </w:rPr>
        <w:instrText xml:space="preserve"> ADDIN EN.CITE </w:instrText>
      </w:r>
      <w:r w:rsidR="00927E73">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sidR="00927E73">
        <w:rPr>
          <w:rFonts w:ascii="Times New Roman" w:hAnsi="Times New Roman" w:cs="Times New Roman"/>
          <w:sz w:val="24"/>
          <w:szCs w:val="24"/>
        </w:rPr>
        <w:instrText xml:space="preserve"> ADDIN EN.CITE.DATA </w:instrText>
      </w:r>
      <w:r w:rsidR="00927E73">
        <w:rPr>
          <w:rFonts w:ascii="Times New Roman" w:hAnsi="Times New Roman" w:cs="Times New Roman"/>
          <w:sz w:val="24"/>
          <w:szCs w:val="24"/>
        </w:rPr>
      </w:r>
      <w:r w:rsidR="00927E73">
        <w:rPr>
          <w:rFonts w:ascii="Times New Roman" w:hAnsi="Times New Roman" w:cs="Times New Roman"/>
          <w:sz w:val="24"/>
          <w:szCs w:val="24"/>
        </w:rPr>
        <w:fldChar w:fldCharType="end"/>
      </w:r>
      <w:r w:rsidR="00927E73">
        <w:rPr>
          <w:rFonts w:ascii="Times New Roman" w:hAnsi="Times New Roman" w:cs="Times New Roman"/>
          <w:sz w:val="24"/>
          <w:szCs w:val="24"/>
        </w:rPr>
      </w:r>
      <w:r w:rsidR="00927E73">
        <w:rPr>
          <w:rFonts w:ascii="Times New Roman" w:hAnsi="Times New Roman" w:cs="Times New Roman"/>
          <w:sz w:val="24"/>
          <w:szCs w:val="24"/>
        </w:rPr>
        <w:fldChar w:fldCharType="separate"/>
      </w:r>
      <w:r w:rsidR="00927E73">
        <w:rPr>
          <w:rFonts w:ascii="Times New Roman" w:hAnsi="Times New Roman" w:cs="Times New Roman"/>
          <w:noProof/>
          <w:sz w:val="24"/>
          <w:szCs w:val="24"/>
        </w:rPr>
        <w:t>(Hinrichs et al. 2006)</w:t>
      </w:r>
      <w:r w:rsidR="00927E73">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sidR="004A48A2">
        <w:rPr>
          <w:rFonts w:ascii="Times New Roman" w:hAnsi="Times New Roman" w:cs="Times New Roman"/>
          <w:sz w:val="24"/>
          <w:szCs w:val="24"/>
        </w:rPr>
        <w:t xml:space="preserve"> </w:t>
      </w:r>
      <w:proofErr w:type="spellStart"/>
      <w:r w:rsidR="004A48A2">
        <w:rPr>
          <w:rFonts w:ascii="Times New Roman" w:hAnsi="Times New Roman" w:cs="Times New Roman"/>
          <w:sz w:val="24"/>
          <w:szCs w:val="24"/>
        </w:rPr>
        <w:t>bedtools</w:t>
      </w:r>
      <w:proofErr w:type="spellEnd"/>
      <w:r w:rsidR="004A48A2">
        <w:rPr>
          <w:rFonts w:ascii="Times New Roman" w:hAnsi="Times New Roman" w:cs="Times New Roman"/>
          <w:sz w:val="24"/>
          <w:szCs w:val="24"/>
        </w:rPr>
        <w:t xml:space="preserve"> </w:t>
      </w:r>
      <w:proofErr w:type="spellStart"/>
      <w:r w:rsidR="004A48A2">
        <w:rPr>
          <w:rFonts w:ascii="Times New Roman" w:hAnsi="Times New Roman" w:cs="Times New Roman"/>
          <w:sz w:val="24"/>
          <w:szCs w:val="24"/>
        </w:rPr>
        <w:t>getfasta</w:t>
      </w:r>
      <w:proofErr w:type="spellEnd"/>
      <w:r w:rsidR="006A5E32">
        <w:rPr>
          <w:rFonts w:ascii="Times New Roman" w:hAnsi="Times New Roman" w:cs="Times New Roman"/>
          <w:sz w:val="24"/>
          <w:szCs w:val="24"/>
        </w:rPr>
        <w:t xml:space="preserve"> </w:t>
      </w:r>
      <w:r w:rsidR="00603E87">
        <w:rPr>
          <w:rFonts w:ascii="Times New Roman" w:hAnsi="Times New Roman" w:cs="Times New Roman"/>
          <w:sz w:val="24"/>
          <w:szCs w:val="24"/>
        </w:rPr>
        <w:fldChar w:fldCharType="begin"/>
      </w:r>
      <w:r w:rsidR="00603E87">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sidR="00603E87">
        <w:rPr>
          <w:rFonts w:ascii="Times New Roman" w:hAnsi="Times New Roman" w:cs="Times New Roman"/>
          <w:sz w:val="24"/>
          <w:szCs w:val="24"/>
        </w:rPr>
        <w:fldChar w:fldCharType="separate"/>
      </w:r>
      <w:r w:rsidR="00603E87">
        <w:rPr>
          <w:rFonts w:ascii="Times New Roman" w:hAnsi="Times New Roman" w:cs="Times New Roman"/>
          <w:noProof/>
          <w:sz w:val="24"/>
          <w:szCs w:val="24"/>
        </w:rPr>
        <w:t>(Quinlan and Hall 2010)</w:t>
      </w:r>
      <w:r w:rsidR="00603E87">
        <w:rPr>
          <w:rFonts w:ascii="Times New Roman" w:hAnsi="Times New Roman" w:cs="Times New Roman"/>
          <w:sz w:val="24"/>
          <w:szCs w:val="24"/>
        </w:rPr>
        <w:fldChar w:fldCharType="end"/>
      </w:r>
      <w:r w:rsidRPr="00031896">
        <w:rPr>
          <w:rFonts w:ascii="Times New Roman" w:hAnsi="Times New Roman" w:cs="Times New Roman"/>
          <w:sz w:val="24"/>
          <w:szCs w:val="24"/>
        </w:rPr>
        <w:t>.</w:t>
      </w:r>
      <w:r w:rsidR="006A5E32">
        <w:rPr>
          <w:rFonts w:ascii="Times New Roman" w:hAnsi="Times New Roman" w:cs="Times New Roman"/>
          <w:sz w:val="24"/>
          <w:szCs w:val="24"/>
        </w:rPr>
        <w:t xml:space="preserve"> Because some regions are too diverged, some genes are unable to </w:t>
      </w:r>
      <w:proofErr w:type="spellStart"/>
      <w:r w:rsidR="006A5E32">
        <w:rPr>
          <w:rFonts w:ascii="Times New Roman" w:hAnsi="Times New Roman" w:cs="Times New Roman"/>
          <w:sz w:val="24"/>
          <w:szCs w:val="24"/>
        </w:rPr>
        <w:t>liftOver</w:t>
      </w:r>
      <w:proofErr w:type="spellEnd"/>
      <w:r w:rsidR="006A5E32">
        <w:rPr>
          <w:rFonts w:ascii="Times New Roman" w:hAnsi="Times New Roman" w:cs="Times New Roman"/>
          <w:sz w:val="24"/>
          <w:szCs w:val="24"/>
        </w:rPr>
        <w:t xml:space="preserve"> for some samples so in total we recovered 17,216 genes present in all 7 species.</w:t>
      </w:r>
      <w:r w:rsidRPr="00031896">
        <w:rPr>
          <w:rFonts w:ascii="Times New Roman" w:hAnsi="Times New Roman" w:cs="Times New Roman"/>
          <w:sz w:val="24"/>
          <w:szCs w:val="24"/>
        </w:rPr>
        <w:t xml:space="preserve"> We </w:t>
      </w:r>
      <w:r w:rsidR="009650C5">
        <w:rPr>
          <w:rFonts w:ascii="Times New Roman" w:hAnsi="Times New Roman" w:cs="Times New Roman"/>
          <w:sz w:val="24"/>
          <w:szCs w:val="24"/>
        </w:rPr>
        <w:t xml:space="preserve">then </w:t>
      </w:r>
      <w:r w:rsidRPr="00031896">
        <w:rPr>
          <w:rFonts w:ascii="Times New Roman" w:hAnsi="Times New Roman" w:cs="Times New Roman"/>
          <w:sz w:val="24"/>
          <w:szCs w:val="24"/>
        </w:rPr>
        <w:t xml:space="preserve">used MACSE to </w:t>
      </w:r>
      <w:r w:rsidR="009650C5">
        <w:rPr>
          <w:rFonts w:ascii="Times New Roman" w:hAnsi="Times New Roman" w:cs="Times New Roman"/>
          <w:sz w:val="24"/>
          <w:szCs w:val="24"/>
        </w:rPr>
        <w:t>re-</w:t>
      </w:r>
      <w:r w:rsidRPr="00031896">
        <w:rPr>
          <w:rFonts w:ascii="Times New Roman" w:hAnsi="Times New Roman" w:cs="Times New Roman"/>
          <w:sz w:val="24"/>
          <w:szCs w:val="24"/>
        </w:rPr>
        <w:t>align these coding regions</w:t>
      </w:r>
      <w:r w:rsidR="009650C5">
        <w:rPr>
          <w:rFonts w:ascii="Times New Roman" w:hAnsi="Times New Roman" w:cs="Times New Roman"/>
          <w:sz w:val="24"/>
          <w:szCs w:val="24"/>
        </w:rPr>
        <w:t xml:space="preserve"> to </w:t>
      </w:r>
      <w:r w:rsidRPr="00031896">
        <w:rPr>
          <w:rFonts w:ascii="Times New Roman" w:hAnsi="Times New Roman" w:cs="Times New Roman"/>
          <w:sz w:val="24"/>
          <w:szCs w:val="24"/>
        </w:rPr>
        <w:t>account for possible frameshifts and stop codons</w:t>
      </w:r>
      <w:r w:rsidR="00D31360">
        <w:rPr>
          <w:rFonts w:ascii="Times New Roman" w:hAnsi="Times New Roman" w:cs="Times New Roman"/>
          <w:sz w:val="24"/>
          <w:szCs w:val="24"/>
        </w:rPr>
        <w:t xml:space="preserve"> </w:t>
      </w:r>
      <w:r w:rsidR="00D31360">
        <w:rPr>
          <w:rFonts w:ascii="Times New Roman" w:hAnsi="Times New Roman" w:cs="Times New Roman"/>
          <w:sz w:val="24"/>
          <w:szCs w:val="24"/>
        </w:rPr>
        <w:fldChar w:fldCharType="begin"/>
      </w:r>
      <w:r w:rsidR="00D31360">
        <w:rPr>
          <w:rFonts w:ascii="Times New Roman" w:hAnsi="Times New Roman" w:cs="Times New Roman"/>
          <w:sz w:val="24"/>
          <w:szCs w:val="24"/>
        </w:rPr>
        <w:instrText xml:space="preserve"> ADDIN EN.CITE &lt;EndNote&gt;&lt;Cite&gt;&lt;Author&gt;Ranwez&lt;/Author&gt;&lt;Year&gt;2018&lt;/Year&gt;&lt;RecNum&gt;60&lt;/RecNum&gt;&lt;DisplayText&gt;(Ranwez et al. 2018)&lt;/DisplayText&gt;&lt;record&gt;&lt;rec-number&gt;60&lt;/rec-number&gt;&lt;foreign-keys&gt;&lt;key app="EN" db-id="vdwt9psdezv5tlee9vn5swzfzafw0azp5adx" timestamp="1642610107"&gt;60&lt;/key&gt;&lt;/foreign-keys&gt;&lt;ref-type name="Journal Article"&gt;17&lt;/ref-type&gt;&lt;contributors&gt;&lt;authors&gt;&lt;author&gt;Ranwez, V.&lt;/author&gt;&lt;author&gt;Douzery, E. J. P.&lt;/author&gt;&lt;author&gt;Cambon, C.&lt;/author&gt;&lt;author&gt;Chantret, N.&lt;/author&gt;&lt;author&gt;Delsuc, F.&lt;/author&gt;&lt;/authors&gt;&lt;/contributors&gt;&lt;auth-address&gt;AGAP, Universite de Montpellier, CIRAD, INRA, Montpellier SupAgro, Montpellier, France.&amp;#xD;Institut des Sciences de l&amp;apos;Evolution de Montpellier (ISEM), UMR 5554, CNRS, EPHE, IRD, Universite de Montpellier, Montpellier, France.&lt;/auth-address&gt;&lt;titles&gt;&lt;title&gt;MACSE v2: Toolkit for the Alignment of Coding Sequences Accounting for Frameshifts and Stop Codons&lt;/title&gt;&lt;secondary-title&gt;Mol Biol Evol&lt;/secondary-title&gt;&lt;/titles&gt;&lt;periodical&gt;&lt;full-title&gt;Mol Biol Evol&lt;/full-title&gt;&lt;/periodical&gt;&lt;pages&gt;2582-2584&lt;/pages&gt;&lt;volume&gt;35&lt;/volume&gt;&lt;number&gt;10&lt;/number&gt;&lt;edition&gt;2018/08/31&lt;/edition&gt;&lt;keywords&gt;&lt;keyword&gt;Codon, Terminator&lt;/keyword&gt;&lt;keyword&gt;Frameshift Mutation&lt;/keyword&gt;&lt;keyword&gt;*Sequence Alignment&lt;/keyword&gt;&lt;keyword&gt;*Software&lt;/keyword&gt;&lt;/keywords&gt;&lt;dates&gt;&lt;year&gt;2018&lt;/year&gt;&lt;pub-dates&gt;&lt;date&gt;Oct 1&lt;/date&gt;&lt;/pub-dates&gt;&lt;/dates&gt;&lt;isbn&gt;1537-1719 (Electronic)&amp;#xD;0737-4038 (Linking)&lt;/isbn&gt;&lt;accession-num&gt;30165589&lt;/accession-num&gt;&lt;urls&gt;&lt;related-urls&gt;&lt;url&gt;https://www.ncbi.nlm.nih.gov/pubmed/30165589&lt;/url&gt;&lt;/related-urls&gt;&lt;/urls&gt;&lt;custom2&gt;PMC6188553&lt;/custom2&gt;&lt;electronic-resource-num&gt;10.1093/molbev/msy159&lt;/electronic-resource-num&gt;&lt;/record&gt;&lt;/Cite&gt;&lt;/EndNote&gt;</w:instrText>
      </w:r>
      <w:r w:rsidR="00D31360">
        <w:rPr>
          <w:rFonts w:ascii="Times New Roman" w:hAnsi="Times New Roman" w:cs="Times New Roman"/>
          <w:sz w:val="24"/>
          <w:szCs w:val="24"/>
        </w:rPr>
        <w:fldChar w:fldCharType="separate"/>
      </w:r>
      <w:r w:rsidR="00D31360">
        <w:rPr>
          <w:rFonts w:ascii="Times New Roman" w:hAnsi="Times New Roman" w:cs="Times New Roman"/>
          <w:noProof/>
          <w:sz w:val="24"/>
          <w:szCs w:val="24"/>
        </w:rPr>
        <w:t>(Ranwez et al. 2018)</w:t>
      </w:r>
      <w:r w:rsidR="00D31360">
        <w:rPr>
          <w:rFonts w:ascii="Times New Roman" w:hAnsi="Times New Roman" w:cs="Times New Roman"/>
          <w:sz w:val="24"/>
          <w:szCs w:val="24"/>
        </w:rPr>
        <w:fldChar w:fldCharType="end"/>
      </w:r>
      <w:r w:rsidRPr="00031896">
        <w:rPr>
          <w:rFonts w:ascii="Times New Roman" w:hAnsi="Times New Roman" w:cs="Times New Roman"/>
          <w:sz w:val="24"/>
          <w:szCs w:val="24"/>
        </w:rPr>
        <w:t>.</w:t>
      </w:r>
      <w:r w:rsidR="004025F6">
        <w:rPr>
          <w:rFonts w:ascii="Times New Roman" w:hAnsi="Times New Roman" w:cs="Times New Roman"/>
          <w:sz w:val="24"/>
          <w:szCs w:val="24"/>
        </w:rPr>
        <w:t xml:space="preserve"> </w:t>
      </w:r>
      <w:r w:rsidR="009650C5">
        <w:rPr>
          <w:rFonts w:ascii="Times New Roman" w:hAnsi="Times New Roman" w:cs="Times New Roman"/>
          <w:sz w:val="24"/>
          <w:szCs w:val="24"/>
        </w:rPr>
        <w:t>B</w:t>
      </w:r>
      <w:r w:rsidR="004025F6">
        <w:rPr>
          <w:rFonts w:ascii="Times New Roman" w:hAnsi="Times New Roman" w:cs="Times New Roman"/>
          <w:sz w:val="24"/>
          <w:szCs w:val="24"/>
        </w:rPr>
        <w:t xml:space="preserve">efore alignment we trimmed non-homologous regions from each ortholog using the </w:t>
      </w:r>
      <w:proofErr w:type="spellStart"/>
      <w:r w:rsidR="004025F6">
        <w:rPr>
          <w:rFonts w:ascii="Times New Roman" w:hAnsi="Times New Roman" w:cs="Times New Roman"/>
          <w:sz w:val="24"/>
          <w:szCs w:val="24"/>
        </w:rPr>
        <w:t>trimNonHomologousFragments</w:t>
      </w:r>
      <w:proofErr w:type="spellEnd"/>
      <w:r w:rsidR="004025F6">
        <w:rPr>
          <w:rFonts w:ascii="Times New Roman" w:hAnsi="Times New Roman" w:cs="Times New Roman"/>
          <w:sz w:val="24"/>
          <w:szCs w:val="24"/>
        </w:rPr>
        <w:t xml:space="preserve"> sub-program within MACSE. Then we aligned the orthologs using </w:t>
      </w:r>
      <w:proofErr w:type="spellStart"/>
      <w:r w:rsidR="004025F6">
        <w:rPr>
          <w:rFonts w:ascii="Times New Roman" w:hAnsi="Times New Roman" w:cs="Times New Roman"/>
          <w:sz w:val="24"/>
          <w:szCs w:val="24"/>
        </w:rPr>
        <w:t>alignSequences</w:t>
      </w:r>
      <w:proofErr w:type="spellEnd"/>
      <w:r w:rsidR="004025F6">
        <w:rPr>
          <w:rFonts w:ascii="Times New Roman" w:hAnsi="Times New Roman" w:cs="Times New Roman"/>
          <w:sz w:val="24"/>
          <w:szCs w:val="24"/>
        </w:rPr>
        <w:t xml:space="preserve"> and trimmed the aligned sequences with </w:t>
      </w:r>
      <w:proofErr w:type="spellStart"/>
      <w:r w:rsidR="004025F6">
        <w:rPr>
          <w:rFonts w:ascii="Times New Roman" w:hAnsi="Times New Roman" w:cs="Times New Roman"/>
          <w:sz w:val="24"/>
          <w:szCs w:val="24"/>
        </w:rPr>
        <w:t>trimAlignment</w:t>
      </w:r>
      <w:proofErr w:type="spellEnd"/>
      <w:r w:rsidR="004025F6">
        <w:rPr>
          <w:rFonts w:ascii="Times New Roman" w:hAnsi="Times New Roman" w:cs="Times New Roman"/>
          <w:sz w:val="24"/>
          <w:szCs w:val="24"/>
        </w:rPr>
        <w:t xml:space="preserve"> to remove unaligned flanking regions.</w:t>
      </w:r>
      <w:r w:rsidRPr="00031896">
        <w:rPr>
          <w:rFonts w:ascii="Times New Roman" w:hAnsi="Times New Roman" w:cs="Times New Roman"/>
          <w:sz w:val="24"/>
          <w:szCs w:val="24"/>
        </w:rPr>
        <w:t xml:space="preserve"> </w:t>
      </w:r>
      <w:r w:rsidR="009650C5">
        <w:rPr>
          <w:rFonts w:ascii="Times New Roman" w:hAnsi="Times New Roman" w:cs="Times New Roman"/>
          <w:sz w:val="24"/>
          <w:szCs w:val="24"/>
        </w:rPr>
        <w:t>Finally</w:t>
      </w:r>
      <w:r w:rsidR="004025F6">
        <w:rPr>
          <w:rFonts w:ascii="Times New Roman" w:hAnsi="Times New Roman" w:cs="Times New Roman"/>
          <w:sz w:val="24"/>
          <w:szCs w:val="24"/>
        </w:rPr>
        <w:t>, we manually filtered all alignments</w:t>
      </w:r>
      <w:r w:rsidR="009650C5">
        <w:rPr>
          <w:rFonts w:ascii="Times New Roman" w:hAnsi="Times New Roman" w:cs="Times New Roman"/>
          <w:sz w:val="24"/>
          <w:szCs w:val="24"/>
        </w:rPr>
        <w:t xml:space="preserve"> based on</w:t>
      </w:r>
      <w:r w:rsidR="00B202C5">
        <w:rPr>
          <w:rFonts w:ascii="Times New Roman" w:hAnsi="Times New Roman" w:cs="Times New Roman"/>
          <w:sz w:val="24"/>
          <w:szCs w:val="24"/>
        </w:rPr>
        <w:t xml:space="preserve"> the following:</w:t>
      </w:r>
      <w:r w:rsidRPr="00031896">
        <w:rPr>
          <w:rFonts w:ascii="Times New Roman" w:hAnsi="Times New Roman" w:cs="Times New Roman"/>
          <w:sz w:val="24"/>
          <w:szCs w:val="24"/>
        </w:rPr>
        <w:t xml:space="preserve"> </w:t>
      </w:r>
      <w:r w:rsidR="004025F6">
        <w:rPr>
          <w:rFonts w:ascii="Times New Roman" w:hAnsi="Times New Roman" w:cs="Times New Roman"/>
          <w:sz w:val="24"/>
          <w:szCs w:val="24"/>
        </w:rPr>
        <w:t>W</w:t>
      </w:r>
      <w:r w:rsidRPr="00031896">
        <w:rPr>
          <w:rFonts w:ascii="Times New Roman" w:hAnsi="Times New Roman" w:cs="Times New Roman"/>
          <w:sz w:val="24"/>
          <w:szCs w:val="24"/>
        </w:rPr>
        <w:t>e f</w:t>
      </w:r>
      <w:r w:rsidR="004025F6">
        <w:rPr>
          <w:rFonts w:ascii="Times New Roman" w:hAnsi="Times New Roman" w:cs="Times New Roman"/>
          <w:sz w:val="24"/>
          <w:szCs w:val="24"/>
        </w:rPr>
        <w:t>ou</w:t>
      </w:r>
      <w:r w:rsidRPr="00031896">
        <w:rPr>
          <w:rFonts w:ascii="Times New Roman" w:hAnsi="Times New Roman" w:cs="Times New Roman"/>
          <w:sz w:val="24"/>
          <w:szCs w:val="24"/>
        </w:rPr>
        <w:t>nd that</w:t>
      </w:r>
      <w:r w:rsidR="00EF7604">
        <w:rPr>
          <w:rFonts w:ascii="Times New Roman" w:hAnsi="Times New Roman" w:cs="Times New Roman"/>
          <w:sz w:val="24"/>
          <w:szCs w:val="24"/>
        </w:rPr>
        <w:t xml:space="preserve"> 3,368 alignments have one or more sequence removed during filtering for </w:t>
      </w:r>
      <w:proofErr w:type="spellStart"/>
      <w:r w:rsidR="00EF7604">
        <w:rPr>
          <w:rFonts w:ascii="Times New Roman" w:hAnsi="Times New Roman" w:cs="Times New Roman"/>
          <w:sz w:val="24"/>
          <w:szCs w:val="24"/>
        </w:rPr>
        <w:t>gappy</w:t>
      </w:r>
      <w:proofErr w:type="spellEnd"/>
      <w:r w:rsidR="00EF7604">
        <w:rPr>
          <w:rFonts w:ascii="Times New Roman" w:hAnsi="Times New Roman" w:cs="Times New Roman"/>
          <w:sz w:val="24"/>
          <w:szCs w:val="24"/>
        </w:rPr>
        <w:t xml:space="preserve"> sites,</w:t>
      </w:r>
      <w:r w:rsidRPr="00031896">
        <w:rPr>
          <w:rFonts w:ascii="Times New Roman" w:hAnsi="Times New Roman" w:cs="Times New Roman"/>
          <w:sz w:val="24"/>
          <w:szCs w:val="24"/>
        </w:rPr>
        <w:t xml:space="preserve"> </w:t>
      </w:r>
      <w:r w:rsidR="007A5F70">
        <w:rPr>
          <w:rFonts w:ascii="Times New Roman" w:hAnsi="Times New Roman" w:cs="Times New Roman"/>
          <w:sz w:val="24"/>
          <w:szCs w:val="24"/>
        </w:rPr>
        <w:t>3,132</w:t>
      </w:r>
      <w:r w:rsidRPr="00031896">
        <w:rPr>
          <w:rFonts w:ascii="Times New Roman" w:hAnsi="Times New Roman" w:cs="Times New Roman"/>
          <w:sz w:val="24"/>
          <w:szCs w:val="24"/>
        </w:rPr>
        <w:t xml:space="preserve"> alignments have a premature stop codon in at least one species, </w:t>
      </w:r>
      <w:r w:rsidR="007A5F70">
        <w:rPr>
          <w:rFonts w:ascii="Times New Roman" w:hAnsi="Times New Roman" w:cs="Times New Roman"/>
          <w:sz w:val="24"/>
          <w:szCs w:val="24"/>
        </w:rPr>
        <w:t>1</w:t>
      </w:r>
      <w:r w:rsidR="00EF7604">
        <w:rPr>
          <w:rFonts w:ascii="Times New Roman" w:hAnsi="Times New Roman" w:cs="Times New Roman"/>
          <w:sz w:val="24"/>
          <w:szCs w:val="24"/>
        </w:rPr>
        <w:t>,571</w:t>
      </w:r>
      <w:r w:rsidRPr="00031896">
        <w:rPr>
          <w:rFonts w:ascii="Times New Roman" w:hAnsi="Times New Roman" w:cs="Times New Roman"/>
          <w:sz w:val="24"/>
          <w:szCs w:val="24"/>
        </w:rPr>
        <w:t xml:space="preserve"> alignments have</w:t>
      </w:r>
      <w:r w:rsidR="00EF7604">
        <w:rPr>
          <w:rFonts w:ascii="Times New Roman" w:hAnsi="Times New Roman" w:cs="Times New Roman"/>
          <w:sz w:val="24"/>
          <w:szCs w:val="24"/>
        </w:rPr>
        <w:t xml:space="preserve"> only 3 or fewer unique sequences among the 7 species</w:t>
      </w:r>
      <w:r w:rsidRPr="00031896">
        <w:rPr>
          <w:rFonts w:ascii="Times New Roman" w:hAnsi="Times New Roman" w:cs="Times New Roman"/>
          <w:sz w:val="24"/>
          <w:szCs w:val="24"/>
        </w:rPr>
        <w:t xml:space="preserve">, and </w:t>
      </w:r>
      <w:r w:rsidR="006A5E32">
        <w:rPr>
          <w:rFonts w:ascii="Times New Roman" w:hAnsi="Times New Roman" w:cs="Times New Roman"/>
          <w:sz w:val="24"/>
          <w:szCs w:val="24"/>
        </w:rPr>
        <w:t>78</w:t>
      </w:r>
      <w:r w:rsidR="006A5E3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alignments are shorter than 100bp. </w:t>
      </w:r>
      <w:r w:rsidR="004025F6">
        <w:rPr>
          <w:rFonts w:ascii="Times New Roman" w:hAnsi="Times New Roman" w:cs="Times New Roman"/>
          <w:sz w:val="24"/>
          <w:szCs w:val="24"/>
        </w:rPr>
        <w:t>We removed t</w:t>
      </w:r>
      <w:r w:rsidRPr="00031896">
        <w:rPr>
          <w:rFonts w:ascii="Times New Roman" w:hAnsi="Times New Roman" w:cs="Times New Roman"/>
          <w:sz w:val="24"/>
          <w:szCs w:val="24"/>
        </w:rPr>
        <w:t xml:space="preserve">hese </w:t>
      </w:r>
      <w:r w:rsidR="002A1373" w:rsidRPr="00031896">
        <w:rPr>
          <w:rFonts w:ascii="Times New Roman" w:hAnsi="Times New Roman" w:cs="Times New Roman"/>
          <w:sz w:val="24"/>
          <w:szCs w:val="24"/>
        </w:rPr>
        <w:t>alignments from</w:t>
      </w:r>
      <w:r w:rsidRPr="00031896">
        <w:rPr>
          <w:rFonts w:ascii="Times New Roman" w:hAnsi="Times New Roman" w:cs="Times New Roman"/>
          <w:sz w:val="24"/>
          <w:szCs w:val="24"/>
        </w:rPr>
        <w:t xml:space="preserve"> all subsequent analyses, resulting in </w:t>
      </w:r>
      <w:r w:rsidR="006B1CDB">
        <w:rPr>
          <w:rFonts w:ascii="Times New Roman" w:hAnsi="Times New Roman" w:cs="Times New Roman"/>
          <w:sz w:val="24"/>
          <w:szCs w:val="24"/>
        </w:rPr>
        <w:t>12,559</w:t>
      </w:r>
      <w:r w:rsidR="008D3FBC">
        <w:rPr>
          <w:rFonts w:ascii="Times New Roman" w:hAnsi="Times New Roman" w:cs="Times New Roman"/>
          <w:sz w:val="24"/>
          <w:szCs w:val="24"/>
        </w:rPr>
        <w:t xml:space="preserve"> </w:t>
      </w:r>
      <w:r w:rsidRPr="00031896">
        <w:rPr>
          <w:rFonts w:ascii="Times New Roman" w:hAnsi="Times New Roman" w:cs="Times New Roman"/>
          <w:sz w:val="24"/>
          <w:szCs w:val="24"/>
        </w:rPr>
        <w:t>total alignments for tree reconstruction and inference of selection</w:t>
      </w:r>
      <w:r w:rsidR="001A5C4D" w:rsidRPr="00031896">
        <w:rPr>
          <w:rFonts w:ascii="Times New Roman" w:hAnsi="Times New Roman" w:cs="Times New Roman"/>
          <w:sz w:val="24"/>
          <w:szCs w:val="24"/>
        </w:rPr>
        <w:t>.</w:t>
      </w:r>
      <w:r w:rsidR="006B1CDB">
        <w:rPr>
          <w:rFonts w:ascii="Times New Roman" w:hAnsi="Times New Roman" w:cs="Times New Roman"/>
          <w:sz w:val="24"/>
          <w:szCs w:val="24"/>
        </w:rPr>
        <w:t xml:space="preserve"> Note that some alignments were filtered in multiple of the listed categories.</w:t>
      </w:r>
    </w:p>
    <w:p w14:paraId="4A627E64" w14:textId="19CCF9C1" w:rsidR="002A5742"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032D67" w:rsidRPr="00031896">
        <w:rPr>
          <w:rFonts w:ascii="Times New Roman" w:hAnsi="Times New Roman" w:cs="Times New Roman"/>
          <w:sz w:val="24"/>
          <w:szCs w:val="24"/>
        </w:rPr>
        <w:t xml:space="preserve">We </w:t>
      </w:r>
      <w:r w:rsidR="004025F6">
        <w:rPr>
          <w:rFonts w:ascii="Times New Roman" w:hAnsi="Times New Roman" w:cs="Times New Roman"/>
          <w:sz w:val="24"/>
          <w:szCs w:val="24"/>
        </w:rPr>
        <w:t xml:space="preserve">then </w:t>
      </w:r>
      <w:r w:rsidR="00032D67" w:rsidRPr="00031896">
        <w:rPr>
          <w:rFonts w:ascii="Times New Roman" w:hAnsi="Times New Roman" w:cs="Times New Roman"/>
          <w:sz w:val="24"/>
          <w:szCs w:val="24"/>
        </w:rPr>
        <w:t>used IQ-T</w:t>
      </w:r>
      <w:r w:rsidR="00130DBA">
        <w:rPr>
          <w:rFonts w:ascii="Times New Roman" w:hAnsi="Times New Roman" w:cs="Times New Roman"/>
          <w:sz w:val="24"/>
          <w:szCs w:val="24"/>
        </w:rPr>
        <w:t>REE 2</w:t>
      </w:r>
      <w:r w:rsidR="00D31360">
        <w:rPr>
          <w:rFonts w:ascii="Times New Roman" w:hAnsi="Times New Roman" w:cs="Times New Roman"/>
          <w:sz w:val="24"/>
          <w:szCs w:val="24"/>
        </w:rPr>
        <w:t xml:space="preserve"> </w:t>
      </w:r>
      <w:r w:rsidR="00D31360">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D31360">
        <w:rPr>
          <w:rFonts w:ascii="Times New Roman" w:hAnsi="Times New Roman" w:cs="Times New Roman"/>
          <w:sz w:val="24"/>
          <w:szCs w:val="24"/>
        </w:rPr>
      </w:r>
      <w:r w:rsidR="00D31360">
        <w:rPr>
          <w:rFonts w:ascii="Times New Roman" w:hAnsi="Times New Roman" w:cs="Times New Roman"/>
          <w:sz w:val="24"/>
          <w:szCs w:val="24"/>
        </w:rPr>
        <w:fldChar w:fldCharType="separate"/>
      </w:r>
      <w:r w:rsidR="00A50454">
        <w:rPr>
          <w:rFonts w:ascii="Times New Roman" w:hAnsi="Times New Roman" w:cs="Times New Roman"/>
          <w:noProof/>
          <w:sz w:val="24"/>
          <w:szCs w:val="24"/>
        </w:rPr>
        <w:t>(Minh et al. 2020b)</w:t>
      </w:r>
      <w:r w:rsidR="00D31360">
        <w:rPr>
          <w:rFonts w:ascii="Times New Roman" w:hAnsi="Times New Roman" w:cs="Times New Roman"/>
          <w:sz w:val="24"/>
          <w:szCs w:val="24"/>
        </w:rPr>
        <w:fldChar w:fldCharType="end"/>
      </w:r>
      <w:r w:rsidR="00032D67" w:rsidRPr="00031896">
        <w:rPr>
          <w:rFonts w:ascii="Times New Roman" w:hAnsi="Times New Roman" w:cs="Times New Roman"/>
          <w:sz w:val="24"/>
          <w:szCs w:val="24"/>
        </w:rPr>
        <w:t xml:space="preserve"> to reconstruct a single species</w:t>
      </w:r>
      <w:r w:rsidR="00E867AA">
        <w:rPr>
          <w:rFonts w:ascii="Times New Roman" w:hAnsi="Times New Roman" w:cs="Times New Roman"/>
          <w:sz w:val="24"/>
          <w:szCs w:val="24"/>
        </w:rPr>
        <w:t xml:space="preserve"> </w:t>
      </w:r>
      <w:r w:rsidR="00032D67" w:rsidRPr="00031896">
        <w:rPr>
          <w:rFonts w:ascii="Times New Roman" w:hAnsi="Times New Roman" w:cs="Times New Roman"/>
          <w:sz w:val="24"/>
          <w:szCs w:val="24"/>
        </w:rPr>
        <w:t>tree from concatenation of all</w:t>
      </w:r>
      <w:r w:rsidR="00130DBA">
        <w:rPr>
          <w:rFonts w:ascii="Times New Roman" w:hAnsi="Times New Roman" w:cs="Times New Roman"/>
          <w:sz w:val="24"/>
          <w:szCs w:val="24"/>
        </w:rPr>
        <w:t xml:space="preserve"> gene</w:t>
      </w:r>
      <w:r w:rsidR="00032D67" w:rsidRPr="00031896">
        <w:rPr>
          <w:rFonts w:ascii="Times New Roman" w:hAnsi="Times New Roman" w:cs="Times New Roman"/>
          <w:sz w:val="24"/>
          <w:szCs w:val="24"/>
        </w:rPr>
        <w:t xml:space="preserve"> alignments</w:t>
      </w:r>
      <w:r w:rsidR="00E867AA">
        <w:rPr>
          <w:rFonts w:ascii="Times New Roman" w:hAnsi="Times New Roman" w:cs="Times New Roman"/>
          <w:sz w:val="24"/>
          <w:szCs w:val="24"/>
        </w:rPr>
        <w:t>,</w:t>
      </w:r>
      <w:r w:rsidR="00032D67" w:rsidRPr="00031896">
        <w:rPr>
          <w:rFonts w:ascii="Times New Roman" w:hAnsi="Times New Roman" w:cs="Times New Roman"/>
          <w:sz w:val="24"/>
          <w:szCs w:val="24"/>
        </w:rPr>
        <w:t xml:space="preserve"> as well as gene</w:t>
      </w:r>
      <w:r w:rsidR="00E867AA">
        <w:rPr>
          <w:rFonts w:ascii="Times New Roman" w:hAnsi="Times New Roman" w:cs="Times New Roman"/>
          <w:sz w:val="24"/>
          <w:szCs w:val="24"/>
        </w:rPr>
        <w:t>-</w:t>
      </w:r>
      <w:r w:rsidR="00032D67" w:rsidRPr="00031896">
        <w:rPr>
          <w:rFonts w:ascii="Times New Roman" w:hAnsi="Times New Roman" w:cs="Times New Roman"/>
          <w:sz w:val="24"/>
          <w:szCs w:val="24"/>
        </w:rPr>
        <w:t>trees for each individual alignment.</w:t>
      </w:r>
      <w:r w:rsidR="00751894">
        <w:rPr>
          <w:rFonts w:ascii="Times New Roman" w:hAnsi="Times New Roman" w:cs="Times New Roman"/>
          <w:sz w:val="24"/>
          <w:szCs w:val="24"/>
        </w:rPr>
        <w:t xml:space="preserve"> This species tree from coding regions matches the topologies of these species inferred by concatenation of UCEs in the previous section.</w:t>
      </w:r>
      <w:r w:rsidR="00032D67" w:rsidRPr="00031896">
        <w:rPr>
          <w:rFonts w:ascii="Times New Roman" w:hAnsi="Times New Roman" w:cs="Times New Roman"/>
          <w:sz w:val="24"/>
          <w:szCs w:val="24"/>
        </w:rPr>
        <w:t xml:space="preserve"> Next we ran several tests that use both coding alignments and a tree to infer positive selection</w:t>
      </w:r>
      <w:r w:rsidR="00164082" w:rsidRPr="00031896">
        <w:rPr>
          <w:rFonts w:ascii="Times New Roman" w:hAnsi="Times New Roman" w:cs="Times New Roman"/>
          <w:sz w:val="24"/>
          <w:szCs w:val="24"/>
        </w:rPr>
        <w:t>: PAML’s M1a vs. M2a test</w:t>
      </w:r>
      <w:r w:rsidR="00277641">
        <w:rPr>
          <w:rFonts w:ascii="Times New Roman" w:hAnsi="Times New Roman" w:cs="Times New Roman"/>
          <w:sz w:val="24"/>
          <w:szCs w:val="24"/>
        </w:rPr>
        <w:t xml:space="preserve"> </w:t>
      </w:r>
      <w:r w:rsidR="00277641">
        <w:rPr>
          <w:rFonts w:ascii="Times New Roman" w:hAnsi="Times New Roman" w:cs="Times New Roman"/>
          <w:sz w:val="24"/>
          <w:szCs w:val="24"/>
        </w:rPr>
        <w:fldChar w:fldCharType="begin"/>
      </w:r>
      <w:r w:rsidR="00277641">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277641">
        <w:rPr>
          <w:rFonts w:ascii="Times New Roman" w:hAnsi="Times New Roman" w:cs="Times New Roman"/>
          <w:sz w:val="24"/>
          <w:szCs w:val="24"/>
        </w:rPr>
        <w:fldChar w:fldCharType="separate"/>
      </w:r>
      <w:r w:rsidR="00277641">
        <w:rPr>
          <w:rFonts w:ascii="Times New Roman" w:hAnsi="Times New Roman" w:cs="Times New Roman"/>
          <w:noProof/>
          <w:sz w:val="24"/>
          <w:szCs w:val="24"/>
        </w:rPr>
        <w:t>(Yang 2007)</w:t>
      </w:r>
      <w:r w:rsidR="00277641">
        <w:rPr>
          <w:rFonts w:ascii="Times New Roman" w:hAnsi="Times New Roman" w:cs="Times New Roman"/>
          <w:sz w:val="24"/>
          <w:szCs w:val="24"/>
        </w:rPr>
        <w:fldChar w:fldCharType="end"/>
      </w:r>
      <w:r w:rsidR="00164082" w:rsidRPr="00031896">
        <w:rPr>
          <w:rFonts w:ascii="Times New Roman" w:hAnsi="Times New Roman" w:cs="Times New Roman"/>
          <w:sz w:val="24"/>
          <w:szCs w:val="24"/>
        </w:rPr>
        <w:t xml:space="preserve">, </w:t>
      </w:r>
      <w:proofErr w:type="spellStart"/>
      <w:r w:rsidR="00164082" w:rsidRPr="00031896">
        <w:rPr>
          <w:rFonts w:ascii="Times New Roman" w:hAnsi="Times New Roman" w:cs="Times New Roman"/>
          <w:sz w:val="24"/>
          <w:szCs w:val="24"/>
        </w:rPr>
        <w:t>HyPhy’s</w:t>
      </w:r>
      <w:proofErr w:type="spellEnd"/>
      <w:r w:rsidR="00164082" w:rsidRPr="00031896">
        <w:rPr>
          <w:rFonts w:ascii="Times New Roman" w:hAnsi="Times New Roman" w:cs="Times New Roman"/>
          <w:sz w:val="24"/>
          <w:szCs w:val="24"/>
        </w:rPr>
        <w:t xml:space="preserve"> </w:t>
      </w:r>
      <w:proofErr w:type="spellStart"/>
      <w:r w:rsidR="00164082" w:rsidRPr="00031896">
        <w:rPr>
          <w:rFonts w:ascii="Times New Roman" w:hAnsi="Times New Roman" w:cs="Times New Roman"/>
          <w:sz w:val="24"/>
          <w:szCs w:val="24"/>
        </w:rPr>
        <w:t>aBSREL</w:t>
      </w:r>
      <w:proofErr w:type="spellEnd"/>
      <w:r w:rsidR="00164082" w:rsidRPr="00031896">
        <w:rPr>
          <w:rFonts w:ascii="Times New Roman" w:hAnsi="Times New Roman" w:cs="Times New Roman"/>
          <w:sz w:val="24"/>
          <w:szCs w:val="24"/>
        </w:rPr>
        <w:t xml:space="preserve"> model</w:t>
      </w:r>
      <w:r w:rsidR="00277641">
        <w:rPr>
          <w:rFonts w:ascii="Times New Roman" w:hAnsi="Times New Roman" w:cs="Times New Roman"/>
          <w:sz w:val="24"/>
          <w:szCs w:val="24"/>
        </w:rPr>
        <w:t xml:space="preserve"> </w:t>
      </w:r>
      <w:r w:rsidR="00EA2B69">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A50454">
        <w:rPr>
          <w:rFonts w:ascii="Times New Roman" w:hAnsi="Times New Roman" w:cs="Times New Roman"/>
          <w:sz w:val="24"/>
          <w:szCs w:val="24"/>
        </w:rPr>
        <w:instrText xml:space="preserve"> ADDIN EN.CITE </w:instrText>
      </w:r>
      <w:r w:rsidR="00A50454">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A50454">
        <w:rPr>
          <w:rFonts w:ascii="Times New Roman" w:hAnsi="Times New Roman" w:cs="Times New Roman"/>
          <w:sz w:val="24"/>
          <w:szCs w:val="24"/>
        </w:rPr>
        <w:instrText xml:space="preserve"> ADDIN EN.CITE.DATA </w:instrText>
      </w:r>
      <w:r w:rsidR="00A50454">
        <w:rPr>
          <w:rFonts w:ascii="Times New Roman" w:hAnsi="Times New Roman" w:cs="Times New Roman"/>
          <w:sz w:val="24"/>
          <w:szCs w:val="24"/>
        </w:rPr>
      </w:r>
      <w:r w:rsidR="00A50454">
        <w:rPr>
          <w:rFonts w:ascii="Times New Roman" w:hAnsi="Times New Roman" w:cs="Times New Roman"/>
          <w:sz w:val="24"/>
          <w:szCs w:val="24"/>
        </w:rPr>
        <w:fldChar w:fldCharType="end"/>
      </w:r>
      <w:r w:rsidR="00EA2B69">
        <w:rPr>
          <w:rFonts w:ascii="Times New Roman" w:hAnsi="Times New Roman" w:cs="Times New Roman"/>
          <w:sz w:val="24"/>
          <w:szCs w:val="24"/>
        </w:rPr>
      </w:r>
      <w:r w:rsidR="00EA2B69">
        <w:rPr>
          <w:rFonts w:ascii="Times New Roman" w:hAnsi="Times New Roman" w:cs="Times New Roman"/>
          <w:sz w:val="24"/>
          <w:szCs w:val="24"/>
        </w:rPr>
        <w:fldChar w:fldCharType="separate"/>
      </w:r>
      <w:r w:rsidR="00A50454">
        <w:rPr>
          <w:rFonts w:ascii="Times New Roman" w:hAnsi="Times New Roman" w:cs="Times New Roman"/>
          <w:noProof/>
          <w:sz w:val="24"/>
          <w:szCs w:val="24"/>
        </w:rPr>
        <w:t>(Smith et al. 2015a)</w:t>
      </w:r>
      <w:r w:rsidR="00EA2B69">
        <w:rPr>
          <w:rFonts w:ascii="Times New Roman" w:hAnsi="Times New Roman" w:cs="Times New Roman"/>
          <w:sz w:val="24"/>
          <w:szCs w:val="24"/>
        </w:rPr>
        <w:fldChar w:fldCharType="end"/>
      </w:r>
      <w:r w:rsidR="00164082" w:rsidRPr="00031896">
        <w:rPr>
          <w:rFonts w:ascii="Times New Roman" w:hAnsi="Times New Roman" w:cs="Times New Roman"/>
          <w:sz w:val="24"/>
          <w:szCs w:val="24"/>
        </w:rPr>
        <w:t xml:space="preserve">, and </w:t>
      </w:r>
      <w:proofErr w:type="spellStart"/>
      <w:r w:rsidR="00164082" w:rsidRPr="00031896">
        <w:rPr>
          <w:rFonts w:ascii="Times New Roman" w:hAnsi="Times New Roman" w:cs="Times New Roman"/>
          <w:sz w:val="24"/>
          <w:szCs w:val="24"/>
        </w:rPr>
        <w:t>HyPhy’s</w:t>
      </w:r>
      <w:proofErr w:type="spellEnd"/>
      <w:r w:rsidR="00164082" w:rsidRPr="00031896">
        <w:rPr>
          <w:rFonts w:ascii="Times New Roman" w:hAnsi="Times New Roman" w:cs="Times New Roman"/>
          <w:sz w:val="24"/>
          <w:szCs w:val="24"/>
        </w:rPr>
        <w:t xml:space="preserve"> BUSTED model</w:t>
      </w:r>
      <w:r w:rsidR="00EA2B69">
        <w:rPr>
          <w:rFonts w:ascii="Times New Roman" w:hAnsi="Times New Roman" w:cs="Times New Roman"/>
          <w:sz w:val="24"/>
          <w:szCs w:val="24"/>
        </w:rPr>
        <w:t xml:space="preserve"> </w:t>
      </w:r>
      <w:r w:rsidR="00EA2B6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A2B69">
        <w:rPr>
          <w:rFonts w:ascii="Times New Roman" w:hAnsi="Times New Roman" w:cs="Times New Roman"/>
          <w:sz w:val="24"/>
          <w:szCs w:val="24"/>
        </w:rPr>
        <w:instrText xml:space="preserve"> ADDIN EN.CITE </w:instrText>
      </w:r>
      <w:r w:rsidR="00EA2B6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A2B69">
        <w:rPr>
          <w:rFonts w:ascii="Times New Roman" w:hAnsi="Times New Roman" w:cs="Times New Roman"/>
          <w:sz w:val="24"/>
          <w:szCs w:val="24"/>
        </w:rPr>
        <w:instrText xml:space="preserve"> ADDIN EN.CITE.DATA </w:instrText>
      </w:r>
      <w:r w:rsidR="00EA2B69">
        <w:rPr>
          <w:rFonts w:ascii="Times New Roman" w:hAnsi="Times New Roman" w:cs="Times New Roman"/>
          <w:sz w:val="24"/>
          <w:szCs w:val="24"/>
        </w:rPr>
      </w:r>
      <w:r w:rsidR="00EA2B69">
        <w:rPr>
          <w:rFonts w:ascii="Times New Roman" w:hAnsi="Times New Roman" w:cs="Times New Roman"/>
          <w:sz w:val="24"/>
          <w:szCs w:val="24"/>
        </w:rPr>
        <w:fldChar w:fldCharType="end"/>
      </w:r>
      <w:r w:rsidR="00EA2B69">
        <w:rPr>
          <w:rFonts w:ascii="Times New Roman" w:hAnsi="Times New Roman" w:cs="Times New Roman"/>
          <w:sz w:val="24"/>
          <w:szCs w:val="24"/>
        </w:rPr>
      </w:r>
      <w:r w:rsidR="00EA2B69">
        <w:rPr>
          <w:rFonts w:ascii="Times New Roman" w:hAnsi="Times New Roman" w:cs="Times New Roman"/>
          <w:sz w:val="24"/>
          <w:szCs w:val="24"/>
        </w:rPr>
        <w:fldChar w:fldCharType="separate"/>
      </w:r>
      <w:r w:rsidR="00EA2B69">
        <w:rPr>
          <w:rFonts w:ascii="Times New Roman" w:hAnsi="Times New Roman" w:cs="Times New Roman"/>
          <w:noProof/>
          <w:sz w:val="24"/>
          <w:szCs w:val="24"/>
        </w:rPr>
        <w:t>(Murrell et al. 2015)</w:t>
      </w:r>
      <w:r w:rsidR="00EA2B69">
        <w:rPr>
          <w:rFonts w:ascii="Times New Roman" w:hAnsi="Times New Roman" w:cs="Times New Roman"/>
          <w:sz w:val="24"/>
          <w:szCs w:val="24"/>
        </w:rPr>
        <w:fldChar w:fldCharType="end"/>
      </w:r>
      <w:r w:rsidR="00164082" w:rsidRPr="00031896">
        <w:rPr>
          <w:rFonts w:ascii="Times New Roman" w:hAnsi="Times New Roman" w:cs="Times New Roman"/>
          <w:sz w:val="24"/>
          <w:szCs w:val="24"/>
        </w:rPr>
        <w:t xml:space="preserve">. We ran each test twice on each gene, once using the </w:t>
      </w:r>
      <w:r w:rsidR="00E867AA">
        <w:rPr>
          <w:rFonts w:ascii="Times New Roman" w:hAnsi="Times New Roman" w:cs="Times New Roman"/>
          <w:sz w:val="24"/>
          <w:szCs w:val="24"/>
        </w:rPr>
        <w:t xml:space="preserve">species tree derived from concatenated data, </w:t>
      </w:r>
      <w:r w:rsidR="00164082" w:rsidRPr="00031896">
        <w:rPr>
          <w:rFonts w:ascii="Times New Roman" w:hAnsi="Times New Roman" w:cs="Times New Roman"/>
          <w:sz w:val="24"/>
          <w:szCs w:val="24"/>
        </w:rPr>
        <w:t>and once using the gene tree</w:t>
      </w:r>
      <w:r w:rsidR="00130DBA">
        <w:rPr>
          <w:rFonts w:ascii="Times New Roman" w:hAnsi="Times New Roman" w:cs="Times New Roman"/>
          <w:sz w:val="24"/>
          <w:szCs w:val="24"/>
        </w:rPr>
        <w:t xml:space="preserve"> inferred from the alignment of that gene only</w:t>
      </w:r>
      <w:r w:rsidR="00164082" w:rsidRPr="00031896">
        <w:rPr>
          <w:rFonts w:ascii="Times New Roman" w:hAnsi="Times New Roman" w:cs="Times New Roman"/>
          <w:sz w:val="24"/>
          <w:szCs w:val="24"/>
        </w:rPr>
        <w:t xml:space="preserve">. </w:t>
      </w:r>
      <w:r w:rsidR="00C857C1" w:rsidRPr="00031896">
        <w:rPr>
          <w:rFonts w:ascii="Times New Roman" w:hAnsi="Times New Roman" w:cs="Times New Roman"/>
          <w:sz w:val="24"/>
          <w:szCs w:val="24"/>
        </w:rPr>
        <w:t xml:space="preserve">For the </w:t>
      </w:r>
      <w:proofErr w:type="spellStart"/>
      <w:r w:rsidR="00C857C1" w:rsidRPr="00031896">
        <w:rPr>
          <w:rFonts w:ascii="Times New Roman" w:hAnsi="Times New Roman" w:cs="Times New Roman"/>
          <w:sz w:val="24"/>
          <w:szCs w:val="24"/>
        </w:rPr>
        <w:t>HyPhy</w:t>
      </w:r>
      <w:proofErr w:type="spellEnd"/>
      <w:r w:rsidR="00C857C1" w:rsidRPr="00031896">
        <w:rPr>
          <w:rFonts w:ascii="Times New Roman" w:hAnsi="Times New Roman" w:cs="Times New Roman"/>
          <w:sz w:val="24"/>
          <w:szCs w:val="24"/>
        </w:rPr>
        <w:t xml:space="preserve"> models, no target branch was selected, meaning all branches in the input phylogeny were tested</w:t>
      </w:r>
      <w:r w:rsidR="003D022E">
        <w:rPr>
          <w:rFonts w:ascii="Times New Roman" w:hAnsi="Times New Roman" w:cs="Times New Roman"/>
          <w:sz w:val="24"/>
          <w:szCs w:val="24"/>
        </w:rPr>
        <w:t>.</w:t>
      </w:r>
    </w:p>
    <w:p w14:paraId="4CD31932" w14:textId="52E0FB56" w:rsidR="00164082"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2A5742" w:rsidRPr="00031896">
        <w:rPr>
          <w:rFonts w:ascii="Times New Roman" w:hAnsi="Times New Roman" w:cs="Times New Roman"/>
          <w:sz w:val="24"/>
          <w:szCs w:val="24"/>
        </w:rPr>
        <w:t>The end point of each of</w:t>
      </w:r>
      <w:r w:rsidR="00825034">
        <w:rPr>
          <w:rFonts w:ascii="Times New Roman" w:hAnsi="Times New Roman" w:cs="Times New Roman"/>
          <w:sz w:val="24"/>
          <w:szCs w:val="24"/>
        </w:rPr>
        <w:t xml:space="preserve"> e</w:t>
      </w:r>
      <w:r w:rsidR="003D022E">
        <w:rPr>
          <w:rFonts w:ascii="Times New Roman" w:hAnsi="Times New Roman" w:cs="Times New Roman"/>
          <w:sz w:val="24"/>
          <w:szCs w:val="24"/>
        </w:rPr>
        <w:t>ach of these</w:t>
      </w:r>
      <w:r w:rsidR="002A5742" w:rsidRPr="00031896">
        <w:rPr>
          <w:rFonts w:ascii="Times New Roman" w:hAnsi="Times New Roman" w:cs="Times New Roman"/>
          <w:sz w:val="24"/>
          <w:szCs w:val="24"/>
        </w:rPr>
        <w:t xml:space="preserve"> three tests is a p-value, which </w:t>
      </w:r>
      <w:r w:rsidR="00070201">
        <w:rPr>
          <w:rFonts w:ascii="Times New Roman" w:hAnsi="Times New Roman" w:cs="Times New Roman"/>
          <w:sz w:val="24"/>
          <w:szCs w:val="24"/>
        </w:rPr>
        <w:t>lets</w:t>
      </w:r>
      <w:r w:rsidR="00070201" w:rsidRPr="00031896">
        <w:rPr>
          <w:rFonts w:ascii="Times New Roman" w:hAnsi="Times New Roman" w:cs="Times New Roman"/>
          <w:sz w:val="24"/>
          <w:szCs w:val="24"/>
        </w:rPr>
        <w:t xml:space="preserve"> </w:t>
      </w:r>
      <w:r w:rsidR="002A5742" w:rsidRPr="00031896">
        <w:rPr>
          <w:rFonts w:ascii="Times New Roman" w:hAnsi="Times New Roman" w:cs="Times New Roman"/>
          <w:sz w:val="24"/>
          <w:szCs w:val="24"/>
        </w:rPr>
        <w:t>us assess whether a model that allows for positively selected sites fits better than a model that does not.</w:t>
      </w:r>
      <w:r w:rsidR="003D022E">
        <w:rPr>
          <w:rFonts w:ascii="Times New Roman" w:hAnsi="Times New Roman" w:cs="Times New Roman"/>
          <w:sz w:val="24"/>
          <w:szCs w:val="24"/>
        </w:rPr>
        <w:t xml:space="preserve"> </w:t>
      </w:r>
      <w:r w:rsidR="00164082" w:rsidRPr="00031896">
        <w:rPr>
          <w:rFonts w:ascii="Times New Roman" w:hAnsi="Times New Roman" w:cs="Times New Roman"/>
          <w:sz w:val="24"/>
          <w:szCs w:val="24"/>
        </w:rPr>
        <w:t>For M1a vs. M2a,</w:t>
      </w:r>
      <w:r w:rsidR="002A5742" w:rsidRPr="00031896">
        <w:rPr>
          <w:rFonts w:ascii="Times New Roman" w:hAnsi="Times New Roman" w:cs="Times New Roman"/>
          <w:sz w:val="24"/>
          <w:szCs w:val="24"/>
        </w:rPr>
        <w:t xml:space="preserve"> </w:t>
      </w:r>
      <w:r w:rsidR="00825034">
        <w:rPr>
          <w:rFonts w:ascii="Times New Roman" w:hAnsi="Times New Roman" w:cs="Times New Roman"/>
          <w:sz w:val="24"/>
          <w:szCs w:val="24"/>
        </w:rPr>
        <w:t xml:space="preserve">we obtained </w:t>
      </w:r>
      <w:r w:rsidR="002A5742" w:rsidRPr="00031896">
        <w:rPr>
          <w:rFonts w:ascii="Times New Roman" w:hAnsi="Times New Roman" w:cs="Times New Roman"/>
          <w:sz w:val="24"/>
          <w:szCs w:val="24"/>
        </w:rPr>
        <w:t>the p-value manually by first performing</w:t>
      </w:r>
      <w:r w:rsidR="00164082" w:rsidRPr="00031896">
        <w:rPr>
          <w:rFonts w:ascii="Times New Roman" w:hAnsi="Times New Roman" w:cs="Times New Roman"/>
          <w:sz w:val="24"/>
          <w:szCs w:val="24"/>
        </w:rPr>
        <w:t xml:space="preserve"> a likelihood ratio test to determine genes under selection by calculating </w:t>
      </w:r>
      <m:oMath>
        <m:r>
          <w:rPr>
            <w:rFonts w:ascii="Cambria Math" w:hAnsi="Cambria Math" w:cs="Times New Roman"/>
            <w:sz w:val="24"/>
            <w:szCs w:val="24"/>
          </w:rPr>
          <m:t>2 * (lnl M1a – lnl M2a)</m:t>
        </m:r>
      </m:oMath>
      <w:r w:rsidR="002A5742" w:rsidRPr="00031896">
        <w:rPr>
          <w:rFonts w:ascii="Times New Roman" w:hAnsi="Times New Roman" w:cs="Times New Roman"/>
          <w:sz w:val="24"/>
          <w:szCs w:val="24"/>
        </w:rPr>
        <w:t>. The p-value of this likelihood ratio is then retrieved from</w:t>
      </w:r>
      <w:r w:rsidR="00164082" w:rsidRPr="00031896">
        <w:rPr>
          <w:rFonts w:ascii="Times New Roman" w:hAnsi="Times New Roman" w:cs="Times New Roman"/>
          <w:sz w:val="24"/>
          <w:szCs w:val="24"/>
        </w:rPr>
        <w:t xml:space="preserve"> a one-tailed chi-square distribution with 2 degrees of freedom</w:t>
      </w:r>
      <w:r w:rsidR="00727C3C">
        <w:rPr>
          <w:rFonts w:ascii="Times New Roman" w:hAnsi="Times New Roman" w:cs="Times New Roman"/>
          <w:sz w:val="24"/>
          <w:szCs w:val="24"/>
        </w:rPr>
        <w:t xml:space="preserve"> </w:t>
      </w:r>
      <w:r w:rsidR="00727C3C">
        <w:rPr>
          <w:rFonts w:ascii="Times New Roman" w:hAnsi="Times New Roman" w:cs="Times New Roman"/>
          <w:sz w:val="24"/>
          <w:szCs w:val="24"/>
        </w:rPr>
        <w:fldChar w:fldCharType="begin"/>
      </w:r>
      <w:r w:rsidR="00727C3C">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727C3C">
        <w:rPr>
          <w:rFonts w:ascii="Times New Roman" w:hAnsi="Times New Roman" w:cs="Times New Roman"/>
          <w:sz w:val="24"/>
          <w:szCs w:val="24"/>
        </w:rPr>
        <w:fldChar w:fldCharType="separate"/>
      </w:r>
      <w:r w:rsidR="00727C3C">
        <w:rPr>
          <w:rFonts w:ascii="Times New Roman" w:hAnsi="Times New Roman" w:cs="Times New Roman"/>
          <w:noProof/>
          <w:sz w:val="24"/>
          <w:szCs w:val="24"/>
        </w:rPr>
        <w:t>(Yang 2007)</w:t>
      </w:r>
      <w:r w:rsidR="00727C3C">
        <w:rPr>
          <w:rFonts w:ascii="Times New Roman" w:hAnsi="Times New Roman" w:cs="Times New Roman"/>
          <w:sz w:val="24"/>
          <w:szCs w:val="24"/>
        </w:rPr>
        <w:fldChar w:fldCharType="end"/>
      </w:r>
      <w:r w:rsidR="00164082" w:rsidRPr="00031896">
        <w:rPr>
          <w:rFonts w:ascii="Times New Roman" w:hAnsi="Times New Roman" w:cs="Times New Roman"/>
          <w:sz w:val="24"/>
          <w:szCs w:val="24"/>
        </w:rPr>
        <w:t>.</w:t>
      </w:r>
      <w:r w:rsidR="00C857C1">
        <w:rPr>
          <w:rFonts w:ascii="Times New Roman" w:hAnsi="Times New Roman" w:cs="Times New Roman"/>
          <w:sz w:val="24"/>
          <w:szCs w:val="24"/>
        </w:rPr>
        <w:t xml:space="preserve"> For BUSTED and </w:t>
      </w:r>
      <w:proofErr w:type="spellStart"/>
      <w:r w:rsidR="00C857C1">
        <w:rPr>
          <w:rFonts w:ascii="Times New Roman" w:hAnsi="Times New Roman" w:cs="Times New Roman"/>
          <w:sz w:val="24"/>
          <w:szCs w:val="24"/>
        </w:rPr>
        <w:t>aBSREL</w:t>
      </w:r>
      <w:proofErr w:type="spellEnd"/>
      <w:r w:rsidR="00C857C1">
        <w:rPr>
          <w:rFonts w:ascii="Times New Roman" w:hAnsi="Times New Roman" w:cs="Times New Roman"/>
          <w:sz w:val="24"/>
          <w:szCs w:val="24"/>
        </w:rPr>
        <w:t xml:space="preserve">, p-values are computed automatically during the test using similar </w:t>
      </w:r>
      <w:r w:rsidR="00C94A6A">
        <w:rPr>
          <w:rFonts w:ascii="Times New Roman" w:hAnsi="Times New Roman" w:cs="Times New Roman"/>
          <w:sz w:val="24"/>
          <w:szCs w:val="24"/>
        </w:rPr>
        <w:t>likelihood ratios</w:t>
      </w:r>
      <w:r w:rsidR="00C857C1">
        <w:rPr>
          <w:rFonts w:ascii="Times New Roman" w:hAnsi="Times New Roman" w:cs="Times New Roman"/>
          <w:sz w:val="24"/>
          <w:szCs w:val="24"/>
        </w:rPr>
        <w:t>. For the M1a vs. M2a and BUSTED tests</w:t>
      </w:r>
      <w:r w:rsidR="00751894">
        <w:rPr>
          <w:rFonts w:ascii="Times New Roman" w:hAnsi="Times New Roman" w:cs="Times New Roman"/>
          <w:sz w:val="24"/>
          <w:szCs w:val="24"/>
        </w:rPr>
        <w:t>,</w:t>
      </w:r>
      <w:r w:rsidR="00C94A6A">
        <w:rPr>
          <w:rFonts w:ascii="Times New Roman" w:hAnsi="Times New Roman" w:cs="Times New Roman"/>
          <w:sz w:val="24"/>
          <w:szCs w:val="24"/>
        </w:rPr>
        <w:t xml:space="preserve"> a single p-value is computed for each gene.</w:t>
      </w:r>
      <w:r w:rsidR="00C857C1">
        <w:rPr>
          <w:rFonts w:ascii="Times New Roman" w:hAnsi="Times New Roman" w:cs="Times New Roman"/>
          <w:sz w:val="24"/>
          <w:szCs w:val="24"/>
        </w:rPr>
        <w:t xml:space="preserve"> </w:t>
      </w:r>
      <w:r w:rsidR="00C94A6A">
        <w:rPr>
          <w:rFonts w:ascii="Times New Roman" w:hAnsi="Times New Roman" w:cs="Times New Roman"/>
          <w:sz w:val="24"/>
          <w:szCs w:val="24"/>
        </w:rPr>
        <w:t>P</w:t>
      </w:r>
      <w:r w:rsidR="00C857C1" w:rsidRPr="00031896">
        <w:rPr>
          <w:rFonts w:ascii="Times New Roman" w:hAnsi="Times New Roman" w:cs="Times New Roman"/>
          <w:sz w:val="24"/>
          <w:szCs w:val="24"/>
        </w:rPr>
        <w:t xml:space="preserve">-values were adjusted </w:t>
      </w:r>
      <w:r w:rsidR="00C857C1">
        <w:rPr>
          <w:rFonts w:ascii="Times New Roman" w:hAnsi="Times New Roman" w:cs="Times New Roman"/>
          <w:sz w:val="24"/>
          <w:szCs w:val="24"/>
        </w:rPr>
        <w:t>by correcting for</w:t>
      </w:r>
      <w:r w:rsidR="00C857C1" w:rsidRPr="00031896">
        <w:rPr>
          <w:rFonts w:ascii="Times New Roman" w:hAnsi="Times New Roman" w:cs="Times New Roman"/>
          <w:sz w:val="24"/>
          <w:szCs w:val="24"/>
        </w:rPr>
        <w:t xml:space="preserve"> false discovery rate</w:t>
      </w:r>
      <w:r w:rsidR="00C857C1">
        <w:rPr>
          <w:rFonts w:ascii="Times New Roman" w:hAnsi="Times New Roman" w:cs="Times New Roman"/>
          <w:sz w:val="24"/>
          <w:szCs w:val="24"/>
        </w:rPr>
        <w:t xml:space="preserve">s </w:t>
      </w:r>
      <w:r w:rsidR="00C857C1">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sidR="00C857C1">
        <w:rPr>
          <w:rFonts w:ascii="Times New Roman" w:hAnsi="Times New Roman" w:cs="Times New Roman"/>
          <w:sz w:val="24"/>
          <w:szCs w:val="24"/>
        </w:rPr>
        <w:instrText xml:space="preserve"> ADDIN EN.CITE </w:instrText>
      </w:r>
      <w:r w:rsidR="00C857C1">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sidR="00C857C1">
        <w:rPr>
          <w:rFonts w:ascii="Times New Roman" w:hAnsi="Times New Roman" w:cs="Times New Roman"/>
          <w:sz w:val="24"/>
          <w:szCs w:val="24"/>
        </w:rPr>
        <w:instrText xml:space="preserve"> ADDIN EN.CITE.DATA </w:instrText>
      </w:r>
      <w:r w:rsidR="00C857C1">
        <w:rPr>
          <w:rFonts w:ascii="Times New Roman" w:hAnsi="Times New Roman" w:cs="Times New Roman"/>
          <w:sz w:val="24"/>
          <w:szCs w:val="24"/>
        </w:rPr>
      </w:r>
      <w:r w:rsidR="00C857C1">
        <w:rPr>
          <w:rFonts w:ascii="Times New Roman" w:hAnsi="Times New Roman" w:cs="Times New Roman"/>
          <w:sz w:val="24"/>
          <w:szCs w:val="24"/>
        </w:rPr>
        <w:fldChar w:fldCharType="end"/>
      </w:r>
      <w:r w:rsidR="00C857C1">
        <w:rPr>
          <w:rFonts w:ascii="Times New Roman" w:hAnsi="Times New Roman" w:cs="Times New Roman"/>
          <w:sz w:val="24"/>
          <w:szCs w:val="24"/>
        </w:rPr>
      </w:r>
      <w:r w:rsidR="00C857C1">
        <w:rPr>
          <w:rFonts w:ascii="Times New Roman" w:hAnsi="Times New Roman" w:cs="Times New Roman"/>
          <w:sz w:val="24"/>
          <w:szCs w:val="24"/>
        </w:rPr>
        <w:fldChar w:fldCharType="separate"/>
      </w:r>
      <w:r w:rsidR="00C857C1">
        <w:rPr>
          <w:rFonts w:ascii="Times New Roman" w:hAnsi="Times New Roman" w:cs="Times New Roman"/>
          <w:noProof/>
          <w:sz w:val="24"/>
          <w:szCs w:val="24"/>
        </w:rPr>
        <w:t>(Benjamini and Hochberg 1995; Yekutieli and Benjamini 1999)</w:t>
      </w:r>
      <w:r w:rsidR="00C857C1">
        <w:rPr>
          <w:rFonts w:ascii="Times New Roman" w:hAnsi="Times New Roman" w:cs="Times New Roman"/>
          <w:sz w:val="24"/>
          <w:szCs w:val="24"/>
        </w:rPr>
        <w:fldChar w:fldCharType="end"/>
      </w:r>
      <w:r w:rsidR="00C857C1">
        <w:rPr>
          <w:rFonts w:ascii="Times New Roman" w:hAnsi="Times New Roman" w:cs="Times New Roman"/>
          <w:sz w:val="24"/>
          <w:szCs w:val="24"/>
        </w:rPr>
        <w:t xml:space="preserve"> using the “</w:t>
      </w:r>
      <w:proofErr w:type="spellStart"/>
      <w:r w:rsidR="00C857C1">
        <w:rPr>
          <w:rFonts w:ascii="Times New Roman" w:hAnsi="Times New Roman" w:cs="Times New Roman"/>
          <w:sz w:val="24"/>
          <w:szCs w:val="24"/>
        </w:rPr>
        <w:t>fdr</w:t>
      </w:r>
      <w:proofErr w:type="spellEnd"/>
      <w:r w:rsidR="00C857C1">
        <w:rPr>
          <w:rFonts w:ascii="Times New Roman" w:hAnsi="Times New Roman" w:cs="Times New Roman"/>
          <w:sz w:val="24"/>
          <w:szCs w:val="24"/>
        </w:rPr>
        <w:t xml:space="preserve">” method in the </w:t>
      </w:r>
      <w:proofErr w:type="spellStart"/>
      <w:r w:rsidR="00C857C1">
        <w:rPr>
          <w:rFonts w:ascii="Times New Roman" w:hAnsi="Times New Roman" w:cs="Times New Roman"/>
          <w:sz w:val="24"/>
          <w:szCs w:val="24"/>
        </w:rPr>
        <w:t>p.adjust</w:t>
      </w:r>
      <w:proofErr w:type="spellEnd"/>
      <w:r w:rsidR="00C857C1">
        <w:rPr>
          <w:rFonts w:ascii="Times New Roman" w:hAnsi="Times New Roman" w:cs="Times New Roman"/>
          <w:sz w:val="24"/>
          <w:szCs w:val="24"/>
        </w:rPr>
        <w:t xml:space="preserve">() function in R </w:t>
      </w:r>
      <w:r w:rsidR="00C857C1">
        <w:rPr>
          <w:rFonts w:ascii="Times New Roman" w:hAnsi="Times New Roman" w:cs="Times New Roman"/>
          <w:sz w:val="24"/>
          <w:szCs w:val="24"/>
        </w:rPr>
        <w:fldChar w:fldCharType="begin"/>
      </w:r>
      <w:r w:rsidR="00C857C1">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sidR="00C857C1">
        <w:rPr>
          <w:rFonts w:ascii="Times New Roman" w:hAnsi="Times New Roman" w:cs="Times New Roman"/>
          <w:sz w:val="24"/>
          <w:szCs w:val="24"/>
        </w:rPr>
        <w:fldChar w:fldCharType="separate"/>
      </w:r>
      <w:r w:rsidR="00C857C1">
        <w:rPr>
          <w:rFonts w:ascii="Times New Roman" w:hAnsi="Times New Roman" w:cs="Times New Roman"/>
          <w:noProof/>
          <w:sz w:val="24"/>
          <w:szCs w:val="24"/>
        </w:rPr>
        <w:t>(R Core Team 2021)</w:t>
      </w:r>
      <w:r w:rsidR="00C857C1">
        <w:rPr>
          <w:rFonts w:ascii="Times New Roman" w:hAnsi="Times New Roman" w:cs="Times New Roman"/>
          <w:sz w:val="24"/>
          <w:szCs w:val="24"/>
        </w:rPr>
        <w:fldChar w:fldCharType="end"/>
      </w:r>
      <w:r w:rsidR="00C94A6A">
        <w:rPr>
          <w:rFonts w:ascii="Times New Roman" w:hAnsi="Times New Roman" w:cs="Times New Roman"/>
          <w:sz w:val="24"/>
          <w:szCs w:val="24"/>
        </w:rPr>
        <w:t xml:space="preserve"> and </w:t>
      </w:r>
      <w:r w:rsidR="003D022E">
        <w:rPr>
          <w:rFonts w:ascii="Times New Roman" w:hAnsi="Times New Roman" w:cs="Times New Roman"/>
          <w:sz w:val="24"/>
          <w:szCs w:val="24"/>
        </w:rPr>
        <w:t xml:space="preserve">we categorized a gene as being positively selected </w:t>
      </w:r>
      <w:r w:rsidR="00C94A6A">
        <w:rPr>
          <w:rFonts w:ascii="Times New Roman" w:hAnsi="Times New Roman" w:cs="Times New Roman"/>
          <w:sz w:val="24"/>
          <w:szCs w:val="24"/>
        </w:rPr>
        <w:t>if</w:t>
      </w:r>
      <w:r w:rsidR="00DE0F26">
        <w:rPr>
          <w:rFonts w:ascii="Times New Roman" w:hAnsi="Times New Roman" w:cs="Times New Roman"/>
          <w:sz w:val="24"/>
          <w:szCs w:val="24"/>
        </w:rPr>
        <w:t xml:space="preserve"> its</w:t>
      </w:r>
      <w:r w:rsidR="00751894">
        <w:rPr>
          <w:rFonts w:ascii="Times New Roman" w:hAnsi="Times New Roman" w:cs="Times New Roman"/>
          <w:sz w:val="24"/>
          <w:szCs w:val="24"/>
        </w:rPr>
        <w:t xml:space="preserve"> adjusted</w:t>
      </w:r>
      <w:r w:rsidR="00C94A6A">
        <w:rPr>
          <w:rFonts w:ascii="Times New Roman" w:hAnsi="Times New Roman" w:cs="Times New Roman"/>
          <w:sz w:val="24"/>
          <w:szCs w:val="24"/>
        </w:rPr>
        <w:t xml:space="preserve"> p-value was &lt; 0.01</w:t>
      </w:r>
      <w:r w:rsidR="00C857C1">
        <w:rPr>
          <w:rFonts w:ascii="Times New Roman" w:hAnsi="Times New Roman" w:cs="Times New Roman"/>
          <w:sz w:val="24"/>
          <w:szCs w:val="24"/>
        </w:rPr>
        <w:t xml:space="preserve">. For the </w:t>
      </w:r>
      <w:proofErr w:type="spellStart"/>
      <w:r w:rsidR="00C857C1">
        <w:rPr>
          <w:rFonts w:ascii="Times New Roman" w:hAnsi="Times New Roman" w:cs="Times New Roman"/>
          <w:sz w:val="24"/>
          <w:szCs w:val="24"/>
        </w:rPr>
        <w:t>aBSREL</w:t>
      </w:r>
      <w:proofErr w:type="spellEnd"/>
      <w:r w:rsidR="00C857C1">
        <w:rPr>
          <w:rFonts w:ascii="Times New Roman" w:hAnsi="Times New Roman" w:cs="Times New Roman"/>
          <w:sz w:val="24"/>
          <w:szCs w:val="24"/>
        </w:rPr>
        <w:t xml:space="preserve"> test, a p-value is generated for each branch in the input gene tree. </w:t>
      </w:r>
      <w:proofErr w:type="spellStart"/>
      <w:r w:rsidR="00C857C1">
        <w:rPr>
          <w:rFonts w:ascii="Times New Roman" w:hAnsi="Times New Roman" w:cs="Times New Roman"/>
          <w:sz w:val="24"/>
          <w:szCs w:val="24"/>
        </w:rPr>
        <w:t>aBSREL</w:t>
      </w:r>
      <w:proofErr w:type="spellEnd"/>
      <w:r w:rsidR="00C857C1">
        <w:rPr>
          <w:rFonts w:ascii="Times New Roman" w:hAnsi="Times New Roman" w:cs="Times New Roman"/>
          <w:sz w:val="24"/>
          <w:szCs w:val="24"/>
        </w:rPr>
        <w:t xml:space="preserve"> corrects for multiple testing internally across branches using the Holm-Bonferroni procedure </w:t>
      </w:r>
      <w:r w:rsidR="00C857C1">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TnVtPjY1PC9SZWNOdW0+PERpc3BsYXlUZXh0PihIb2xtIDE5Nzk7IFBvbmQgZXQgYWwuIDIwMDUp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</w:fldData>
        </w:fldChar>
      </w:r>
      <w:r w:rsidR="00C857C1">
        <w:rPr>
          <w:rFonts w:ascii="Times New Roman" w:hAnsi="Times New Roman" w:cs="Times New Roman"/>
          <w:sz w:val="24"/>
          <w:szCs w:val="24"/>
        </w:rPr>
        <w:instrText xml:space="preserve"> ADDIN EN.CITE </w:instrText>
      </w:r>
      <w:r w:rsidR="00C857C1">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TnVtPjY1PC9SZWNOdW0+PERpc3BsYXlUZXh0PihIb2xtIDE5Nzk7IFBvbmQgZXQgYWwuIDIwMDUp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</w:fldData>
        </w:fldChar>
      </w:r>
      <w:r w:rsidR="00C857C1">
        <w:rPr>
          <w:rFonts w:ascii="Times New Roman" w:hAnsi="Times New Roman" w:cs="Times New Roman"/>
          <w:sz w:val="24"/>
          <w:szCs w:val="24"/>
        </w:rPr>
        <w:instrText xml:space="preserve"> ADDIN EN.CITE.DATA </w:instrText>
      </w:r>
      <w:r w:rsidR="00C857C1">
        <w:rPr>
          <w:rFonts w:ascii="Times New Roman" w:hAnsi="Times New Roman" w:cs="Times New Roman"/>
          <w:sz w:val="24"/>
          <w:szCs w:val="24"/>
        </w:rPr>
      </w:r>
      <w:r w:rsidR="00C857C1">
        <w:rPr>
          <w:rFonts w:ascii="Times New Roman" w:hAnsi="Times New Roman" w:cs="Times New Roman"/>
          <w:sz w:val="24"/>
          <w:szCs w:val="24"/>
        </w:rPr>
        <w:fldChar w:fldCharType="end"/>
      </w:r>
      <w:r w:rsidR="00C857C1">
        <w:rPr>
          <w:rFonts w:ascii="Times New Roman" w:hAnsi="Times New Roman" w:cs="Times New Roman"/>
          <w:sz w:val="24"/>
          <w:szCs w:val="24"/>
        </w:rPr>
      </w:r>
      <w:r w:rsidR="00C857C1">
        <w:rPr>
          <w:rFonts w:ascii="Times New Roman" w:hAnsi="Times New Roman" w:cs="Times New Roman"/>
          <w:sz w:val="24"/>
          <w:szCs w:val="24"/>
        </w:rPr>
        <w:fldChar w:fldCharType="separate"/>
      </w:r>
      <w:r w:rsidR="00C857C1">
        <w:rPr>
          <w:rFonts w:ascii="Times New Roman" w:hAnsi="Times New Roman" w:cs="Times New Roman"/>
          <w:noProof/>
          <w:sz w:val="24"/>
          <w:szCs w:val="24"/>
        </w:rPr>
        <w:t>(Holm 1979; Pond et al. 2005)</w:t>
      </w:r>
      <w:r w:rsidR="00C857C1">
        <w:rPr>
          <w:rFonts w:ascii="Times New Roman" w:hAnsi="Times New Roman" w:cs="Times New Roman"/>
          <w:sz w:val="24"/>
          <w:szCs w:val="24"/>
        </w:rPr>
        <w:fldChar w:fldCharType="end"/>
      </w:r>
      <w:r w:rsidR="00C857C1">
        <w:rPr>
          <w:rFonts w:ascii="Times New Roman" w:hAnsi="Times New Roman" w:cs="Times New Roman"/>
          <w:sz w:val="24"/>
          <w:szCs w:val="24"/>
        </w:rPr>
        <w:t xml:space="preserve">. We further correct the p-values across genes with the Bonferroni method and classify a gene as having experienced positive selection if one or more </w:t>
      </w:r>
      <w:r w:rsidR="00C857C1">
        <w:rPr>
          <w:rFonts w:ascii="Times New Roman" w:hAnsi="Times New Roman" w:cs="Times New Roman"/>
          <w:sz w:val="24"/>
          <w:szCs w:val="24"/>
        </w:rPr>
        <w:lastRenderedPageBreak/>
        <w:t>branches has a p-value &lt;</w:t>
      </w:r>
      <w:r w:rsidR="002A1373">
        <w:rPr>
          <w:rFonts w:ascii="Times New Roman" w:hAnsi="Times New Roman" w:cs="Times New Roman"/>
          <w:sz w:val="24"/>
          <w:szCs w:val="24"/>
        </w:rPr>
        <w:t xml:space="preserve"> </w:t>
      </w:r>
      <w:r w:rsidR="00C857C1">
        <w:rPr>
          <w:rFonts w:ascii="Times New Roman" w:hAnsi="Times New Roman" w:cs="Times New Roman"/>
          <w:sz w:val="24"/>
          <w:szCs w:val="24"/>
        </w:rPr>
        <w:t>0.01 after all corrections.</w:t>
      </w:r>
      <w:r w:rsidR="004A48A2">
        <w:rPr>
          <w:rFonts w:ascii="Times New Roman" w:hAnsi="Times New Roman" w:cs="Times New Roman"/>
          <w:sz w:val="24"/>
          <w:szCs w:val="24"/>
        </w:rPr>
        <w:t xml:space="preserve"> We used </w:t>
      </w:r>
      <w:proofErr w:type="spellStart"/>
      <w:r w:rsidR="004A48A2">
        <w:rPr>
          <w:rFonts w:ascii="Times New Roman" w:hAnsi="Times New Roman" w:cs="Times New Roman"/>
          <w:sz w:val="24"/>
          <w:szCs w:val="24"/>
        </w:rPr>
        <w:t>Snakemake</w:t>
      </w:r>
      <w:proofErr w:type="spellEnd"/>
      <w:r w:rsidR="004A48A2">
        <w:rPr>
          <w:rFonts w:ascii="Times New Roman" w:hAnsi="Times New Roman" w:cs="Times New Roman"/>
          <w:sz w:val="24"/>
          <w:szCs w:val="24"/>
        </w:rPr>
        <w:t xml:space="preserve"> 7 </w: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 </w:instrText>
      </w:r>
      <w:r w:rsidR="004A48A2">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sidR="004A48A2">
        <w:rPr>
          <w:rFonts w:ascii="Times New Roman" w:hAnsi="Times New Roman" w:cs="Times New Roman"/>
          <w:sz w:val="24"/>
          <w:szCs w:val="24"/>
        </w:rPr>
        <w:instrText xml:space="preserve"> ADDIN EN.CITE.DATA </w:instrText>
      </w:r>
      <w:r w:rsidR="004A48A2">
        <w:rPr>
          <w:rFonts w:ascii="Times New Roman" w:hAnsi="Times New Roman" w:cs="Times New Roman"/>
          <w:sz w:val="24"/>
          <w:szCs w:val="24"/>
        </w:rPr>
      </w:r>
      <w:r w:rsidR="004A48A2">
        <w:rPr>
          <w:rFonts w:ascii="Times New Roman" w:hAnsi="Times New Roman" w:cs="Times New Roman"/>
          <w:sz w:val="24"/>
          <w:szCs w:val="24"/>
        </w:rPr>
        <w:fldChar w:fldCharType="end"/>
      </w:r>
      <w:r w:rsidR="004A48A2">
        <w:rPr>
          <w:rFonts w:ascii="Times New Roman" w:hAnsi="Times New Roman" w:cs="Times New Roman"/>
          <w:sz w:val="24"/>
          <w:szCs w:val="24"/>
        </w:rPr>
      </w:r>
      <w:r w:rsidR="004A48A2">
        <w:rPr>
          <w:rFonts w:ascii="Times New Roman" w:hAnsi="Times New Roman" w:cs="Times New Roman"/>
          <w:sz w:val="24"/>
          <w:szCs w:val="24"/>
        </w:rPr>
        <w:fldChar w:fldCharType="separate"/>
      </w:r>
      <w:r w:rsidR="004A48A2">
        <w:rPr>
          <w:rFonts w:ascii="Times New Roman" w:hAnsi="Times New Roman" w:cs="Times New Roman"/>
          <w:noProof/>
          <w:sz w:val="24"/>
          <w:szCs w:val="24"/>
        </w:rPr>
        <w:t>(Mölder et al. 2021)</w:t>
      </w:r>
      <w:r w:rsidR="004A48A2">
        <w:rPr>
          <w:rFonts w:ascii="Times New Roman" w:hAnsi="Times New Roman" w:cs="Times New Roman"/>
          <w:sz w:val="24"/>
          <w:szCs w:val="24"/>
        </w:rPr>
        <w:fldChar w:fldCharType="end"/>
      </w:r>
      <w:r w:rsidR="004A48A2">
        <w:rPr>
          <w:rFonts w:ascii="Times New Roman" w:hAnsi="Times New Roman" w:cs="Times New Roman"/>
          <w:sz w:val="24"/>
          <w:szCs w:val="24"/>
        </w:rPr>
        <w:t xml:space="preserve"> to compute coding alignments, trees, and selection tests in parallel.</w:t>
      </w:r>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r w:rsidRPr="00031896">
        <w:t>Results</w:t>
      </w:r>
    </w:p>
    <w:p w14:paraId="36A68123" w14:textId="43B37F57" w:rsidR="00FD0B8D" w:rsidRDefault="001B7F12" w:rsidP="00F413E3">
      <w:pPr>
        <w:pStyle w:val="Heading2"/>
      </w:pPr>
      <w:r>
        <w:t xml:space="preserve">Murine </w:t>
      </w:r>
      <w:r w:rsidR="002F605F">
        <w:t>s</w:t>
      </w:r>
      <w:r w:rsidR="00FD0B8D" w:rsidRPr="00031896">
        <w:t>pecies tree</w:t>
      </w:r>
    </w:p>
    <w:p w14:paraId="1BB09F0C" w14:textId="47641EAC" w:rsidR="00AA22F4" w:rsidRDefault="00072172" w:rsidP="007B17B5">
      <w:pPr>
        <w:spacing w:after="0"/>
        <w:jc w:val="both"/>
        <w:rPr>
          <w:rFonts w:ascii="Times New Roman" w:hAnsi="Times New Roman" w:cs="Times New Roman"/>
          <w:sz w:val="24"/>
          <w:szCs w:val="24"/>
        </w:rPr>
      </w:pPr>
      <w:r>
        <w:rPr>
          <w:rFonts w:ascii="Times New Roman" w:hAnsi="Times New Roman" w:cs="Times New Roman"/>
          <w:sz w:val="24"/>
          <w:szCs w:val="24"/>
        </w:rPr>
        <w:t>We sequenced and assembled genomes from</w:t>
      </w:r>
      <w:r w:rsidR="00520AB5">
        <w:rPr>
          <w:rFonts w:ascii="Times New Roman" w:hAnsi="Times New Roman" w:cs="Times New Roman"/>
          <w:sz w:val="24"/>
          <w:szCs w:val="24"/>
        </w:rPr>
        <w:t xml:space="preserve"> </w:t>
      </w:r>
      <w:r w:rsidR="00747E40">
        <w:rPr>
          <w:rFonts w:ascii="Times New Roman" w:hAnsi="Times New Roman" w:cs="Times New Roman"/>
          <w:sz w:val="24"/>
          <w:szCs w:val="24"/>
        </w:rPr>
        <w:t>seven</w:t>
      </w:r>
      <w:r w:rsidR="00520AB5">
        <w:rPr>
          <w:rFonts w:ascii="Times New Roman" w:hAnsi="Times New Roman" w:cs="Times New Roman"/>
          <w:sz w:val="24"/>
          <w:szCs w:val="24"/>
        </w:rPr>
        <w:t xml:space="preserve"> murine species </w:t>
      </w:r>
      <w:r>
        <w:rPr>
          <w:rFonts w:ascii="Times New Roman" w:hAnsi="Times New Roman" w:cs="Times New Roman"/>
          <w:sz w:val="24"/>
          <w:szCs w:val="24"/>
        </w:rPr>
        <w:t>that represent</w:t>
      </w:r>
      <w:r w:rsidR="00520AB5">
        <w:rPr>
          <w:rFonts w:ascii="Times New Roman" w:hAnsi="Times New Roman" w:cs="Times New Roman"/>
          <w:sz w:val="24"/>
          <w:szCs w:val="24"/>
        </w:rPr>
        <w:t xml:space="preserve"> some of the first non-</w:t>
      </w:r>
      <w:r w:rsidR="00520AB5">
        <w:rPr>
          <w:rFonts w:ascii="Times New Roman" w:hAnsi="Times New Roman" w:cs="Times New Roman"/>
          <w:i/>
          <w:iCs/>
          <w:sz w:val="24"/>
          <w:szCs w:val="24"/>
        </w:rPr>
        <w:t xml:space="preserve">Mus </w:t>
      </w:r>
      <w:r w:rsidR="00520AB5">
        <w:rPr>
          <w:rFonts w:ascii="Times New Roman" w:hAnsi="Times New Roman" w:cs="Times New Roman"/>
          <w:sz w:val="24"/>
          <w:szCs w:val="24"/>
        </w:rPr>
        <w:t xml:space="preserve">or </w:t>
      </w:r>
      <w:r w:rsidR="00520AB5">
        <w:rPr>
          <w:rFonts w:ascii="Times New Roman" w:hAnsi="Times New Roman" w:cs="Times New Roman"/>
          <w:i/>
          <w:iCs/>
          <w:sz w:val="24"/>
          <w:szCs w:val="24"/>
        </w:rPr>
        <w:t xml:space="preserve">Rattus </w:t>
      </w:r>
      <w:r w:rsidR="00520AB5">
        <w:rPr>
          <w:rFonts w:ascii="Times New Roman" w:hAnsi="Times New Roman" w:cs="Times New Roman"/>
          <w:sz w:val="24"/>
          <w:szCs w:val="24"/>
        </w:rPr>
        <w:t xml:space="preserve">genomes to be sequenced from the large radiation </w:t>
      </w:r>
      <w:r w:rsidR="00115316">
        <w:rPr>
          <w:rFonts w:ascii="Times New Roman" w:hAnsi="Times New Roman" w:cs="Times New Roman"/>
          <w:sz w:val="24"/>
          <w:szCs w:val="24"/>
        </w:rPr>
        <w:t xml:space="preserve">of </w:t>
      </w:r>
      <w:proofErr w:type="gramStart"/>
      <w:r w:rsidR="00520AB5">
        <w:rPr>
          <w:rFonts w:ascii="Times New Roman" w:hAnsi="Times New Roman" w:cs="Times New Roman"/>
          <w:sz w:val="24"/>
          <w:szCs w:val="24"/>
        </w:rPr>
        <w:t>Old World</w:t>
      </w:r>
      <w:proofErr w:type="gramEnd"/>
      <w:r w:rsidR="00520AB5">
        <w:rPr>
          <w:rFonts w:ascii="Times New Roman" w:hAnsi="Times New Roman" w:cs="Times New Roman"/>
          <w:sz w:val="24"/>
          <w:szCs w:val="24"/>
        </w:rPr>
        <w:t xml:space="preserve"> mice and rats. We combined our </w:t>
      </w:r>
      <w:r>
        <w:rPr>
          <w:rFonts w:ascii="Times New Roman" w:hAnsi="Times New Roman" w:cs="Times New Roman"/>
          <w:sz w:val="24"/>
          <w:szCs w:val="24"/>
        </w:rPr>
        <w:t>new</w:t>
      </w:r>
      <w:r w:rsidR="00520AB5">
        <w:rPr>
          <w:rFonts w:ascii="Times New Roman" w:hAnsi="Times New Roman" w:cs="Times New Roman"/>
          <w:sz w:val="24"/>
          <w:szCs w:val="24"/>
        </w:rPr>
        <w:t xml:space="preserve"> genomes with </w:t>
      </w:r>
      <w:r w:rsidR="00747E40">
        <w:rPr>
          <w:rFonts w:ascii="Times New Roman" w:hAnsi="Times New Roman" w:cs="Times New Roman"/>
          <w:sz w:val="24"/>
          <w:szCs w:val="24"/>
        </w:rPr>
        <w:t>nine</w:t>
      </w:r>
      <w:r w:rsidR="00520AB5">
        <w:rPr>
          <w:rFonts w:ascii="Times New Roman" w:hAnsi="Times New Roman" w:cs="Times New Roman"/>
          <w:sz w:val="24"/>
          <w:szCs w:val="24"/>
        </w:rPr>
        <w:t xml:space="preserve"> </w:t>
      </w:r>
      <w:r w:rsidR="005704B7">
        <w:rPr>
          <w:rFonts w:ascii="Times New Roman" w:hAnsi="Times New Roman" w:cs="Times New Roman"/>
          <w:sz w:val="24"/>
          <w:szCs w:val="24"/>
        </w:rPr>
        <w:t xml:space="preserve">publicly available </w:t>
      </w:r>
      <w:r w:rsidR="00520AB5">
        <w:rPr>
          <w:rFonts w:ascii="Times New Roman" w:hAnsi="Times New Roman" w:cs="Times New Roman"/>
          <w:sz w:val="24"/>
          <w:szCs w:val="24"/>
        </w:rPr>
        <w:t>murine genomes as well as the</w:t>
      </w:r>
      <w:r w:rsidR="00747E40">
        <w:rPr>
          <w:rFonts w:ascii="Times New Roman" w:hAnsi="Times New Roman" w:cs="Times New Roman"/>
          <w:sz w:val="24"/>
          <w:szCs w:val="24"/>
        </w:rPr>
        <w:t xml:space="preserve"> giant gerbil</w:t>
      </w:r>
      <w:r w:rsidR="00115316">
        <w:rPr>
          <w:rFonts w:ascii="Times New Roman" w:hAnsi="Times New Roman" w:cs="Times New Roman"/>
          <w:sz w:val="24"/>
          <w:szCs w:val="24"/>
        </w:rPr>
        <w:t xml:space="preserve">, </w:t>
      </w:r>
      <w:proofErr w:type="spellStart"/>
      <w:r w:rsidR="00115316" w:rsidRPr="00115316">
        <w:rPr>
          <w:rFonts w:ascii="Times New Roman" w:hAnsi="Times New Roman" w:cs="Times New Roman"/>
          <w:i/>
          <w:sz w:val="24"/>
          <w:szCs w:val="24"/>
        </w:rPr>
        <w:t>Rhombomys</w:t>
      </w:r>
      <w:proofErr w:type="spellEnd"/>
      <w:r w:rsidR="00115316" w:rsidRPr="00115316">
        <w:rPr>
          <w:rFonts w:ascii="Times New Roman" w:hAnsi="Times New Roman" w:cs="Times New Roman"/>
          <w:i/>
          <w:sz w:val="24"/>
          <w:szCs w:val="24"/>
        </w:rPr>
        <w:t xml:space="preserve"> </w:t>
      </w:r>
      <w:proofErr w:type="spellStart"/>
      <w:r w:rsidR="00115316" w:rsidRPr="00115316">
        <w:rPr>
          <w:rFonts w:ascii="Times New Roman" w:hAnsi="Times New Roman" w:cs="Times New Roman"/>
          <w:i/>
          <w:sz w:val="24"/>
          <w:szCs w:val="24"/>
        </w:rPr>
        <w:t>opimus</w:t>
      </w:r>
      <w:proofErr w:type="spellEnd"/>
      <w:r w:rsidR="002C0DF0">
        <w:rPr>
          <w:rFonts w:ascii="Times New Roman" w:hAnsi="Times New Roman" w:cs="Times New Roman"/>
          <w:sz w:val="24"/>
          <w:szCs w:val="24"/>
        </w:rPr>
        <w:t xml:space="preserve"> </w:t>
      </w:r>
      <w:r w:rsidR="002C0DF0">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2C0DF0">
        <w:rPr>
          <w:rFonts w:ascii="Times New Roman" w:hAnsi="Times New Roman" w:cs="Times New Roman"/>
          <w:sz w:val="24"/>
          <w:szCs w:val="24"/>
        </w:rPr>
        <w:instrText xml:space="preserve"> ADDIN EN.CITE </w:instrText>
      </w:r>
      <w:r w:rsidR="002C0DF0">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2C0DF0">
        <w:rPr>
          <w:rFonts w:ascii="Times New Roman" w:hAnsi="Times New Roman" w:cs="Times New Roman"/>
          <w:sz w:val="24"/>
          <w:szCs w:val="24"/>
        </w:rPr>
        <w:instrText xml:space="preserve"> ADDIN EN.CITE.DATA </w:instrText>
      </w:r>
      <w:r w:rsidR="002C0DF0">
        <w:rPr>
          <w:rFonts w:ascii="Times New Roman" w:hAnsi="Times New Roman" w:cs="Times New Roman"/>
          <w:sz w:val="24"/>
          <w:szCs w:val="24"/>
        </w:rPr>
      </w:r>
      <w:r w:rsidR="002C0DF0">
        <w:rPr>
          <w:rFonts w:ascii="Times New Roman" w:hAnsi="Times New Roman" w:cs="Times New Roman"/>
          <w:sz w:val="24"/>
          <w:szCs w:val="24"/>
        </w:rPr>
        <w:fldChar w:fldCharType="end"/>
      </w:r>
      <w:r w:rsidR="002C0DF0">
        <w:rPr>
          <w:rFonts w:ascii="Times New Roman" w:hAnsi="Times New Roman" w:cs="Times New Roman"/>
          <w:sz w:val="24"/>
          <w:szCs w:val="24"/>
        </w:rPr>
      </w:r>
      <w:r w:rsidR="002C0DF0">
        <w:rPr>
          <w:rFonts w:ascii="Times New Roman" w:hAnsi="Times New Roman" w:cs="Times New Roman"/>
          <w:sz w:val="24"/>
          <w:szCs w:val="24"/>
        </w:rPr>
        <w:fldChar w:fldCharType="separate"/>
      </w:r>
      <w:r w:rsidR="002C0DF0">
        <w:rPr>
          <w:rFonts w:ascii="Times New Roman" w:hAnsi="Times New Roman" w:cs="Times New Roman"/>
          <w:noProof/>
          <w:sz w:val="24"/>
          <w:szCs w:val="24"/>
        </w:rPr>
        <w:t>(Nilsson et al. 2020)</w:t>
      </w:r>
      <w:r w:rsidR="002C0DF0">
        <w:rPr>
          <w:rFonts w:ascii="Times New Roman" w:hAnsi="Times New Roman" w:cs="Times New Roman"/>
          <w:sz w:val="24"/>
          <w:szCs w:val="24"/>
        </w:rPr>
        <w:fldChar w:fldCharType="end"/>
      </w:r>
      <w:r w:rsidR="00592881">
        <w:rPr>
          <w:rFonts w:ascii="Times New Roman" w:hAnsi="Times New Roman" w:cs="Times New Roman"/>
          <w:sz w:val="24"/>
          <w:szCs w:val="24"/>
        </w:rPr>
        <w:t xml:space="preserve"> </w:t>
      </w:r>
      <w:r w:rsidR="00747E40">
        <w:rPr>
          <w:rFonts w:ascii="Times New Roman" w:hAnsi="Times New Roman" w:cs="Times New Roman"/>
          <w:sz w:val="24"/>
          <w:szCs w:val="24"/>
        </w:rPr>
        <w:t>and the</w:t>
      </w:r>
      <w:r w:rsidR="00520AB5">
        <w:rPr>
          <w:rFonts w:ascii="Times New Roman" w:hAnsi="Times New Roman" w:cs="Times New Roman"/>
          <w:sz w:val="24"/>
          <w:szCs w:val="24"/>
        </w:rPr>
        <w:t xml:space="preserve"> Siberian </w:t>
      </w:r>
      <w:r w:rsidR="003B427E">
        <w:rPr>
          <w:rFonts w:ascii="Times New Roman" w:hAnsi="Times New Roman" w:cs="Times New Roman"/>
          <w:sz w:val="24"/>
          <w:szCs w:val="24"/>
        </w:rPr>
        <w:t xml:space="preserve">dwarf </w:t>
      </w:r>
      <w:r w:rsidR="00520AB5">
        <w:rPr>
          <w:rFonts w:ascii="Times New Roman" w:hAnsi="Times New Roman" w:cs="Times New Roman"/>
          <w:sz w:val="24"/>
          <w:szCs w:val="24"/>
        </w:rPr>
        <w:t>hamster</w:t>
      </w:r>
      <w:r w:rsidR="00115316">
        <w:rPr>
          <w:rFonts w:ascii="Times New Roman" w:hAnsi="Times New Roman" w:cs="Times New Roman"/>
          <w:sz w:val="24"/>
          <w:szCs w:val="24"/>
        </w:rPr>
        <w:t xml:space="preserve">, </w:t>
      </w:r>
      <w:proofErr w:type="spellStart"/>
      <w:r w:rsidR="00115316" w:rsidRPr="00115316">
        <w:rPr>
          <w:rFonts w:ascii="Times New Roman" w:hAnsi="Times New Roman" w:cs="Times New Roman"/>
          <w:i/>
          <w:sz w:val="24"/>
          <w:szCs w:val="24"/>
        </w:rPr>
        <w:t>Phodopus</w:t>
      </w:r>
      <w:proofErr w:type="spellEnd"/>
      <w:r w:rsidR="00115316" w:rsidRPr="00115316">
        <w:rPr>
          <w:rFonts w:ascii="Times New Roman" w:hAnsi="Times New Roman" w:cs="Times New Roman"/>
          <w:i/>
          <w:sz w:val="24"/>
          <w:szCs w:val="24"/>
        </w:rPr>
        <w:t xml:space="preserve"> </w:t>
      </w:r>
      <w:proofErr w:type="spellStart"/>
      <w:r w:rsidR="00115316" w:rsidRPr="00115316">
        <w:rPr>
          <w:rFonts w:ascii="Times New Roman" w:hAnsi="Times New Roman" w:cs="Times New Roman"/>
          <w:i/>
          <w:sz w:val="24"/>
          <w:szCs w:val="24"/>
        </w:rPr>
        <w:t>sungorus</w:t>
      </w:r>
      <w:proofErr w:type="spellEnd"/>
      <w:r w:rsidR="003B427E">
        <w:rPr>
          <w:rFonts w:ascii="Times New Roman" w:hAnsi="Times New Roman" w:cs="Times New Roman"/>
          <w:sz w:val="24"/>
          <w:szCs w:val="24"/>
        </w:rPr>
        <w:t xml:space="preserve"> </w:t>
      </w:r>
      <w:r w:rsidR="00B14CF7">
        <w:rPr>
          <w:rFonts w:ascii="Times New Roman" w:hAnsi="Times New Roman" w:cs="Times New Roman"/>
          <w:sz w:val="24"/>
          <w:szCs w:val="24"/>
        </w:rPr>
        <w:fldChar w:fldCharType="begin"/>
      </w:r>
      <w:r w:rsidR="00B14CF7">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sidR="00B14CF7">
        <w:rPr>
          <w:rFonts w:ascii="Times New Roman" w:hAnsi="Times New Roman" w:cs="Times New Roman"/>
          <w:sz w:val="24"/>
          <w:szCs w:val="24"/>
        </w:rPr>
        <w:fldChar w:fldCharType="separate"/>
      </w:r>
      <w:r w:rsidR="00B14CF7">
        <w:rPr>
          <w:rFonts w:ascii="Times New Roman" w:hAnsi="Times New Roman" w:cs="Times New Roman"/>
          <w:noProof/>
          <w:sz w:val="24"/>
          <w:szCs w:val="24"/>
        </w:rPr>
        <w:t>(Moore et al. 2022)</w:t>
      </w:r>
      <w:r w:rsidR="00B14CF7">
        <w:rPr>
          <w:rFonts w:ascii="Times New Roman" w:hAnsi="Times New Roman" w:cs="Times New Roman"/>
          <w:sz w:val="24"/>
          <w:szCs w:val="24"/>
        </w:rPr>
        <w:fldChar w:fldCharType="end"/>
      </w:r>
      <w:r w:rsidR="003C5940">
        <w:rPr>
          <w:rFonts w:ascii="Times New Roman" w:hAnsi="Times New Roman" w:cs="Times New Roman"/>
          <w:sz w:val="24"/>
          <w:szCs w:val="24"/>
        </w:rPr>
        <w:t>.</w:t>
      </w:r>
      <w:r w:rsidR="00520AB5">
        <w:rPr>
          <w:rFonts w:ascii="Times New Roman" w:hAnsi="Times New Roman" w:cs="Times New Roman"/>
          <w:sz w:val="24"/>
          <w:szCs w:val="24"/>
        </w:rPr>
        <w:t xml:space="preserve"> </w:t>
      </w:r>
      <w:r>
        <w:rPr>
          <w:rFonts w:ascii="Times New Roman" w:hAnsi="Times New Roman" w:cs="Times New Roman"/>
          <w:sz w:val="24"/>
          <w:szCs w:val="24"/>
        </w:rPr>
        <w:t>Using</w:t>
      </w:r>
      <w:r w:rsidR="001B7F12">
        <w:rPr>
          <w:rFonts w:ascii="Times New Roman" w:hAnsi="Times New Roman" w:cs="Times New Roman"/>
          <w:sz w:val="24"/>
          <w:szCs w:val="24"/>
        </w:rPr>
        <w:t xml:space="preserve"> 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 </w:t>
      </w:r>
      <w:r w:rsidR="002F605F" w:rsidRPr="002F605F">
        <w:rPr>
          <w:rFonts w:ascii="Times New Roman" w:hAnsi="Times New Roman" w:cs="Times New Roman"/>
          <w:sz w:val="24"/>
          <w:szCs w:val="24"/>
        </w:rPr>
        <w:t>(Fig</w:t>
      </w:r>
      <w:r w:rsidR="00695385">
        <w:rPr>
          <w:rFonts w:ascii="Times New Roman" w:hAnsi="Times New Roman" w:cs="Times New Roman"/>
          <w:sz w:val="24"/>
          <w:szCs w:val="24"/>
        </w:rPr>
        <w:t>.</w:t>
      </w:r>
      <w:r w:rsidR="002F605F" w:rsidRPr="002F605F">
        <w:rPr>
          <w:rFonts w:ascii="Times New Roman" w:hAnsi="Times New Roman" w:cs="Times New Roman"/>
          <w:sz w:val="24"/>
          <w:szCs w:val="24"/>
        </w:rPr>
        <w:t xml:space="preserve"> 1)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w:t>
      </w:r>
      <w:proofErr w:type="spellStart"/>
      <w:r w:rsidR="007B17B5">
        <w:rPr>
          <w:rFonts w:ascii="Times New Roman" w:hAnsi="Times New Roman" w:cs="Times New Roman"/>
          <w:sz w:val="24"/>
          <w:szCs w:val="24"/>
        </w:rPr>
        <w:t>Murinae</w:t>
      </w:r>
      <w:proofErr w:type="spellEnd"/>
      <w:r w:rsidR="007B17B5">
        <w:rPr>
          <w:rFonts w:ascii="Times New Roman" w:hAnsi="Times New Roman" w:cs="Times New Roman"/>
          <w:sz w:val="24"/>
          <w:szCs w:val="24"/>
        </w:rPr>
        <w:t xml:space="preserv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B84C77">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r w:rsidR="0024445D">
        <w:rPr>
          <w:rFonts w:ascii="Times New Roman" w:hAnsi="Times New Roman" w:cs="Times New Roman"/>
          <w:sz w:val="24"/>
          <w:szCs w:val="24"/>
        </w:rPr>
        <w:t>. We also find that a species tree inferred from a quartet-based summary of the gene trees of all 2,632 UCEs is identical to one inferred from concatenation (Fig. S1)</w:t>
      </w:r>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p>
    <w:p w14:paraId="2088ABF5" w14:textId="637D2291" w:rsidR="002F605F" w:rsidRDefault="001C6851" w:rsidP="005D3A4E">
      <w:pPr>
        <w:spacing w:after="0"/>
        <w:jc w:val="both"/>
      </w:pPr>
      <w:r>
        <w:rPr>
          <w:rFonts w:ascii="Times New Roman" w:hAnsi="Times New Roman" w:cs="Times New Roman"/>
          <w:sz w:val="24"/>
          <w:szCs w:val="24"/>
        </w:rPr>
        <w:tab/>
      </w:r>
      <w:r w:rsidR="002F605F" w:rsidRPr="002F605F">
        <w:rPr>
          <w:rFonts w:ascii="Times New Roman" w:hAnsi="Times New Roman" w:cs="Times New Roman"/>
          <w:sz w:val="24"/>
          <w:szCs w:val="24"/>
        </w:rPr>
        <w:t>While bootstrap and SH-</w:t>
      </w:r>
      <w:proofErr w:type="spellStart"/>
      <w:r w:rsidR="002F605F" w:rsidRPr="002F605F">
        <w:rPr>
          <w:rFonts w:ascii="Times New Roman" w:hAnsi="Times New Roman" w:cs="Times New Roman"/>
          <w:sz w:val="24"/>
          <w:szCs w:val="24"/>
        </w:rPr>
        <w:t>aLRT</w:t>
      </w:r>
      <w:proofErr w:type="spellEnd"/>
      <w:r w:rsidR="002F605F" w:rsidRPr="002F605F">
        <w:rPr>
          <w:rFonts w:ascii="Times New Roman" w:hAnsi="Times New Roman" w:cs="Times New Roman"/>
          <w:sz w:val="24"/>
          <w:szCs w:val="24"/>
        </w:rPr>
        <w:t xml:space="preserve">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(Fig. 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proofErr w:type="spellStart"/>
      <w:r w:rsidR="002F605F" w:rsidRPr="002F605F">
        <w:rPr>
          <w:rFonts w:ascii="Times New Roman" w:hAnsi="Times New Roman" w:cs="Times New Roman"/>
          <w:sz w:val="24"/>
          <w:szCs w:val="24"/>
        </w:rPr>
        <w:t>sCF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r w:rsidR="005D473E">
        <w:rPr>
          <w:rFonts w:ascii="Times New Roman" w:hAnsi="Times New Roman" w:cs="Times New Roman"/>
          <w:sz w:val="24"/>
          <w:szCs w:val="24"/>
        </w:rPr>
        <w:t xml:space="preserve">Fig. </w:t>
      </w:r>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proofErr w:type="spellStart"/>
      <w:r w:rsidR="002F605F" w:rsidRPr="002F605F">
        <w:rPr>
          <w:rFonts w:ascii="Times New Roman" w:hAnsi="Times New Roman" w:cs="Times New Roman"/>
          <w:sz w:val="24"/>
          <w:szCs w:val="24"/>
        </w:rPr>
        <w:t>gCF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(Fig. </w:t>
      </w:r>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This pattern is recapitulated u</w:t>
      </w:r>
      <w:r w:rsidR="007903E2">
        <w:rPr>
          <w:rFonts w:ascii="Times New Roman" w:hAnsi="Times New Roman" w:cs="Times New Roman"/>
          <w:sz w:val="24"/>
          <w:szCs w:val="24"/>
        </w:rPr>
        <w:t xml:space="preserve">nder </w:t>
      </w:r>
      <w:commentRangeStart w:id="11"/>
      <w:r w:rsidR="007903E2">
        <w:rPr>
          <w:rFonts w:ascii="Times New Roman" w:hAnsi="Times New Roman" w:cs="Times New Roman"/>
          <w:sz w:val="24"/>
          <w:szCs w:val="24"/>
        </w:rPr>
        <w:t>a coalescent model</w:t>
      </w:r>
      <w:r w:rsidR="007B17B5">
        <w:rPr>
          <w:rFonts w:ascii="Times New Roman" w:hAnsi="Times New Roman" w:cs="Times New Roman"/>
          <w:sz w:val="24"/>
          <w:szCs w:val="24"/>
        </w:rPr>
        <w:t xml:space="preserve"> </w:t>
      </w:r>
      <w:commentRangeEnd w:id="11"/>
      <w:r w:rsidR="007A2239">
        <w:rPr>
          <w:rStyle w:val="CommentReference"/>
        </w:rPr>
        <w:commentReference w:id="11"/>
      </w:r>
      <w:r w:rsidR="007B17B5">
        <w:rPr>
          <w:rFonts w:ascii="Times New Roman" w:hAnsi="Times New Roman" w:cs="Times New Roman"/>
          <w:sz w:val="24"/>
          <w:szCs w:val="24"/>
        </w:rPr>
        <w:t>(Fig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At the two most discordant nodes (E and J in Fig. 1), the recovered topology was supported by approximately one third of all gene trees.</w:t>
      </w:r>
    </w:p>
    <w:p w14:paraId="2DE8A3DC" w14:textId="6C4B0793" w:rsidR="00F17BCC"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(Fig</w:t>
      </w:r>
      <w:r w:rsidR="004F7533">
        <w:rPr>
          <w:rFonts w:ascii="Times New Roman" w:hAnsi="Times New Roman" w:cs="Times New Roman"/>
          <w:sz w:val="24"/>
          <w:szCs w:val="24"/>
        </w:rPr>
        <w:t>.</w:t>
      </w:r>
      <w:r w:rsidR="009D427D">
        <w:rPr>
          <w:rFonts w:ascii="Times New Roman" w:hAnsi="Times New Roman" w:cs="Times New Roman"/>
          <w:sz w:val="24"/>
          <w:szCs w:val="24"/>
        </w:rPr>
        <w:t xml:space="preserve"> </w:t>
      </w:r>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S1</w:t>
      </w:r>
      <w:r w:rsidR="009D427D">
        <w:rPr>
          <w:rFonts w:ascii="Times New Roman" w:hAnsi="Times New Roman" w:cs="Times New Roman"/>
          <w:sz w:val="24"/>
          <w:szCs w:val="24"/>
        </w:rPr>
        <w:t xml:space="preserve">) using four fossil calibration points (Table </w:t>
      </w:r>
      <w:r w:rsidR="00E934C9">
        <w:rPr>
          <w:rFonts w:ascii="Times New Roman" w:hAnsi="Times New Roman" w:cs="Times New Roman"/>
          <w:sz w:val="24"/>
          <w:szCs w:val="24"/>
        </w:rPr>
        <w:t>2</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22.62</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Fig</w:t>
      </w:r>
      <w:r w:rsidR="004F7533">
        <w:rPr>
          <w:rFonts w:ascii="Times New Roman" w:hAnsi="Times New Roman" w:cs="Times New Roman"/>
          <w:sz w:val="24"/>
          <w:szCs w:val="24"/>
        </w:rPr>
        <w:t>.</w:t>
      </w:r>
      <w:r w:rsidR="00D559F8">
        <w:rPr>
          <w:rFonts w:ascii="Times New Roman" w:hAnsi="Times New Roman" w:cs="Times New Roman"/>
          <w:sz w:val="24"/>
          <w:szCs w:val="24"/>
        </w:rPr>
        <w:t xml:space="preserve"> </w:t>
      </w:r>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and the </w:t>
      </w:r>
      <w:proofErr w:type="spellStart"/>
      <w:r w:rsidR="00F17BCC" w:rsidRPr="00F17BCC">
        <w:rPr>
          <w:rFonts w:ascii="Times New Roman" w:hAnsi="Times New Roman" w:cs="Times New Roman"/>
          <w:sz w:val="24"/>
          <w:szCs w:val="24"/>
        </w:rPr>
        <w:t>Gerbillinae</w:t>
      </w:r>
      <w:proofErr w:type="spellEnd"/>
      <w:r w:rsidR="00F17BCC" w:rsidRPr="00F17BCC">
        <w:rPr>
          <w:rFonts w:ascii="Times New Roman" w:hAnsi="Times New Roman" w:cs="Times New Roman"/>
          <w:sz w:val="24"/>
          <w:szCs w:val="24"/>
        </w:rPr>
        <w:t xml:space="preserve"> at </w:t>
      </w:r>
      <w:r w:rsidR="007B17B5">
        <w:rPr>
          <w:rFonts w:ascii="Times New Roman" w:hAnsi="Times New Roman" w:cs="Times New Roman"/>
          <w:sz w:val="24"/>
          <w:szCs w:val="24"/>
        </w:rPr>
        <w:t>21.30</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r w:rsidR="00E15915">
        <w:rPr>
          <w:rFonts w:ascii="Times New Roman" w:hAnsi="Times New Roman" w:cs="Times New Roman"/>
          <w:sz w:val="24"/>
          <w:szCs w:val="24"/>
        </w:rPr>
        <w:t>With the</w:t>
      </w:r>
      <w:r w:rsidR="00F17BCC" w:rsidRPr="00F17BCC">
        <w:rPr>
          <w:rFonts w:ascii="Times New Roman" w:hAnsi="Times New Roman" w:cs="Times New Roman"/>
          <w:sz w:val="24"/>
          <w:szCs w:val="24"/>
        </w:rPr>
        <w:t xml:space="preserve"> </w:t>
      </w:r>
      <w:r w:rsidR="00F529D0">
        <w:rPr>
          <w:rFonts w:ascii="Times New Roman" w:hAnsi="Times New Roman" w:cs="Times New Roman"/>
          <w:sz w:val="24"/>
          <w:szCs w:val="24"/>
        </w:rPr>
        <w:t>ancestral</w:t>
      </w:r>
      <w:r w:rsidR="00F529D0" w:rsidRPr="00F17BCC">
        <w:rPr>
          <w:rFonts w:ascii="Times New Roman" w:hAnsi="Times New Roman" w:cs="Times New Roman"/>
          <w:sz w:val="24"/>
          <w:szCs w:val="24"/>
        </w:rPr>
        <w:t xml:space="preserv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node (C) fixed </w:t>
      </w:r>
      <w:r w:rsidR="00E15915">
        <w:rPr>
          <w:rFonts w:ascii="Times New Roman" w:hAnsi="Times New Roman" w:cs="Times New Roman"/>
          <w:sz w:val="24"/>
          <w:szCs w:val="24"/>
        </w:rPr>
        <w:t xml:space="preserve">for </w:t>
      </w:r>
      <w:r w:rsidR="00F17BCC" w:rsidRPr="00F17BCC">
        <w:rPr>
          <w:rFonts w:ascii="Times New Roman" w:hAnsi="Times New Roman" w:cs="Times New Roman"/>
          <w:sz w:val="24"/>
          <w:szCs w:val="24"/>
        </w:rPr>
        <w:t>calibration</w:t>
      </w:r>
      <w:r w:rsidR="00E1591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Hydromyini</w:t>
      </w:r>
      <w:proofErr w:type="spellEnd"/>
      <w:r w:rsidR="00F17BCC" w:rsidRPr="00F17BCC">
        <w:rPr>
          <w:rFonts w:ascii="Times New Roman" w:hAnsi="Times New Roman" w:cs="Times New Roman"/>
          <w:sz w:val="24"/>
          <w:szCs w:val="24"/>
        </w:rPr>
        <w:t xml:space="preserve"> </w:t>
      </w:r>
      <w:r w:rsidR="00E15915">
        <w:rPr>
          <w:rFonts w:ascii="Times New Roman" w:hAnsi="Times New Roman" w:cs="Times New Roman"/>
          <w:sz w:val="24"/>
          <w:szCs w:val="24"/>
        </w:rPr>
        <w:t>arose</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12.12</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 an</w:t>
      </w:r>
      <w:r w:rsidR="00E15915">
        <w:rPr>
          <w:rFonts w:ascii="Times New Roman" w:hAnsi="Times New Roman" w:cs="Times New Roman"/>
          <w:sz w:val="24"/>
          <w:szCs w:val="24"/>
        </w:rPr>
        <w:t xml:space="preserve">d </w:t>
      </w:r>
      <w:r w:rsidR="007B17B5">
        <w:rPr>
          <w:rFonts w:ascii="Times New Roman" w:hAnsi="Times New Roman" w:cs="Times New Roman"/>
          <w:sz w:val="24"/>
          <w:szCs w:val="24"/>
        </w:rPr>
        <w:t>was</w:t>
      </w:r>
      <w:r w:rsidR="00F17BCC" w:rsidRPr="00F17BCC">
        <w:rPr>
          <w:rFonts w:ascii="Times New Roman" w:hAnsi="Times New Roman" w:cs="Times New Roman"/>
          <w:sz w:val="24"/>
          <w:szCs w:val="24"/>
        </w:rPr>
        <w:t xml:space="preserve"> followed by</w:t>
      </w:r>
      <w:r w:rsidR="007B17B5">
        <w:rPr>
          <w:rFonts w:ascii="Times New Roman" w:hAnsi="Times New Roman" w:cs="Times New Roman"/>
          <w:sz w:val="24"/>
          <w:szCs w:val="24"/>
        </w:rPr>
        <w:t xml:space="preserve"> Otomyini and </w:t>
      </w:r>
      <w:proofErr w:type="spellStart"/>
      <w:r w:rsidR="007B17B5">
        <w:rPr>
          <w:rFonts w:ascii="Times New Roman" w:hAnsi="Times New Roman" w:cs="Times New Roman"/>
          <w:sz w:val="24"/>
          <w:szCs w:val="24"/>
        </w:rPr>
        <w:t>Arvicanthini</w:t>
      </w:r>
      <w:proofErr w:type="spellEnd"/>
      <w:r w:rsidR="007B17B5">
        <w:rPr>
          <w:rFonts w:ascii="Times New Roman" w:hAnsi="Times New Roman" w:cs="Times New Roman"/>
          <w:sz w:val="24"/>
          <w:szCs w:val="24"/>
        </w:rPr>
        <w:t xml:space="preserve"> at 11.67 Ma (E).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 xml:space="preserve">es evolved in rapid succession, with </w:t>
      </w:r>
      <w:proofErr w:type="spellStart"/>
      <w:r w:rsidR="007B17B5">
        <w:rPr>
          <w:rFonts w:ascii="Times New Roman" w:hAnsi="Times New Roman" w:cs="Times New Roman"/>
          <w:sz w:val="24"/>
          <w:szCs w:val="24"/>
        </w:rPr>
        <w:t>Apodemini</w:t>
      </w:r>
      <w:proofErr w:type="spellEnd"/>
      <w:r w:rsidR="007B17B5">
        <w:rPr>
          <w:rFonts w:ascii="Times New Roman" w:hAnsi="Times New Roman" w:cs="Times New Roman"/>
          <w:sz w:val="24"/>
          <w:szCs w:val="24"/>
        </w:rPr>
        <w:t xml:space="preserve"> diverging at 10.82 Ma (F) and </w:t>
      </w:r>
      <w:proofErr w:type="spellStart"/>
      <w:r w:rsidR="007B17B5">
        <w:rPr>
          <w:rFonts w:ascii="Times New Roman" w:hAnsi="Times New Roman" w:cs="Times New Roman"/>
          <w:sz w:val="24"/>
          <w:szCs w:val="24"/>
        </w:rPr>
        <w:t>Murini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splitting at 10.08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 xml:space="preserve">The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node</w:t>
      </w:r>
      <w:r w:rsidR="007B17B5">
        <w:rPr>
          <w:rFonts w:ascii="Times New Roman" w:hAnsi="Times New Roman" w:cs="Times New Roman"/>
          <w:sz w:val="24"/>
          <w:szCs w:val="24"/>
        </w:rPr>
        <w:t>,</w:t>
      </w:r>
      <w:r w:rsidR="00ED3A6B" w:rsidRPr="00ED3A6B">
        <w:rPr>
          <w:rFonts w:ascii="Times New Roman" w:hAnsi="Times New Roman" w:cs="Times New Roman"/>
          <w:sz w:val="24"/>
          <w:szCs w:val="24"/>
        </w:rPr>
        <w:t xml:space="preserve"> </w:t>
      </w:r>
      <w:r w:rsidR="00B10B6E">
        <w:rPr>
          <w:rFonts w:ascii="Times New Roman" w:hAnsi="Times New Roman" w:cs="Times New Roman"/>
          <w:sz w:val="24"/>
          <w:szCs w:val="24"/>
        </w:rPr>
        <w:t>which was</w:t>
      </w:r>
      <w:r w:rsidR="00ED3A6B" w:rsidRPr="00ED3A6B">
        <w:rPr>
          <w:rFonts w:ascii="Times New Roman" w:hAnsi="Times New Roman" w:cs="Times New Roman"/>
          <w:sz w:val="24"/>
          <w:szCs w:val="24"/>
        </w:rPr>
        <w:t xml:space="preserve"> fossil calibrat</w:t>
      </w:r>
      <w:r w:rsidR="00B10B6E">
        <w:rPr>
          <w:rFonts w:ascii="Times New Roman" w:hAnsi="Times New Roman" w:cs="Times New Roman"/>
          <w:sz w:val="24"/>
          <w:szCs w:val="24"/>
        </w:rPr>
        <w:t>ed</w:t>
      </w:r>
      <w:r w:rsidR="00304F44">
        <w:rPr>
          <w:rFonts w:ascii="Times New Roman" w:hAnsi="Times New Roman" w:cs="Times New Roman"/>
          <w:sz w:val="24"/>
          <w:szCs w:val="24"/>
        </w:rPr>
        <w:t>,</w:t>
      </w:r>
      <w:r w:rsidR="00D0255F">
        <w:rPr>
          <w:rFonts w:ascii="Times New Roman" w:hAnsi="Times New Roman" w:cs="Times New Roman"/>
          <w:sz w:val="24"/>
          <w:szCs w:val="24"/>
        </w:rPr>
        <w:t xml:space="preserve"> </w:t>
      </w:r>
      <w:r w:rsidR="00B10B6E">
        <w:rPr>
          <w:rFonts w:ascii="Times New Roman" w:hAnsi="Times New Roman" w:cs="Times New Roman"/>
          <w:sz w:val="24"/>
          <w:szCs w:val="24"/>
        </w:rPr>
        <w:t>was</w:t>
      </w:r>
      <w:r w:rsidR="00ED3A6B" w:rsidRPr="00ED3A6B">
        <w:rPr>
          <w:rFonts w:ascii="Times New Roman" w:hAnsi="Times New Roman" w:cs="Times New Roman"/>
          <w:sz w:val="24"/>
          <w:szCs w:val="24"/>
        </w:rPr>
        <w:t xml:space="preserve"> recovered at the very youngest end of the calibration range.</w:t>
      </w: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24ECB468" w14:textId="540C554F" w:rsidR="00B46AF9" w:rsidRDefault="00066FE6" w:rsidP="00F413E3">
      <w:pPr>
        <w:spacing w:after="0"/>
        <w:jc w:val="both"/>
        <w:rPr>
          <w:rFonts w:ascii="Times New Roman" w:hAnsi="Times New Roman" w:cs="Times New Roman"/>
          <w:sz w:val="24"/>
          <w:szCs w:val="24"/>
        </w:rPr>
      </w:pPr>
      <w:r>
        <w:rPr>
          <w:rFonts w:ascii="Times New Roman" w:hAnsi="Times New Roman" w:cs="Times New Roman"/>
          <w:sz w:val="24"/>
          <w:szCs w:val="24"/>
        </w:rPr>
        <w:t>Next,</w:t>
      </w:r>
      <w:r w:rsidR="00DD27E4">
        <w:rPr>
          <w:rFonts w:ascii="Times New Roman" w:hAnsi="Times New Roman" w:cs="Times New Roman"/>
          <w:sz w:val="24"/>
          <w:szCs w:val="24"/>
        </w:rPr>
        <w:t xml:space="preserve"> we described</w:t>
      </w:r>
      <w:r w:rsidR="00260995">
        <w:rPr>
          <w:rFonts w:ascii="Times New Roman" w:hAnsi="Times New Roman" w:cs="Times New Roman"/>
          <w:sz w:val="24"/>
          <w:szCs w:val="24"/>
        </w:rPr>
        <w:t xml:space="preserve"> </w:t>
      </w:r>
      <w:r w:rsidR="00DD27E4">
        <w:rPr>
          <w:rFonts w:ascii="Times New Roman" w:hAnsi="Times New Roman" w:cs="Times New Roman"/>
          <w:sz w:val="24"/>
          <w:szCs w:val="24"/>
        </w:rPr>
        <w:t>the genomic</w:t>
      </w:r>
      <w:r w:rsidR="00DD27E4" w:rsidRPr="00197A2B">
        <w:rPr>
          <w:rFonts w:ascii="Times New Roman" w:hAnsi="Times New Roman" w:cs="Times New Roman"/>
          <w:sz w:val="24"/>
          <w:szCs w:val="24"/>
        </w:rPr>
        <w:t xml:space="preserve"> </w:t>
      </w:r>
      <w:r w:rsidR="00260995">
        <w:rPr>
          <w:rFonts w:ascii="Times New Roman" w:hAnsi="Times New Roman" w:cs="Times New Roman"/>
          <w:sz w:val="24"/>
          <w:szCs w:val="24"/>
        </w:rPr>
        <w:t>landscape</w:t>
      </w:r>
      <w:r w:rsidR="00DD27E4">
        <w:rPr>
          <w:rFonts w:ascii="Times New Roman" w:hAnsi="Times New Roman" w:cs="Times New Roman"/>
          <w:sz w:val="24"/>
          <w:szCs w:val="24"/>
        </w:rPr>
        <w:t xml:space="preserve"> of phylogenetic discordance</w:t>
      </w:r>
      <w:r w:rsidR="00B46AF9">
        <w:rPr>
          <w:rFonts w:ascii="Times New Roman" w:hAnsi="Times New Roman" w:cs="Times New Roman"/>
          <w:sz w:val="24"/>
          <w:szCs w:val="24"/>
        </w:rPr>
        <w:t xml:space="preserve"> in </w:t>
      </w:r>
      <w:proofErr w:type="spellStart"/>
      <w:r w:rsidR="00B46AF9">
        <w:rPr>
          <w:rFonts w:ascii="Times New Roman" w:hAnsi="Times New Roman" w:cs="Times New Roman"/>
          <w:sz w:val="24"/>
          <w:szCs w:val="24"/>
        </w:rPr>
        <w:t>murines</w:t>
      </w:r>
      <w:proofErr w:type="spellEnd"/>
      <w:r w:rsidR="00260995">
        <w:rPr>
          <w:rFonts w:ascii="Times New Roman" w:hAnsi="Times New Roman" w:cs="Times New Roman"/>
          <w:sz w:val="24"/>
          <w:szCs w:val="24"/>
        </w:rPr>
        <w:t xml:space="preserve"> </w:t>
      </w:r>
      <w:r w:rsidR="00DD6ADB">
        <w:rPr>
          <w:rFonts w:ascii="Times New Roman" w:hAnsi="Times New Roman" w:cs="Times New Roman"/>
          <w:sz w:val="24"/>
          <w:szCs w:val="24"/>
        </w:rPr>
        <w:t>and its relationship</w:t>
      </w:r>
      <w:r w:rsidR="006C1351">
        <w:rPr>
          <w:rFonts w:ascii="Times New Roman" w:hAnsi="Times New Roman" w:cs="Times New Roman"/>
          <w:sz w:val="24"/>
          <w:szCs w:val="24"/>
        </w:rPr>
        <w:t xml:space="preserve"> to local</w:t>
      </w:r>
      <w:r w:rsidR="002D738A">
        <w:rPr>
          <w:rFonts w:ascii="Times New Roman" w:hAnsi="Times New Roman" w:cs="Times New Roman"/>
          <w:sz w:val="24"/>
          <w:szCs w:val="24"/>
        </w:rPr>
        <w:t xml:space="preserve"> genomic features</w:t>
      </w:r>
      <w:r w:rsidR="006C1351">
        <w:rPr>
          <w:rFonts w:ascii="Times New Roman" w:hAnsi="Times New Roman" w:cs="Times New Roman"/>
          <w:sz w:val="24"/>
          <w:szCs w:val="24"/>
        </w:rPr>
        <w:t xml:space="preserve">. </w:t>
      </w:r>
      <w:r w:rsidR="00DD27E4">
        <w:rPr>
          <w:rFonts w:ascii="Times New Roman" w:hAnsi="Times New Roman" w:cs="Times New Roman"/>
          <w:sz w:val="24"/>
          <w:szCs w:val="24"/>
        </w:rPr>
        <w:t xml:space="preserve">To do this, we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new</w:t>
      </w:r>
      <w:r w:rsidR="00810482">
        <w:rPr>
          <w:rFonts w:ascii="Times New Roman" w:hAnsi="Times New Roman" w:cs="Times New Roman"/>
          <w:sz w:val="24"/>
          <w:szCs w:val="24"/>
        </w:rPr>
        <w:t>ly 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(excluding </w:t>
      </w:r>
      <w:proofErr w:type="spellStart"/>
      <w:r w:rsidR="00810482" w:rsidRPr="004A2232">
        <w:rPr>
          <w:rFonts w:ascii="Times New Roman" w:hAnsi="Times New Roman" w:cs="Times New Roman"/>
          <w:i/>
          <w:iCs/>
          <w:sz w:val="24"/>
          <w:szCs w:val="24"/>
        </w:rPr>
        <w:t>Otomys</w:t>
      </w:r>
      <w:proofErr w:type="spellEnd"/>
      <w:r w:rsidR="00810482" w:rsidRPr="004A2232">
        <w:rPr>
          <w:rFonts w:ascii="Times New Roman" w:hAnsi="Times New Roman" w:cs="Times New Roman"/>
          <w:i/>
          <w:iCs/>
          <w:sz w:val="24"/>
          <w:szCs w:val="24"/>
        </w:rPr>
        <w:t xml:space="preserve"> </w:t>
      </w:r>
      <w:proofErr w:type="spellStart"/>
      <w:r w:rsidR="00810482" w:rsidRPr="004A2232">
        <w:rPr>
          <w:rFonts w:ascii="Times New Roman" w:hAnsi="Times New Roman" w:cs="Times New Roman"/>
          <w:i/>
          <w:iCs/>
          <w:sz w:val="24"/>
          <w:szCs w:val="24"/>
        </w:rPr>
        <w:t>typis</w:t>
      </w:r>
      <w:proofErr w:type="spellEnd"/>
      <w:r w:rsidR="00810482">
        <w:rPr>
          <w:rFonts w:ascii="Times New Roman" w:hAnsi="Times New Roman" w:cs="Times New Roman"/>
          <w:sz w:val="24"/>
          <w:szCs w:val="24"/>
        </w:rPr>
        <w:t xml:space="preserve"> due to low </w:t>
      </w:r>
      <w:r w:rsidR="00B46AF9">
        <w:rPr>
          <w:rFonts w:ascii="Times New Roman" w:hAnsi="Times New Roman" w:cs="Times New Roman"/>
          <w:sz w:val="24"/>
          <w:szCs w:val="24"/>
        </w:rPr>
        <w:t xml:space="preserve">assembly </w:t>
      </w:r>
      <w:r w:rsidR="00810482">
        <w:rPr>
          <w:rFonts w:ascii="Times New Roman" w:hAnsi="Times New Roman" w:cs="Times New Roman"/>
          <w:sz w:val="24"/>
          <w:szCs w:val="24"/>
        </w:rPr>
        <w:t>quality</w:t>
      </w:r>
      <w:r w:rsidR="00A71E5D">
        <w:rPr>
          <w:rFonts w:ascii="Times New Roman" w:hAnsi="Times New Roman" w:cs="Times New Roman"/>
          <w:sz w:val="24"/>
          <w:szCs w:val="24"/>
        </w:rPr>
        <w:t>; see Fig. 1</w:t>
      </w:r>
      <w:r w:rsidR="00810482">
        <w:rPr>
          <w:rFonts w:ascii="Times New Roman" w:hAnsi="Times New Roman" w:cs="Times New Roman"/>
          <w:sz w:val="24"/>
          <w:szCs w:val="24"/>
        </w:rPr>
        <w:t>)</w:t>
      </w:r>
      <w:r w:rsidR="00A150BF">
        <w:rPr>
          <w:rFonts w:ascii="Times New Roman" w:hAnsi="Times New Roman" w:cs="Times New Roman"/>
          <w:sz w:val="24"/>
          <w:szCs w:val="24"/>
        </w:rPr>
        <w:t xml:space="preserve"> and the </w:t>
      </w:r>
      <w:r w:rsidR="002F4A62" w:rsidRPr="00031896">
        <w:rPr>
          <w:rFonts w:ascii="Times New Roman" w:hAnsi="Times New Roman" w:cs="Times New Roman"/>
          <w:sz w:val="24"/>
          <w:szCs w:val="24"/>
        </w:rPr>
        <w:t xml:space="preserve">well-annotated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the </w:t>
      </w:r>
      <w:r w:rsidR="0026539F">
        <w:rPr>
          <w:rFonts w:ascii="Times New Roman" w:hAnsi="Times New Roman" w:cs="Times New Roman"/>
          <w:sz w:val="24"/>
          <w:szCs w:val="24"/>
        </w:rPr>
        <w:lastRenderedPageBreak/>
        <w:t xml:space="preserve">coordinate system from the </w:t>
      </w:r>
      <w:r w:rsidR="006808EB" w:rsidRPr="00D22A5C">
        <w:rPr>
          <w:rFonts w:ascii="Times New Roman" w:hAnsi="Times New Roman" w:cs="Times New Roman"/>
          <w:i/>
          <w:iCs/>
          <w:sz w:val="24"/>
          <w:szCs w:val="24"/>
        </w:rPr>
        <w:t>M</w:t>
      </w:r>
      <w:r w:rsidR="005109AA">
        <w:rPr>
          <w:rFonts w:ascii="Times New Roman" w:hAnsi="Times New Roman" w:cs="Times New Roman"/>
          <w:i/>
          <w:iCs/>
          <w:sz w:val="24"/>
          <w:szCs w:val="24"/>
        </w:rPr>
        <w:t>.</w:t>
      </w:r>
      <w:r w:rsidR="006808EB" w:rsidRPr="00D22A5C">
        <w:rPr>
          <w:rFonts w:ascii="Times New Roman" w:hAnsi="Times New Roman" w:cs="Times New Roman"/>
          <w:i/>
          <w:iCs/>
          <w:sz w:val="24"/>
          <w:szCs w:val="24"/>
        </w:rPr>
        <w:t xml:space="preserve"> musculus</w:t>
      </w:r>
      <w:r w:rsidR="006808EB" w:rsidDel="006808EB">
        <w:rPr>
          <w:rFonts w:ascii="Times New Roman" w:hAnsi="Times New Roman" w:cs="Times New Roman"/>
          <w:sz w:val="24"/>
          <w:szCs w:val="24"/>
        </w:rPr>
        <w:t xml:space="preserve"> </w:t>
      </w:r>
      <w:r w:rsidR="0026539F">
        <w:rPr>
          <w:rFonts w:ascii="Times New Roman" w:hAnsi="Times New Roman" w:cs="Times New Roman"/>
          <w:sz w:val="24"/>
          <w:szCs w:val="24"/>
        </w:rPr>
        <w:t>genome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(Table 1)</w:t>
      </w:r>
      <w:r w:rsidR="002F4A62" w:rsidRPr="00031896">
        <w:rPr>
          <w:rFonts w:ascii="Times New Roman" w:hAnsi="Times New Roman" w:cs="Times New Roman"/>
          <w:sz w:val="24"/>
          <w:szCs w:val="24"/>
        </w:rPr>
        <w:t>.</w:t>
      </w:r>
      <w:r w:rsidR="00E44640" w:rsidRPr="00031896">
        <w:rPr>
          <w:rFonts w:ascii="Times New Roman" w:hAnsi="Times New Roman" w:cs="Times New Roman"/>
          <w:sz w:val="24"/>
          <w:szCs w:val="24"/>
        </w:rPr>
        <w:t xml:space="preserve"> </w:t>
      </w:r>
    </w:p>
    <w:p w14:paraId="45298602" w14:textId="254C35F3" w:rsidR="002F4A62" w:rsidRPr="00031896"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380ED0">
        <w:rPr>
          <w:rFonts w:ascii="Times New Roman" w:hAnsi="Times New Roman" w:cs="Times New Roman"/>
          <w:sz w:val="24"/>
          <w:szCs w:val="24"/>
        </w:rPr>
        <w:t>After we f</w:t>
      </w:r>
      <w:r w:rsidR="00E44640" w:rsidRPr="00031896">
        <w:rPr>
          <w:rFonts w:ascii="Times New Roman" w:hAnsi="Times New Roman" w:cs="Times New Roman"/>
          <w:sz w:val="24"/>
          <w:szCs w:val="24"/>
        </w:rPr>
        <w:t>ilter</w:t>
      </w:r>
      <w:r w:rsidR="00380ED0">
        <w:rPr>
          <w:rFonts w:ascii="Times New Roman" w:hAnsi="Times New Roman" w:cs="Times New Roman"/>
          <w:sz w:val="24"/>
          <w:szCs w:val="24"/>
        </w:rPr>
        <w:t>ed</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del w:id="12" w:author="Hahn, Matthew" w:date="2023-09-18T13:50:00Z">
        <w:r w:rsidR="00FF201C" w:rsidDel="007A2239">
          <w:rPr>
            <w:rFonts w:ascii="Times New Roman" w:hAnsi="Times New Roman" w:cs="Times New Roman"/>
            <w:sz w:val="24"/>
            <w:szCs w:val="24"/>
          </w:rPr>
          <w:delText xml:space="preserve">phylogenies </w:delText>
        </w:r>
      </w:del>
      <w:ins w:id="13" w:author="Hahn, Matthew" w:date="2023-09-18T13:50:00Z">
        <w:r w:rsidR="007A2239">
          <w:rPr>
            <w:rFonts w:ascii="Times New Roman" w:hAnsi="Times New Roman" w:cs="Times New Roman"/>
            <w:sz w:val="24"/>
            <w:szCs w:val="24"/>
          </w:rPr>
          <w:t xml:space="preserve">trees </w:t>
        </w:r>
      </w:ins>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 xml:space="preserve">informative sites per window (Fig. </w:t>
      </w:r>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r w:rsidR="00380ED0">
        <w:rPr>
          <w:rFonts w:ascii="Times New Roman" w:hAnsi="Times New Roman" w:cs="Times New Roman"/>
          <w:sz w:val="24"/>
          <w:szCs w:val="24"/>
        </w:rPr>
        <w:t>We found that 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6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proofErr w:type="spellStart"/>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oricoides</w:t>
      </w:r>
      <w:proofErr w:type="spellEnd"/>
      <w:r w:rsidR="0026539F" w:rsidRPr="005B28B3">
        <w:rPr>
          <w:rFonts w:ascii="Times New Roman" w:hAnsi="Times New Roman" w:cs="Times New Roman"/>
          <w:i/>
          <w:iCs/>
          <w:sz w:val="24"/>
          <w:szCs w:val="24"/>
        </w:rPr>
        <w:t xml:space="preserve">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F36B43">
        <w:rPr>
          <w:rFonts w:ascii="Times New Roman" w:hAnsi="Times New Roman" w:cs="Times New Roman"/>
          <w:sz w:val="24"/>
          <w:szCs w:val="24"/>
        </w:rPr>
        <w:t xml:space="preserve"> (Table 3 shows the most common topologies recovered)</w:t>
      </w:r>
      <w:r w:rsidR="00AE4808" w:rsidRPr="00031896">
        <w:rPr>
          <w:rFonts w:ascii="Times New Roman" w:hAnsi="Times New Roman" w:cs="Times New Roman"/>
          <w:sz w:val="24"/>
          <w:szCs w:val="24"/>
        </w:rPr>
        <w:t>.</w:t>
      </w:r>
      <w:r w:rsidR="00A1117F" w:rsidRPr="00031896">
        <w:rPr>
          <w:rFonts w:ascii="Times New Roman" w:hAnsi="Times New Roman" w:cs="Times New Roman"/>
          <w:sz w:val="24"/>
          <w:szCs w:val="24"/>
        </w:rPr>
        <w:t xml:space="preserve"> The number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with an average of </w:t>
      </w:r>
      <w:r w:rsidR="00DB4B2B">
        <w:rPr>
          <w:rFonts w:ascii="Times New Roman" w:hAnsi="Times New Roman" w:cs="Times New Roman"/>
          <w:sz w:val="24"/>
          <w:szCs w:val="24"/>
        </w:rPr>
        <w:t xml:space="preserve">141 </w:t>
      </w:r>
      <w:r w:rsidR="00F11507">
        <w:rPr>
          <w:rFonts w:ascii="Times New Roman" w:hAnsi="Times New Roman" w:cs="Times New Roman"/>
          <w:sz w:val="24"/>
          <w:szCs w:val="24"/>
        </w:rPr>
        <w:t>(Table 4)</w:t>
      </w:r>
      <w:r w:rsidR="00A1117F"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r w:rsidR="00753CF0">
        <w:rPr>
          <w:rFonts w:ascii="Times New Roman" w:hAnsi="Times New Roman" w:cs="Times New Roman"/>
          <w:sz w:val="24"/>
          <w:szCs w:val="24"/>
        </w:rPr>
        <w:t>We ranked the recovered topologies by count per chromosome and found</w:t>
      </w:r>
      <w:r w:rsidR="00F529D0">
        <w:rPr>
          <w:rFonts w:ascii="Times New Roman" w:hAnsi="Times New Roman" w:cs="Times New Roman"/>
          <w:sz w:val="24"/>
          <w:szCs w:val="24"/>
        </w:rPr>
        <w:t xml:space="preserve"> that</w:t>
      </w:r>
      <w:r w:rsidR="00DB4B2B">
        <w:rPr>
          <w:rFonts w:ascii="Times New Roman" w:hAnsi="Times New Roman" w:cs="Times New Roman"/>
          <w:sz w:val="24"/>
          <w:szCs w:val="24"/>
        </w:rPr>
        <w:t xml:space="preserve"> 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in at least one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 xml:space="preserve">Fig 2A; </w:t>
      </w:r>
      <w:r w:rsidR="00CD624D" w:rsidRPr="00031896">
        <w:rPr>
          <w:rFonts w:ascii="Times New Roman" w:hAnsi="Times New Roman" w:cs="Times New Roman"/>
          <w:sz w:val="24"/>
          <w:szCs w:val="24"/>
        </w:rPr>
        <w:t xml:space="preserve">Table </w:t>
      </w:r>
      <w:r w:rsidR="006C6680">
        <w:rPr>
          <w:rFonts w:ascii="Times New Roman" w:hAnsi="Times New Roman" w:cs="Times New Roman"/>
          <w:sz w:val="24"/>
          <w:szCs w:val="24"/>
        </w:rPr>
        <w:t>3</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 are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 in the ordering of the clade containing </w:t>
      </w:r>
      <w:proofErr w:type="spellStart"/>
      <w:r w:rsidR="00DB4B2B" w:rsidRPr="00031896">
        <w:rPr>
          <w:rFonts w:ascii="Times New Roman" w:hAnsi="Times New Roman" w:cs="Times New Roman"/>
          <w:i/>
          <w:iCs/>
          <w:sz w:val="24"/>
          <w:szCs w:val="24"/>
        </w:rPr>
        <w:t>Hylomyscus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alleni</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Mastomys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natalensis</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Praomys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delectorum</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 xml:space="preserve"> </w:t>
      </w:r>
      <w:commentRangeStart w:id="14"/>
      <w:r w:rsidR="00DB4B2B">
        <w:rPr>
          <w:rFonts w:ascii="Times New Roman" w:hAnsi="Times New Roman" w:cs="Times New Roman"/>
          <w:sz w:val="24"/>
          <w:szCs w:val="24"/>
        </w:rPr>
        <w:t>with the rest of the tree being constant</w:t>
      </w:r>
      <w:commentRangeEnd w:id="14"/>
      <w:r w:rsidR="007A2239">
        <w:rPr>
          <w:rStyle w:val="CommentReference"/>
        </w:rPr>
        <w:commentReference w:id="14"/>
      </w:r>
      <w:r w:rsidR="00DB4B2B">
        <w:rPr>
          <w:rFonts w:ascii="Times New Roman" w:hAnsi="Times New Roman" w:cs="Times New Roman"/>
          <w:sz w:val="24"/>
          <w:szCs w:val="24"/>
        </w:rPr>
        <w:t>.</w:t>
      </w:r>
      <w:r w:rsidR="008A4AF9">
        <w:rPr>
          <w:rFonts w:ascii="Times New Roman" w:hAnsi="Times New Roman" w:cs="Times New Roman"/>
          <w:sz w:val="24"/>
          <w:szCs w:val="24"/>
        </w:rPr>
        <w:t xml:space="preserve"> This clade also showed 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 concordance in the species tree inferred from UCEs (Fig. 1, node J)</w:t>
      </w:r>
      <w:r w:rsidR="00DB4B2B">
        <w:rPr>
          <w:rFonts w:ascii="Times New Roman" w:hAnsi="Times New Roman" w:cs="Times New Roman"/>
          <w:sz w:val="24"/>
          <w:szCs w:val="24"/>
        </w:rPr>
        <w:t xml:space="preserve"> These three </w:t>
      </w:r>
      <w:commentRangeStart w:id="15"/>
      <w:r w:rsidR="00DB4B2B">
        <w:rPr>
          <w:rFonts w:ascii="Times New Roman" w:hAnsi="Times New Roman" w:cs="Times New Roman"/>
          <w:sz w:val="24"/>
          <w:szCs w:val="24"/>
        </w:rPr>
        <w:t xml:space="preserve">species trees </w:t>
      </w:r>
      <w:commentRangeEnd w:id="15"/>
      <w:r w:rsidR="007A2239">
        <w:rPr>
          <w:rStyle w:val="CommentReference"/>
        </w:rPr>
        <w:commentReference w:id="15"/>
      </w:r>
      <w:r w:rsidR="00DB4B2B">
        <w:rPr>
          <w:rFonts w:ascii="Times New Roman" w:hAnsi="Times New Roman" w:cs="Times New Roman"/>
          <w:sz w:val="24"/>
          <w:szCs w:val="24"/>
        </w:rPr>
        <w:t xml:space="preserve">each comprise roughly 14% of all recovered topologies (Fig. </w:t>
      </w:r>
      <w:commentRangeStart w:id="16"/>
      <w:r w:rsidR="00DB4B2B">
        <w:rPr>
          <w:rFonts w:ascii="Times New Roman" w:hAnsi="Times New Roman" w:cs="Times New Roman"/>
          <w:sz w:val="24"/>
          <w:szCs w:val="24"/>
        </w:rPr>
        <w:t>2</w:t>
      </w:r>
      <w:commentRangeEnd w:id="16"/>
      <w:r w:rsidR="007A2239">
        <w:rPr>
          <w:rStyle w:val="CommentReference"/>
        </w:rPr>
        <w:commentReference w:id="16"/>
      </w:r>
      <w:r w:rsidR="00DB4B2B">
        <w:rPr>
          <w:rFonts w:ascii="Times New Roman" w:hAnsi="Times New Roman" w:cs="Times New Roman"/>
          <w:sz w:val="24"/>
          <w:szCs w:val="24"/>
        </w:rPr>
        <w:t>), though</w:t>
      </w:r>
      <w:ins w:id="17" w:author="Hahn, Matthew" w:date="2023-09-18T13:52:00Z">
        <w:r w:rsidR="007A2239">
          <w:rPr>
            <w:rFonts w:ascii="Times New Roman" w:hAnsi="Times New Roman" w:cs="Times New Roman"/>
            <w:sz w:val="24"/>
            <w:szCs w:val="24"/>
          </w:rPr>
          <w:t>,</w:t>
        </w:r>
      </w:ins>
      <w:r w:rsidR="00DB4B2B">
        <w:rPr>
          <w:rFonts w:ascii="Times New Roman" w:hAnsi="Times New Roman" w:cs="Times New Roman"/>
          <w:sz w:val="24"/>
          <w:szCs w:val="24"/>
        </w:rPr>
        <w:t xml:space="preserve"> interestingly</w:t>
      </w:r>
      <w:ins w:id="18" w:author="Hahn, Matthew" w:date="2023-09-18T13:52:00Z">
        <w:r w:rsidR="007A2239">
          <w:rPr>
            <w:rFonts w:ascii="Times New Roman" w:hAnsi="Times New Roman" w:cs="Times New Roman"/>
            <w:sz w:val="24"/>
            <w:szCs w:val="24"/>
          </w:rPr>
          <w:t>,</w:t>
        </w:r>
      </w:ins>
      <w:r w:rsidR="00DB4B2B">
        <w:rPr>
          <w:rFonts w:ascii="Times New Roman" w:hAnsi="Times New Roman" w:cs="Times New Roman"/>
          <w:sz w:val="24"/>
          <w:szCs w:val="24"/>
        </w:rPr>
        <w:t xml:space="preserve"> of the three, </w:t>
      </w:r>
      <w:commentRangeStart w:id="19"/>
      <w:r w:rsidR="00DB4B2B">
        <w:rPr>
          <w:rFonts w:ascii="Times New Roman" w:hAnsi="Times New Roman" w:cs="Times New Roman"/>
          <w:sz w:val="24"/>
          <w:szCs w:val="24"/>
        </w:rPr>
        <w:t>it is the least common one that matches</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w:t>
      </w:r>
      <w:commentRangeEnd w:id="19"/>
      <w:r w:rsidR="007A2239">
        <w:rPr>
          <w:rStyle w:val="CommentReference"/>
        </w:rPr>
        <w:commentReference w:id="19"/>
      </w:r>
      <w:r w:rsidR="004F4DD0">
        <w:rPr>
          <w:rFonts w:ascii="Times New Roman" w:hAnsi="Times New Roman" w:cs="Times New Roman"/>
          <w:sz w:val="24"/>
          <w:szCs w:val="24"/>
        </w:rPr>
        <w:t xml:space="preserve"> (Fig</w:t>
      </w:r>
      <w:r w:rsidR="006A7AC9">
        <w:rPr>
          <w:rFonts w:ascii="Times New Roman" w:hAnsi="Times New Roman" w:cs="Times New Roman"/>
          <w:sz w:val="24"/>
          <w:szCs w:val="24"/>
        </w:rPr>
        <w:t>.</w:t>
      </w:r>
      <w:r w:rsidR="004F4DD0">
        <w:rPr>
          <w:rFonts w:ascii="Times New Roman" w:hAnsi="Times New Roman" w:cs="Times New Roman"/>
          <w:sz w:val="24"/>
          <w:szCs w:val="24"/>
        </w:rPr>
        <w:t xml:space="preserve"> 1)</w:t>
      </w:r>
      <w:r w:rsidR="003C5A3D">
        <w:rPr>
          <w:rFonts w:ascii="Times New Roman" w:hAnsi="Times New Roman" w:cs="Times New Roman"/>
          <w:sz w:val="24"/>
          <w:szCs w:val="24"/>
        </w:rPr>
        <w:t>. H</w:t>
      </w:r>
      <w:r w:rsidR="003309DE" w:rsidRPr="00031896">
        <w:rPr>
          <w:rFonts w:ascii="Times New Roman" w:hAnsi="Times New Roman" w:cs="Times New Roman"/>
          <w:sz w:val="24"/>
          <w:szCs w:val="24"/>
        </w:rPr>
        <w:t>owever,</w:t>
      </w:r>
      <w:r w:rsidR="003F521D" w:rsidRPr="00031896">
        <w:rPr>
          <w:rFonts w:ascii="Times New Roman" w:hAnsi="Times New Roman" w:cs="Times New Roman"/>
          <w:sz w:val="24"/>
          <w:szCs w:val="24"/>
        </w:rPr>
        <w:t xml:space="preserve"> </w:t>
      </w:r>
      <w:r w:rsidR="003C5A3D">
        <w:rPr>
          <w:rFonts w:ascii="Times New Roman" w:hAnsi="Times New Roman" w:cs="Times New Roman"/>
          <w:sz w:val="24"/>
          <w:szCs w:val="24"/>
        </w:rPr>
        <w:t xml:space="preserve">this topology was </w:t>
      </w:r>
      <w:r w:rsidR="003F521D" w:rsidRPr="00031896">
        <w:rPr>
          <w:rFonts w:ascii="Times New Roman" w:hAnsi="Times New Roman" w:cs="Times New Roman"/>
          <w:sz w:val="24"/>
          <w:szCs w:val="24"/>
        </w:rPr>
        <w:t xml:space="preserve">only </w:t>
      </w:r>
      <w:r w:rsidR="00A1117F" w:rsidRPr="00031896">
        <w:rPr>
          <w:rFonts w:ascii="Times New Roman" w:hAnsi="Times New Roman" w:cs="Times New Roman"/>
          <w:sz w:val="24"/>
          <w:szCs w:val="24"/>
        </w:rPr>
        <w:t>inferred</w:t>
      </w:r>
      <w:r w:rsidR="003F521D" w:rsidRPr="00031896">
        <w:rPr>
          <w:rFonts w:ascii="Times New Roman" w:hAnsi="Times New Roman" w:cs="Times New Roman"/>
          <w:sz w:val="24"/>
          <w:szCs w:val="24"/>
        </w:rPr>
        <w:t xml:space="preserve"> </w:t>
      </w:r>
      <w:r w:rsidR="003C5A3D">
        <w:rPr>
          <w:rFonts w:ascii="Times New Roman" w:hAnsi="Times New Roman" w:cs="Times New Roman"/>
          <w:sz w:val="24"/>
          <w:szCs w:val="24"/>
        </w:rPr>
        <w:t>for</w:t>
      </w:r>
      <w:r w:rsidR="003C5A3D" w:rsidRPr="00031896">
        <w:rPr>
          <w:rFonts w:ascii="Times New Roman" w:hAnsi="Times New Roman" w:cs="Times New Roman"/>
          <w:sz w:val="24"/>
          <w:szCs w:val="24"/>
        </w:rPr>
        <w:t xml:space="preserve"> </w:t>
      </w:r>
      <w:r w:rsidR="00DB4B2B" w:rsidRPr="00031896">
        <w:rPr>
          <w:rFonts w:ascii="Times New Roman" w:hAnsi="Times New Roman" w:cs="Times New Roman"/>
          <w:sz w:val="24"/>
          <w:szCs w:val="24"/>
        </w:rPr>
        <w:t>1</w:t>
      </w:r>
      <w:r w:rsidR="00DB4B2B">
        <w:rPr>
          <w:rFonts w:ascii="Times New Roman" w:hAnsi="Times New Roman" w:cs="Times New Roman"/>
          <w:sz w:val="24"/>
          <w:szCs w:val="24"/>
        </w:rPr>
        <w:t>3</w:t>
      </w:r>
      <w:r w:rsidR="003F521D" w:rsidRPr="00031896">
        <w:rPr>
          <w:rFonts w:ascii="Times New Roman" w:hAnsi="Times New Roman" w:cs="Times New Roman"/>
          <w:sz w:val="24"/>
          <w:szCs w:val="24"/>
        </w:rPr>
        <w:t>.</w:t>
      </w:r>
      <w:r w:rsidR="00DB4B2B">
        <w:rPr>
          <w:rFonts w:ascii="Times New Roman" w:hAnsi="Times New Roman" w:cs="Times New Roman"/>
          <w:sz w:val="24"/>
          <w:szCs w:val="24"/>
        </w:rPr>
        <w:t>1</w:t>
      </w:r>
      <w:r w:rsidR="003F521D" w:rsidRPr="00031896">
        <w:rPr>
          <w:rFonts w:ascii="Times New Roman" w:hAnsi="Times New Roman" w:cs="Times New Roman"/>
          <w:sz w:val="24"/>
          <w:szCs w:val="24"/>
        </w:rPr>
        <w:t>% of windows.</w:t>
      </w:r>
      <w:r w:rsidR="003C5A3D">
        <w:rPr>
          <w:rFonts w:ascii="Times New Roman" w:hAnsi="Times New Roman" w:cs="Times New Roman"/>
          <w:sz w:val="24"/>
          <w:szCs w:val="24"/>
        </w:rPr>
        <w:t xml:space="preserve"> That is, the robustly </w:t>
      </w:r>
      <w:r w:rsidR="00B46AF9">
        <w:rPr>
          <w:rFonts w:ascii="Times New Roman" w:hAnsi="Times New Roman" w:cs="Times New Roman"/>
          <w:sz w:val="24"/>
          <w:szCs w:val="24"/>
        </w:rPr>
        <w:t xml:space="preserve">and consistently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nearly 90% of the genome.</w:t>
      </w:r>
    </w:p>
    <w:p w14:paraId="2D47A80D" w14:textId="0D93FA40"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While r</w:t>
      </w:r>
      <w:r w:rsidR="002816F7" w:rsidRPr="00031896">
        <w:rPr>
          <w:rFonts w:ascii="Times New Roman" w:hAnsi="Times New Roman" w:cs="Times New Roman"/>
          <w:sz w:val="24"/>
          <w:szCs w:val="24"/>
        </w:rPr>
        <w:t xml:space="preserve">elationships </w:t>
      </w:r>
      <w:r w:rsidR="00142441">
        <w:rPr>
          <w:rFonts w:ascii="Times New Roman" w:hAnsi="Times New Roman" w:cs="Times New Roman"/>
          <w:sz w:val="24"/>
          <w:szCs w:val="24"/>
        </w:rPr>
        <w:t>among</w:t>
      </w:r>
      <w:r w:rsidR="00142441"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windows var</w:t>
      </w:r>
      <w:r w:rsidR="00B46AF9">
        <w:rPr>
          <w:rFonts w:ascii="Times New Roman" w:hAnsi="Times New Roman" w:cs="Times New Roman"/>
          <w:sz w:val="24"/>
          <w:szCs w:val="24"/>
        </w:rPr>
        <w:t>ied</w:t>
      </w:r>
      <w:r w:rsidR="002816F7" w:rsidRPr="00031896">
        <w:rPr>
          <w:rFonts w:ascii="Times New Roman" w:hAnsi="Times New Roman" w:cs="Times New Roman"/>
          <w:sz w:val="24"/>
          <w:szCs w:val="24"/>
        </w:rPr>
        <w:t xml:space="preserve"> greatly</w:t>
      </w:r>
      <w:r w:rsidR="00D97F51" w:rsidRPr="00031896">
        <w:rPr>
          <w:rFonts w:ascii="Times New Roman" w:hAnsi="Times New Roman" w:cs="Times New Roman"/>
          <w:sz w:val="24"/>
          <w:szCs w:val="24"/>
        </w:rPr>
        <w:t xml:space="preserve"> and visual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the chromosome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r w:rsidR="00D97F51" w:rsidRPr="00031896">
        <w:rPr>
          <w:rFonts w:ascii="Times New Roman" w:hAnsi="Times New Roman" w:cs="Times New Roman"/>
          <w:sz w:val="24"/>
          <w:szCs w:val="24"/>
        </w:rPr>
        <w:t>Fig</w:t>
      </w:r>
      <w:r w:rsidR="006A7AC9">
        <w:rPr>
          <w:rFonts w:ascii="Times New Roman" w:hAnsi="Times New Roman" w:cs="Times New Roman"/>
          <w:sz w:val="24"/>
          <w:szCs w:val="24"/>
        </w:rPr>
        <w:t>.</w:t>
      </w:r>
      <w:r w:rsidR="00D97F51" w:rsidRPr="00031896">
        <w:rPr>
          <w:rFonts w:ascii="Times New Roman" w:hAnsi="Times New Roman" w:cs="Times New Roman"/>
          <w:sz w:val="24"/>
          <w:szCs w:val="24"/>
        </w:rPr>
        <w:t xml:space="preserve"> </w:t>
      </w:r>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re not randomly distributed across chromosomes. We measured tree distance between adjacent windows</w:t>
      </w:r>
      <w:r w:rsidR="008A4AF9">
        <w:rPr>
          <w:rFonts w:ascii="Times New Roman" w:hAnsi="Times New Roman" w:cs="Times New Roman"/>
          <w:sz w:val="24"/>
          <w:szCs w:val="24"/>
        </w:rPr>
        <w:t xml:space="preserve"> using the weighted Robinson-Foulds metric</w:t>
      </w:r>
      <w:r w:rsidR="002816F7" w:rsidRPr="00031896">
        <w:rPr>
          <w:rFonts w:ascii="Times New Roman" w:hAnsi="Times New Roman" w:cs="Times New Roman"/>
          <w:sz w:val="24"/>
          <w:szCs w:val="24"/>
        </w:rPr>
        <w:t xml:space="preserve"> and compared these distances to those measured between randomly selected </w:t>
      </w:r>
      <w:r w:rsidR="00142441">
        <w:rPr>
          <w:rFonts w:ascii="Times New Roman" w:hAnsi="Times New Roman" w:cs="Times New Roman"/>
          <w:sz w:val="24"/>
          <w:szCs w:val="24"/>
        </w:rPr>
        <w:t>windows on</w:t>
      </w:r>
      <w:r w:rsidR="003F58A4">
        <w:rPr>
          <w:rFonts w:ascii="Times New Roman" w:hAnsi="Times New Roman" w:cs="Times New Roman"/>
          <w:sz w:val="24"/>
          <w:szCs w:val="24"/>
        </w:rPr>
        <w:t xml:space="preserve"> different</w:t>
      </w:r>
      <w:r w:rsidR="003F58A4"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 xml:space="preserve">chromosomes. We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among chromosomes 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proofErr w:type="spellStart"/>
      <w:r w:rsidR="00CA0CB2">
        <w:rPr>
          <w:rFonts w:ascii="Times New Roman" w:hAnsi="Times New Roman" w:cs="Times New Roman"/>
          <w:sz w:val="24"/>
          <w:szCs w:val="24"/>
        </w:rPr>
        <w:t>Megabases</w:t>
      </w:r>
      <w:proofErr w:type="spellEnd"/>
      <w:r w:rsidR="00CA0CB2">
        <w:rPr>
          <w:rFonts w:ascii="Times New Roman" w:hAnsi="Times New Roman" w:cs="Times New Roman"/>
          <w:sz w:val="24"/>
          <w:szCs w:val="24"/>
        </w:rPr>
        <w:t xml:space="preserve">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Fig</w:t>
      </w:r>
      <w:r w:rsidR="009A1E00">
        <w:rPr>
          <w:rFonts w:ascii="Times New Roman" w:hAnsi="Times New Roman" w:cs="Times New Roman"/>
          <w:sz w:val="24"/>
          <w:szCs w:val="24"/>
        </w:rPr>
        <w:t>.</w:t>
      </w:r>
      <w:r w:rsidR="00D347BC">
        <w:rPr>
          <w:rFonts w:ascii="Times New Roman" w:hAnsi="Times New Roman" w:cs="Times New Roman"/>
          <w:sz w:val="24"/>
          <w:szCs w:val="24"/>
        </w:rPr>
        <w:t xml:space="preserve"> </w:t>
      </w:r>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169594DF" w:rsidR="005D3A4E" w:rsidRDefault="00300B97" w:rsidP="009A1E00">
      <w:pPr>
        <w:spacing w:after="0"/>
        <w:ind w:firstLine="720"/>
        <w:jc w:val="both"/>
        <w:rPr>
          <w:rFonts w:ascii="Times New Roman" w:hAnsi="Times New Roman" w:cs="Times New Roman"/>
          <w:sz w:val="24"/>
          <w:szCs w:val="24"/>
        </w:rPr>
      </w:pPr>
      <w:r>
        <w:rPr>
          <w:rFonts w:ascii="Times New Roman" w:hAnsi="Times New Roman" w:cs="Times New Roman"/>
          <w:sz w:val="24"/>
          <w:szCs w:val="24"/>
        </w:rPr>
        <w:t>To assess how large structural variation, such as inversions and translocations, may influence our inferences of phylogenetic relatedness along the genome, we aligned the reference genomes of mouse and rat. These two species span the divergence of the sample for which we assessed genome-wide discordance</w:t>
      </w:r>
      <w:ins w:id="20" w:author="Hahn, Matthew" w:date="2023-09-18T13:56:00Z">
        <w:r w:rsidR="0074203E">
          <w:rPr>
            <w:rFonts w:ascii="Times New Roman" w:hAnsi="Times New Roman" w:cs="Times New Roman"/>
            <w:sz w:val="24"/>
            <w:szCs w:val="24"/>
          </w:rPr>
          <w:t>,</w:t>
        </w:r>
      </w:ins>
      <w:r>
        <w:rPr>
          <w:rFonts w:ascii="Times New Roman" w:hAnsi="Times New Roman" w:cs="Times New Roman"/>
          <w:sz w:val="24"/>
          <w:szCs w:val="24"/>
        </w:rPr>
        <w:t xml:space="preserve"> so the level of large structural variation present among them should give us an idea of the amount of ancestral variation in our sample. We find that the mouse and rat genomes are largely co-linear for </w:t>
      </w:r>
      <w:r w:rsidR="00224BB8">
        <w:rPr>
          <w:rFonts w:ascii="Times New Roman" w:hAnsi="Times New Roman" w:cs="Times New Roman"/>
          <w:sz w:val="24"/>
          <w:szCs w:val="24"/>
        </w:rPr>
        <w:t>large, aligned</w:t>
      </w:r>
      <w:r>
        <w:rPr>
          <w:rFonts w:ascii="Times New Roman" w:hAnsi="Times New Roman" w:cs="Times New Roman"/>
          <w:sz w:val="24"/>
          <w:szCs w:val="24"/>
        </w:rPr>
        <w:t xml:space="preserve"> chunks, with large translocations and inversions on mouse chromosomes 5, 8, 10, and 13 (Fig. </w:t>
      </w:r>
      <w:r w:rsidR="002C0946">
        <w:rPr>
          <w:rFonts w:ascii="Times New Roman" w:hAnsi="Times New Roman" w:cs="Times New Roman"/>
          <w:sz w:val="24"/>
          <w:szCs w:val="24"/>
        </w:rPr>
        <w:t>S6</w:t>
      </w:r>
      <w:r>
        <w:rPr>
          <w:rFonts w:ascii="Times New Roman" w:hAnsi="Times New Roman" w:cs="Times New Roman"/>
          <w:sz w:val="24"/>
          <w:szCs w:val="24"/>
        </w:rPr>
        <w:t xml:space="preserve">). We also observe large-scale inversions on chromosome 16. </w:t>
      </w:r>
      <w:r w:rsidR="00A709D0">
        <w:rPr>
          <w:rFonts w:ascii="Times New Roman" w:hAnsi="Times New Roman" w:cs="Times New Roman"/>
          <w:sz w:val="24"/>
          <w:szCs w:val="24"/>
        </w:rPr>
        <w:t xml:space="preserve">We find that, while co-linearity of most chromosomes is conserved </w:t>
      </w:r>
      <w:r w:rsidR="00A709D0">
        <w:rPr>
          <w:rFonts w:ascii="Times New Roman" w:hAnsi="Times New Roman" w:cs="Times New Roman"/>
          <w:sz w:val="24"/>
          <w:szCs w:val="24"/>
        </w:rPr>
        <w:lastRenderedPageBreak/>
        <w:t>between mouse and rat, the size of the 300,000 aligned chunks averages under 10 kb, with the average distance between aligned segments being between 2,380 bp on the mouse genome and 4927 bp on the rat chromosome</w:t>
      </w:r>
      <w:r w:rsidR="009A1E00">
        <w:rPr>
          <w:rFonts w:ascii="Times New Roman" w:hAnsi="Times New Roman" w:cs="Times New Roman"/>
          <w:sz w:val="24"/>
          <w:szCs w:val="24"/>
        </w:rPr>
        <w:t xml:space="preserve"> (Fig. </w:t>
      </w:r>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has two major consequences for our results: 1) this prevented us from transposing the coordinate system from mouse to rat with enough resolution to use genetic maps from rat and 2) </w:t>
      </w:r>
      <w:r w:rsidR="00F7417A">
        <w:rPr>
          <w:rFonts w:ascii="Times New Roman" w:hAnsi="Times New Roman" w:cs="Times New Roman"/>
          <w:sz w:val="24"/>
          <w:szCs w:val="24"/>
        </w:rPr>
        <w:t xml:space="preserve">this </w:t>
      </w:r>
      <w:r w:rsidR="00A709D0">
        <w:rPr>
          <w:rFonts w:ascii="Times New Roman" w:hAnsi="Times New Roman" w:cs="Times New Roman"/>
          <w:sz w:val="24"/>
          <w:szCs w:val="24"/>
        </w:rPr>
        <w:t xml:space="preserve">means that most other structural variation in our sample is likely small insertions of transposable elements (SINES which are about </w:t>
      </w:r>
      <w:r w:rsidR="00C75391">
        <w:rPr>
          <w:rFonts w:ascii="Times New Roman" w:hAnsi="Times New Roman" w:cs="Times New Roman"/>
          <w:sz w:val="24"/>
          <w:szCs w:val="24"/>
        </w:rPr>
        <w:t>150-</w:t>
      </w:r>
      <w:r w:rsidR="00A709D0">
        <w:rPr>
          <w:rFonts w:ascii="Times New Roman" w:hAnsi="Times New Roman" w:cs="Times New Roman"/>
          <w:sz w:val="24"/>
          <w:szCs w:val="24"/>
        </w:rPr>
        <w:t>500 bp in length and LINES which are about 4</w:t>
      </w:r>
      <w:r w:rsidR="00C75391">
        <w:rPr>
          <w:rFonts w:ascii="Times New Roman" w:hAnsi="Times New Roman" w:cs="Times New Roman"/>
          <w:sz w:val="24"/>
          <w:szCs w:val="24"/>
        </w:rPr>
        <w:t>-7kb</w:t>
      </w:r>
      <w:r w:rsidR="00A709D0">
        <w:rPr>
          <w:rFonts w:ascii="Times New Roman" w:hAnsi="Times New Roman" w:cs="Times New Roman"/>
          <w:sz w:val="24"/>
          <w:szCs w:val="24"/>
        </w:rPr>
        <w:t xml:space="preserve"> in length</w:t>
      </w:r>
      <w:r w:rsidR="00C75391">
        <w:rPr>
          <w:rFonts w:ascii="Times New Roman" w:hAnsi="Times New Roman" w:cs="Times New Roman"/>
          <w:sz w:val="24"/>
          <w:szCs w:val="24"/>
        </w:rPr>
        <w:t xml:space="preserve"> </w:t>
      </w:r>
      <w:r w:rsidR="00C75391">
        <w:rPr>
          <w:rFonts w:ascii="Times New Roman" w:hAnsi="Times New Roman" w:cs="Times New Roman"/>
          <w:sz w:val="24"/>
          <w:szCs w:val="24"/>
        </w:rPr>
        <w:fldChar w:fldCharType="begin"/>
      </w:r>
      <w:r w:rsidR="00C75391">
        <w:rPr>
          <w:rFonts w:ascii="Times New Roman" w:hAnsi="Times New Roman" w:cs="Times New Roman"/>
          <w:sz w:val="24"/>
          <w:szCs w:val="24"/>
        </w:rPr>
        <w:instrText xml:space="preserve"> ADDIN EN.CITE &lt;EndNote&gt;&lt;Cite&gt;&lt;Author&gt;Platt&lt;/Author&gt;&lt;Year&gt;2018&lt;/Year&gt;&lt;RecNum&gt;224&lt;/RecNum&gt;&lt;DisplayText&gt;(Platt et al. 2018)&lt;/DisplayText&gt;&lt;record&gt;&lt;rec-number&gt;224&lt;/rec-number&gt;&lt;foreign-keys&gt;&lt;key app="EN" db-id="vdwt9psdezv5tlee9vn5swzfzafw0azp5adx" timestamp="1692899575"&gt;224&lt;/key&gt;&lt;/foreign-keys&gt;&lt;ref-type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Res&lt;/secondary-title&gt;&lt;/titles&gt;&lt;periodical&gt;&lt;full-title&gt;Chromosome Res&lt;/full-title&gt;&lt;/periodical&gt;&lt;pages&gt;25-43&lt;/pages&gt;&lt;volume&gt;26&lt;/volume&gt;&lt;number&gt;1-2&lt;/number&gt;&lt;edition&gt;2018/02/03&lt;/edition&gt;&lt;keywords&gt;&lt;keyword&gt;Animals&lt;/keyword&gt;&lt;keyword&gt;DNA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75391">
        <w:rPr>
          <w:rFonts w:ascii="Times New Roman" w:hAnsi="Times New Roman" w:cs="Times New Roman"/>
          <w:sz w:val="24"/>
          <w:szCs w:val="24"/>
        </w:rPr>
        <w:fldChar w:fldCharType="separate"/>
      </w:r>
      <w:r w:rsidR="00C75391">
        <w:rPr>
          <w:rFonts w:ascii="Times New Roman" w:hAnsi="Times New Roman" w:cs="Times New Roman"/>
          <w:noProof/>
          <w:sz w:val="24"/>
          <w:szCs w:val="24"/>
        </w:rPr>
        <w:t>(Platt et al. 2018)</w:t>
      </w:r>
      <w:r w:rsidR="00C75391">
        <w:rPr>
          <w:rFonts w:ascii="Times New Roman" w:hAnsi="Times New Roman" w:cs="Times New Roman"/>
          <w:sz w:val="24"/>
          <w:szCs w:val="24"/>
        </w:rPr>
        <w:fldChar w:fldCharType="end"/>
      </w:r>
      <w:r w:rsidR="00A709D0">
        <w:rPr>
          <w:rFonts w:ascii="Times New Roman" w:hAnsi="Times New Roman" w:cs="Times New Roman"/>
          <w:sz w:val="24"/>
          <w:szCs w:val="24"/>
        </w:rPr>
        <w:t>) that should have a negligible effect on our discordance analyses</w:t>
      </w:r>
      <w:r w:rsidR="003F7F8C">
        <w:rPr>
          <w:rFonts w:ascii="Times New Roman" w:hAnsi="Times New Roman" w:cs="Times New Roman"/>
          <w:sz w:val="24"/>
          <w:szCs w:val="24"/>
        </w:rPr>
        <w:t xml:space="preserve"> since our window size is much larger and we excluded windows that were made up of mostly repeats</w:t>
      </w:r>
      <w:r w:rsidR="00A709D0">
        <w:rPr>
          <w:rFonts w:ascii="Times New Roman" w:hAnsi="Times New Roman" w:cs="Times New Roman"/>
          <w:sz w:val="24"/>
          <w:szCs w:val="24"/>
        </w:rPr>
        <w:t>.</w:t>
      </w:r>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C9CA582" w14:textId="06EA464B" w:rsidR="00AD773B" w:rsidRPr="00031896" w:rsidRDefault="00AD773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AD6070">
        <w:rPr>
          <w:rFonts w:ascii="Times New Roman" w:hAnsi="Times New Roman" w:cs="Times New Roman"/>
          <w:sz w:val="24"/>
          <w:szCs w:val="24"/>
        </w:rPr>
        <w:instrText xml:space="preserve"> ADDIN EN.CITE </w:instrTex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AD6070">
        <w:rPr>
          <w:rFonts w:ascii="Times New Roman" w:hAnsi="Times New Roman" w:cs="Times New Roman"/>
          <w:sz w:val="24"/>
          <w:szCs w:val="24"/>
        </w:rPr>
        <w:instrText xml:space="preserve"> ADDIN EN.CITE.DATA </w:instrText>
      </w:r>
      <w:r w:rsidR="00AD6070">
        <w:rPr>
          <w:rFonts w:ascii="Times New Roman" w:hAnsi="Times New Roman" w:cs="Times New Roman"/>
          <w:sz w:val="24"/>
          <w:szCs w:val="24"/>
        </w:rPr>
      </w:r>
      <w:r w:rsidR="00AD6070">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AD6070">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of the genome 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than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for each 5</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Mb window</w:t>
      </w:r>
      <w:r w:rsidR="00B70479">
        <w:rPr>
          <w:rFonts w:ascii="Times New Roman" w:hAnsi="Times New Roman" w:cs="Times New Roman"/>
          <w:sz w:val="24"/>
          <w:szCs w:val="24"/>
        </w:rPr>
        <w:t xml:space="preserve"> </w:t>
      </w:r>
      <w:r w:rsidRPr="00031896">
        <w:rPr>
          <w:rFonts w:ascii="Times New Roman" w:hAnsi="Times New Roman" w:cs="Times New Roman"/>
          <w:sz w:val="24"/>
          <w:szCs w:val="24"/>
        </w:rPr>
        <w:t>we calculated</w:t>
      </w:r>
      <w:r w:rsidR="00A71E5D">
        <w:rPr>
          <w:rFonts w:ascii="Times New Roman" w:hAnsi="Times New Roman" w:cs="Times New Roman"/>
          <w:sz w:val="24"/>
          <w:szCs w:val="24"/>
        </w:rPr>
        <w:t xml:space="preserve"> recombination rate as</w:t>
      </w:r>
      <w:r w:rsidRPr="00031896">
        <w:rPr>
          <w:rFonts w:ascii="Times New Roman" w:hAnsi="Times New Roman" w:cs="Times New Roman"/>
          <w:sz w:val="24"/>
          <w:szCs w:val="24"/>
        </w:rPr>
        <w:t xml:space="preserve"> the relationship between map location and </w:t>
      </w:r>
      <w:r w:rsidR="00761992">
        <w:rPr>
          <w:rFonts w:ascii="Times New Roman" w:hAnsi="Times New Roman" w:cs="Times New Roman"/>
          <w:sz w:val="24"/>
          <w:szCs w:val="24"/>
        </w:rPr>
        <w:t xml:space="preserve">the </w:t>
      </w:r>
      <w:r w:rsidRPr="00031896">
        <w:rPr>
          <w:rFonts w:ascii="Times New Roman" w:hAnsi="Times New Roman" w:cs="Times New Roman"/>
          <w:sz w:val="24"/>
          <w:szCs w:val="24"/>
        </w:rPr>
        <w:t>physical location for all markers within the window</w:t>
      </w:r>
      <w:r w:rsidR="00D97F51" w:rsidRPr="00031896">
        <w:rPr>
          <w:rFonts w:ascii="Times New Roman" w:hAnsi="Times New Roman" w:cs="Times New Roman"/>
          <w:sz w:val="24"/>
          <w:szCs w:val="24"/>
        </w:rPr>
        <w:t>.</w:t>
      </w:r>
      <w:r w:rsidRPr="00031896">
        <w:rPr>
          <w:rFonts w:ascii="Times New Roman" w:hAnsi="Times New Roman" w:cs="Times New Roman"/>
          <w:sz w:val="24"/>
          <w:szCs w:val="24"/>
        </w:rPr>
        <w:t xml:space="preserve"> Then within each 5</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 xml:space="preserve">Mb window for which we </w:t>
      </w:r>
      <w:r w:rsidR="00761992">
        <w:rPr>
          <w:rFonts w:ascii="Times New Roman" w:hAnsi="Times New Roman" w:cs="Times New Roman"/>
          <w:sz w:val="24"/>
          <w:szCs w:val="24"/>
        </w:rPr>
        <w:t>had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calculated recombination rate</w:t>
      </w:r>
      <w:r w:rsidR="006A7AC9">
        <w:rPr>
          <w:rFonts w:ascii="Times New Roman" w:hAnsi="Times New Roman" w:cs="Times New Roman"/>
          <w:sz w:val="24"/>
          <w:szCs w:val="24"/>
        </w:rPr>
        <w:t xml:space="preserve"> (Fig. </w:t>
      </w:r>
      <w:r w:rsidR="00626A30">
        <w:rPr>
          <w:rFonts w:ascii="Times New Roman" w:hAnsi="Times New Roman" w:cs="Times New Roman"/>
          <w:sz w:val="24"/>
          <w:szCs w:val="24"/>
        </w:rPr>
        <w:t>S8</w:t>
      </w:r>
      <w:r w:rsidR="006A7AC9">
        <w:rPr>
          <w:rFonts w:ascii="Times New Roman" w:hAnsi="Times New Roman" w:cs="Times New Roman"/>
          <w:sz w:val="24"/>
          <w:szCs w:val="24"/>
        </w:rPr>
        <w:t>)</w:t>
      </w:r>
      <w:r w:rsidRPr="00031896">
        <w:rPr>
          <w:rFonts w:ascii="Times New Roman" w:hAnsi="Times New Roman" w:cs="Times New Roman"/>
          <w:sz w:val="24"/>
          <w:szCs w:val="24"/>
        </w:rPr>
        <w:t>, we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D97F51" w:rsidRPr="00031896">
        <w:rPr>
          <w:rFonts w:ascii="Times New Roman" w:hAnsi="Times New Roman" w:cs="Times New Roman"/>
          <w:sz w:val="24"/>
          <w:szCs w:val="24"/>
        </w:rPr>
        <w:t xml:space="preserve">. </w:t>
      </w:r>
      <w:r w:rsidR="00761992">
        <w:rPr>
          <w:rFonts w:ascii="Times New Roman" w:hAnsi="Times New Roman" w:cs="Times New Roman"/>
          <w:sz w:val="24"/>
          <w:szCs w:val="24"/>
        </w:rPr>
        <w:t>Surprisingly,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w:t>
      </w:r>
      <w:ins w:id="21" w:author="Hahn, Matthew" w:date="2023-09-18T13:56:00Z">
        <w:r w:rsidR="0074203E">
          <w:rPr>
            <w:rFonts w:ascii="Times New Roman" w:hAnsi="Times New Roman" w:cs="Times New Roman"/>
            <w:sz w:val="24"/>
            <w:szCs w:val="24"/>
          </w:rPr>
          <w:t>d</w:t>
        </w:r>
      </w:ins>
      <w:r w:rsidR="00761992">
        <w:rPr>
          <w:rFonts w:ascii="Times New Roman" w:hAnsi="Times New Roman" w:cs="Times New Roman"/>
          <w:sz w:val="24"/>
          <w:szCs w:val="24"/>
        </w:rPr>
        <w:t xml:space="preserve"> at this scale</w:t>
      </w:r>
      <w:r w:rsidR="006969A5" w:rsidRPr="00031896">
        <w:rPr>
          <w:rFonts w:ascii="Times New Roman" w:hAnsi="Times New Roman" w:cs="Times New Roman"/>
          <w:sz w:val="24"/>
          <w:szCs w:val="24"/>
        </w:rPr>
        <w:t xml:space="preserve"> (</w:t>
      </w:r>
      <w:r w:rsidR="00D97F51" w:rsidRPr="00031896">
        <w:rPr>
          <w:rFonts w:ascii="Times New Roman" w:hAnsi="Times New Roman" w:cs="Times New Roman"/>
          <w:sz w:val="24"/>
          <w:szCs w:val="24"/>
        </w:rPr>
        <w:t>Fi</w:t>
      </w:r>
      <w:r w:rsidR="006969A5" w:rsidRPr="00031896">
        <w:rPr>
          <w:rFonts w:ascii="Times New Roman" w:hAnsi="Times New Roman" w:cs="Times New Roman"/>
          <w:sz w:val="24"/>
          <w:szCs w:val="24"/>
        </w:rPr>
        <w:t>g</w:t>
      </w:r>
      <w:r w:rsidR="006A7AC9">
        <w:rPr>
          <w:rFonts w:ascii="Times New Roman" w:hAnsi="Times New Roman" w:cs="Times New Roman"/>
          <w:sz w:val="24"/>
          <w:szCs w:val="24"/>
        </w:rPr>
        <w:t xml:space="preserve">. </w:t>
      </w:r>
      <w:r w:rsidR="004E0DDF">
        <w:rPr>
          <w:rFonts w:ascii="Times New Roman" w:hAnsi="Times New Roman" w:cs="Times New Roman"/>
          <w:sz w:val="24"/>
          <w:szCs w:val="24"/>
        </w:rPr>
        <w:t>4</w:t>
      </w:r>
      <w:r w:rsidR="006969A5" w:rsidRPr="00031896">
        <w:rPr>
          <w:rFonts w:ascii="Times New Roman" w:hAnsi="Times New Roman" w:cs="Times New Roman"/>
          <w:sz w:val="24"/>
          <w:szCs w:val="24"/>
        </w:rPr>
        <w:t>).</w:t>
      </w:r>
      <w:r w:rsidR="00E6507A">
        <w:rPr>
          <w:rFonts w:ascii="Times New Roman" w:hAnsi="Times New Roman" w:cs="Times New Roman"/>
          <w:sz w:val="24"/>
          <w:szCs w:val="24"/>
        </w:rPr>
        <w:t xml:space="preserve"> We do, however, find that regions of the genome centered on 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200A45">
        <w:rPr>
          <w:rFonts w:ascii="Times New Roman" w:hAnsi="Times New Roman" w:cs="Times New Roman"/>
          <w:sz w:val="24"/>
          <w:szCs w:val="24"/>
        </w:rPr>
        <w:t>have a significantly slower rate of decay in similarity over genomic distance compared to windows that are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r w:rsidR="00200A45" w:rsidRPr="00BF3D2B">
        <w:rPr>
          <w:rFonts w:ascii="Times New Roman" w:hAnsi="Times New Roman" w:cs="Times New Roman"/>
          <w:sz w:val="24"/>
          <w:szCs w:val="24"/>
        </w:rPr>
        <w:t>Fig</w:t>
      </w:r>
      <w:r w:rsidR="00200A45">
        <w:rPr>
          <w:rFonts w:ascii="Times New Roman" w:hAnsi="Times New Roman" w:cs="Times New Roman"/>
          <w:sz w:val="24"/>
          <w:szCs w:val="24"/>
        </w:rPr>
        <w:t xml:space="preserve">. 5A) and they are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 </w:t>
      </w:r>
      <w:r w:rsidR="006017A7" w:rsidRPr="00200A45">
        <w:rPr>
          <w:rFonts w:ascii="Times New Roman" w:hAnsi="Times New Roman" w:cs="Times New Roman"/>
          <w:sz w:val="24"/>
          <w:szCs w:val="24"/>
        </w:rPr>
        <w:t>Fig</w:t>
      </w:r>
      <w:r w:rsidR="006017A7">
        <w:rPr>
          <w:rFonts w:ascii="Times New Roman" w:hAnsi="Times New Roman" w:cs="Times New Roman"/>
          <w:sz w:val="24"/>
          <w:szCs w:val="24"/>
        </w:rPr>
        <w:t>. 5B). This indicates that regions around hotspots retain a higher degree of phylogenetic similarity than other regions of the genome.</w:t>
      </w:r>
    </w:p>
    <w:p w14:paraId="2A06A6CB" w14:textId="016D46CE" w:rsidR="00047BC0" w:rsidRDefault="001C6851" w:rsidP="000173BB">
      <w:pPr>
        <w:spacing w:after="0"/>
        <w:jc w:val="both"/>
        <w:rPr>
          <w:rFonts w:ascii="Times New Roman" w:hAnsi="Times New Roman" w:cs="Times New Roman"/>
          <w:sz w:val="24"/>
          <w:szCs w:val="24"/>
        </w:rPr>
      </w:pPr>
      <w:r>
        <w:rPr>
          <w:rFonts w:ascii="Times New Roman" w:hAnsi="Times New Roman" w:cs="Times New Roman"/>
          <w:sz w:val="24"/>
          <w:szCs w:val="24"/>
        </w:rPr>
        <w:tab/>
      </w:r>
      <w:r w:rsidR="00941CD1" w:rsidRPr="00031896">
        <w:rPr>
          <w:rFonts w:ascii="Times New Roman" w:hAnsi="Times New Roman" w:cs="Times New Roman"/>
          <w:sz w:val="24"/>
          <w:szCs w:val="24"/>
        </w:rPr>
        <w:t xml:space="preserve">Evolutionary relationships around certain 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annotated</w:t>
      </w:r>
      <w:r w:rsidR="00066FE6">
        <w:rPr>
          <w:rFonts w:ascii="Times New Roman" w:hAnsi="Times New Roman" w:cs="Times New Roman"/>
          <w:sz w:val="24"/>
          <w:szCs w:val="24"/>
        </w:rPr>
        <w:t xml:space="preserve"> protein 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 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proofErr w:type="spellStart"/>
      <w:r w:rsidR="005235A3" w:rsidRPr="00D22A5C">
        <w:rPr>
          <w:rFonts w:ascii="Times New Roman" w:hAnsi="Times New Roman" w:cs="Times New Roman"/>
          <w:i/>
          <w:iCs/>
          <w:sz w:val="24"/>
          <w:szCs w:val="24"/>
        </w:rPr>
        <w:t>d</w:t>
      </w:r>
      <w:r w:rsidR="005235A3">
        <w:rPr>
          <w:rFonts w:ascii="Times New Roman" w:hAnsi="Times New Roman" w:cs="Times New Roman"/>
          <w:i/>
          <w:iCs/>
          <w:sz w:val="24"/>
          <w:szCs w:val="24"/>
        </w:rPr>
        <w:t>N</w:t>
      </w:r>
      <w:proofErr w:type="spellEnd"/>
      <w:r w:rsidR="005235A3">
        <w:rPr>
          <w:rFonts w:ascii="Times New Roman" w:hAnsi="Times New Roman" w:cs="Times New Roman"/>
          <w:sz w:val="24"/>
          <w:szCs w:val="24"/>
        </w:rPr>
        <w:t>/</w:t>
      </w:r>
      <w:proofErr w:type="spellStart"/>
      <w:r w:rsidR="005235A3" w:rsidRPr="00D22A5C">
        <w:rPr>
          <w:rFonts w:ascii="Times New Roman" w:hAnsi="Times New Roman" w:cs="Times New Roman"/>
          <w:i/>
          <w:iCs/>
          <w:sz w:val="24"/>
          <w:szCs w:val="24"/>
        </w:rPr>
        <w:t>d</w:t>
      </w:r>
      <w:r w:rsidR="005235A3">
        <w:rPr>
          <w:rFonts w:ascii="Times New Roman" w:hAnsi="Times New Roman" w:cs="Times New Roman"/>
          <w:i/>
          <w:iCs/>
          <w:sz w:val="24"/>
          <w:szCs w:val="24"/>
        </w:rPr>
        <w:t>S</w:t>
      </w:r>
      <w:proofErr w:type="spellEnd"/>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t xml:space="preserve">out to </w:t>
      </w:r>
      <w:r w:rsidR="00066FE6">
        <w:rPr>
          <w:rFonts w:ascii="Times New Roman" w:hAnsi="Times New Roman" w:cs="Times New Roman"/>
          <w:sz w:val="24"/>
          <w:szCs w:val="24"/>
        </w:rPr>
        <w:t>5</w:t>
      </w:r>
      <w:r w:rsidR="00066FE6" w:rsidRPr="00031896">
        <w:rPr>
          <w:rFonts w:ascii="Times New Roman" w:hAnsi="Times New Roman" w:cs="Times New Roman"/>
          <w:sz w:val="24"/>
          <w:szCs w:val="24"/>
        </w:rPr>
        <w:t xml:space="preserve">Mb </w:t>
      </w:r>
      <w:r w:rsidR="00047BC0" w:rsidRPr="00031896">
        <w:rPr>
          <w:rFonts w:ascii="Times New Roman" w:hAnsi="Times New Roman" w:cs="Times New Roman"/>
          <w:sz w:val="24"/>
          <w:szCs w:val="24"/>
        </w:rPr>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r w:rsidR="00200A45">
        <w:rPr>
          <w:rFonts w:ascii="Times New Roman" w:hAnsi="Times New Roman" w:cs="Times New Roman"/>
          <w:sz w:val="24"/>
          <w:szCs w:val="24"/>
        </w:rPr>
        <w:t xml:space="preserve">We find that the phylogenetic similarity around protein coding genes is </w:t>
      </w:r>
      <w:proofErr w:type="gramStart"/>
      <w:r w:rsidR="00200A45">
        <w:rPr>
          <w:rFonts w:ascii="Times New Roman" w:hAnsi="Times New Roman" w:cs="Times New Roman"/>
          <w:sz w:val="24"/>
          <w:szCs w:val="24"/>
        </w:rPr>
        <w:t>similar to</w:t>
      </w:r>
      <w:proofErr w:type="gramEnd"/>
      <w:r w:rsidR="00200A45">
        <w:rPr>
          <w:rFonts w:ascii="Times New Roman" w:hAnsi="Times New Roman" w:cs="Times New Roman"/>
          <w:sz w:val="24"/>
          <w:szCs w:val="24"/>
        </w:rPr>
        <w:t xml:space="preserve"> that of windows without any genomic features (Fig. 5B</w:t>
      </w:r>
      <w:r w:rsidR="00265EE4">
        <w:rPr>
          <w:rFonts w:ascii="Times New Roman" w:hAnsi="Times New Roman" w:cs="Times New Roman"/>
          <w:sz w:val="24"/>
          <w:szCs w:val="24"/>
        </w:rPr>
        <w:t>)</w:t>
      </w:r>
      <w:r w:rsidR="00200A45">
        <w:rPr>
          <w:rFonts w:ascii="Times New Roman" w:hAnsi="Times New Roman" w:cs="Times New Roman"/>
          <w:sz w:val="24"/>
          <w:szCs w:val="24"/>
        </w:rPr>
        <w:t>, but that this similarity decays more rapidly around genes (</w:t>
      </w:r>
      <w:r w:rsidR="00200A45">
        <w:rPr>
          <w:rFonts w:ascii="Times New Roman" w:hAnsi="Times New Roman" w:cs="Times New Roman"/>
          <w:i/>
          <w:iCs/>
          <w:sz w:val="24"/>
          <w:szCs w:val="24"/>
        </w:rPr>
        <w:t>p</w:t>
      </w:r>
      <w:r w:rsidR="00200A45">
        <w:rPr>
          <w:rFonts w:ascii="Times New Roman" w:hAnsi="Times New Roman" w:cs="Times New Roman"/>
          <w:sz w:val="24"/>
          <w:szCs w:val="24"/>
        </w:rPr>
        <w:t xml:space="preserve"> = </w:t>
      </w:r>
      <w:r w:rsidR="00265EE4">
        <w:rPr>
          <w:rFonts w:ascii="Times New Roman" w:hAnsi="Times New Roman" w:cs="Times New Roman"/>
          <w:sz w:val="24"/>
          <w:szCs w:val="24"/>
        </w:rPr>
        <w:t>6.38e-8</w:t>
      </w:r>
      <w:r w:rsidR="00200A45">
        <w:rPr>
          <w:rFonts w:ascii="Times New Roman" w:hAnsi="Times New Roman" w:cs="Times New Roman"/>
          <w:sz w:val="24"/>
          <w:szCs w:val="24"/>
        </w:rPr>
        <w:t>; Fig. 5A)</w:t>
      </w:r>
      <w:r w:rsidR="00265EE4">
        <w:rPr>
          <w:rFonts w:ascii="Times New Roman" w:hAnsi="Times New Roman" w:cs="Times New Roman"/>
          <w:sz w:val="24"/>
          <w:szCs w:val="24"/>
        </w:rPr>
        <w:t xml:space="preserve">. </w:t>
      </w:r>
      <w:r w:rsidR="006017A7">
        <w:rPr>
          <w:rFonts w:ascii="Times New Roman" w:hAnsi="Times New Roman" w:cs="Times New Roman"/>
          <w:sz w:val="24"/>
          <w:szCs w:val="24"/>
        </w:rPr>
        <w:t xml:space="preserve">Notably, we find the opposite to be true of UCEs, which have </w:t>
      </w:r>
      <w:r w:rsidR="000D344C">
        <w:rPr>
          <w:rFonts w:ascii="Times New Roman" w:hAnsi="Times New Roman" w:cs="Times New Roman"/>
          <w:sz w:val="24"/>
          <w:szCs w:val="24"/>
        </w:rPr>
        <w:t>immediately adjacent</w:t>
      </w:r>
      <w:r w:rsidR="006017A7">
        <w:rPr>
          <w:rFonts w:ascii="Times New Roman" w:hAnsi="Times New Roman" w:cs="Times New Roman"/>
          <w:sz w:val="24"/>
          <w:szCs w:val="24"/>
        </w:rPr>
        <w:t xml:space="preserve"> regions that are much more similar than regions surrounding other features like 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and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as well as windows that do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r w:rsidR="006017A7">
        <w:rPr>
          <w:rFonts w:ascii="Times New Roman" w:hAnsi="Times New Roman" w:cs="Times New Roman"/>
          <w:sz w:val="24"/>
          <w:szCs w:val="24"/>
        </w:rPr>
        <w:t>Fig. 5B)</w:t>
      </w:r>
      <w:r w:rsidR="00455BDD">
        <w:rPr>
          <w:rFonts w:ascii="Times New Roman" w:hAnsi="Times New Roman" w:cs="Times New Roman"/>
          <w:sz w:val="24"/>
          <w:szCs w:val="24"/>
        </w:rPr>
        <w:t xml:space="preserve"> while decaying at roughly equivalent rates</w:t>
      </w:r>
      <w:r w:rsidR="008A4AF9">
        <w:rPr>
          <w:rFonts w:ascii="Times New Roman" w:hAnsi="Times New Roman" w:cs="Times New Roman"/>
          <w:sz w:val="24"/>
          <w:szCs w:val="24"/>
        </w:rPr>
        <w:t xml:space="preserve"> as these features</w:t>
      </w:r>
      <w:r w:rsidR="00455BDD">
        <w:rPr>
          <w:rFonts w:ascii="Times New Roman" w:hAnsi="Times New Roman" w:cs="Times New Roman"/>
          <w:sz w:val="24"/>
          <w:szCs w:val="24"/>
        </w:rPr>
        <w:t xml:space="preserve"> with</w:t>
      </w:r>
      <w:r w:rsidR="008A4AF9">
        <w:rPr>
          <w:rFonts w:ascii="Times New Roman" w:hAnsi="Times New Roman" w:cs="Times New Roman"/>
          <w:sz w:val="24"/>
          <w:szCs w:val="24"/>
        </w:rPr>
        <w:t xml:space="preserve"> increasing</w:t>
      </w:r>
      <w:r w:rsidR="00455BDD">
        <w:rPr>
          <w:rFonts w:ascii="Times New Roman" w:hAnsi="Times New Roman" w:cs="Times New Roman"/>
          <w:sz w:val="24"/>
          <w:szCs w:val="24"/>
        </w:rPr>
        <w:t xml:space="preserve"> genomic distance</w:t>
      </w:r>
      <w:r w:rsidR="00265EE4">
        <w:rPr>
          <w:rFonts w:ascii="Times New Roman" w:hAnsi="Times New Roman" w:cs="Times New Roman"/>
          <w:sz w:val="24"/>
          <w:szCs w:val="24"/>
        </w:rPr>
        <w:t xml:space="preserve"> (Fig. 5A)</w:t>
      </w:r>
      <w:r w:rsidR="00455BDD">
        <w:rPr>
          <w:rFonts w:ascii="Times New Roman" w:hAnsi="Times New Roman" w:cs="Times New Roman"/>
          <w:sz w:val="24"/>
          <w:szCs w:val="24"/>
        </w:rPr>
        <w:t>. In other words, regions around recombination hotspots have unexpectedly high phylogenetic similarity farther away from the hotspot while regions immediately surrounding UCE</w:t>
      </w:r>
      <w:del w:id="22" w:author="Hahn, Matthew" w:date="2023-09-18T13:56:00Z">
        <w:r w:rsidR="00455BDD" w:rsidDel="0074203E">
          <w:rPr>
            <w:rFonts w:ascii="Times New Roman" w:hAnsi="Times New Roman" w:cs="Times New Roman"/>
            <w:sz w:val="24"/>
            <w:szCs w:val="24"/>
          </w:rPr>
          <w:delText>’</w:delText>
        </w:r>
      </w:del>
      <w:r w:rsidR="00455BDD">
        <w:rPr>
          <w:rFonts w:ascii="Times New Roman" w:hAnsi="Times New Roman" w:cs="Times New Roman"/>
          <w:sz w:val="24"/>
          <w:szCs w:val="24"/>
        </w:rPr>
        <w:t>s have unexpectedly high phylogenetic similarity</w:t>
      </w:r>
      <w:r w:rsidR="008A4AF9">
        <w:rPr>
          <w:rFonts w:ascii="Times New Roman" w:hAnsi="Times New Roman" w:cs="Times New Roman"/>
          <w:sz w:val="24"/>
          <w:szCs w:val="24"/>
        </w:rPr>
        <w:t xml:space="preserve"> both in the immediately adjacent regions and</w:t>
      </w:r>
      <w:r w:rsidR="00455BDD">
        <w:rPr>
          <w:rFonts w:ascii="Times New Roman" w:hAnsi="Times New Roman" w:cs="Times New Roman"/>
          <w:sz w:val="24"/>
          <w:szCs w:val="24"/>
        </w:rPr>
        <w:t xml:space="preserve"> over long distances. We </w:t>
      </w:r>
      <w:r w:rsidR="00455BDD">
        <w:rPr>
          <w:rFonts w:ascii="Times New Roman" w:hAnsi="Times New Roman" w:cs="Times New Roman"/>
          <w:sz w:val="24"/>
          <w:szCs w:val="24"/>
        </w:rPr>
        <w:lastRenderedPageBreak/>
        <w:t>also find that the 10kb windows centered on most features differ in how similar they are to the species tree as inferred from coding genes</w:t>
      </w:r>
      <w:r w:rsidR="00265EE4">
        <w:rPr>
          <w:rFonts w:ascii="Times New Roman" w:hAnsi="Times New Roman" w:cs="Times New Roman"/>
          <w:sz w:val="24"/>
          <w:szCs w:val="24"/>
        </w:rPr>
        <w:t xml:space="preserve"> or UCEs alone</w:t>
      </w:r>
      <w:r w:rsidR="00455BDD">
        <w:rPr>
          <w:rFonts w:ascii="Times New Roman" w:hAnsi="Times New Roman" w:cs="Times New Roman"/>
          <w:sz w:val="24"/>
          <w:szCs w:val="24"/>
        </w:rPr>
        <w:t xml:space="preserve">. All features </w:t>
      </w:r>
      <w:r w:rsidR="009D5626">
        <w:rPr>
          <w:rFonts w:ascii="Times New Roman" w:hAnsi="Times New Roman" w:cs="Times New Roman"/>
          <w:sz w:val="24"/>
          <w:szCs w:val="24"/>
        </w:rPr>
        <w:t xml:space="preserve">except </w:t>
      </w:r>
      <w:r w:rsidR="00265EE4">
        <w:rPr>
          <w:rFonts w:ascii="Times New Roman" w:hAnsi="Times New Roman" w:cs="Times New Roman"/>
          <w:sz w:val="24"/>
          <w:szCs w:val="24"/>
        </w:rPr>
        <w:t>recombination hotspots</w:t>
      </w:r>
      <w:r w:rsidR="009D5626">
        <w:rPr>
          <w:rFonts w:ascii="Times New Roman" w:hAnsi="Times New Roman" w:cs="Times New Roman"/>
          <w:sz w:val="24"/>
          <w:szCs w:val="24"/>
        </w:rPr>
        <w:t xml:space="preserve"> are more </w:t>
      </w:r>
      <w:proofErr w:type="gramStart"/>
      <w:r w:rsidR="00455BDD">
        <w:rPr>
          <w:rFonts w:ascii="Times New Roman" w:hAnsi="Times New Roman" w:cs="Times New Roman"/>
          <w:sz w:val="24"/>
          <w:szCs w:val="24"/>
        </w:rPr>
        <w:t>similar to</w:t>
      </w:r>
      <w:proofErr w:type="gramEnd"/>
      <w:r w:rsidR="00455BDD">
        <w:rPr>
          <w:rFonts w:ascii="Times New Roman" w:hAnsi="Times New Roman" w:cs="Times New Roman"/>
          <w:sz w:val="24"/>
          <w:szCs w:val="24"/>
        </w:rPr>
        <w:t xml:space="preserve"> the species tree on average than windows that contain no features, while UCEs are more similar to the species tree than when compared to any other feature (Fig. 5C). </w:t>
      </w:r>
      <w:r w:rsidR="00401342">
        <w:rPr>
          <w:rFonts w:ascii="Times New Roman" w:hAnsi="Times New Roman" w:cs="Times New Roman"/>
          <w:sz w:val="24"/>
          <w:szCs w:val="24"/>
        </w:rPr>
        <w:t xml:space="preserve">We also note that positively selected genes are significantly more </w:t>
      </w:r>
      <w:proofErr w:type="gramStart"/>
      <w:r w:rsidR="00401342">
        <w:rPr>
          <w:rFonts w:ascii="Times New Roman" w:hAnsi="Times New Roman" w:cs="Times New Roman"/>
          <w:sz w:val="24"/>
          <w:szCs w:val="24"/>
        </w:rPr>
        <w:t>similar to</w:t>
      </w:r>
      <w:proofErr w:type="gramEnd"/>
      <w:r w:rsidR="00401342">
        <w:rPr>
          <w:rFonts w:ascii="Times New Roman" w:hAnsi="Times New Roman" w:cs="Times New Roman"/>
          <w:sz w:val="24"/>
          <w:szCs w:val="24"/>
        </w:rPr>
        <w:t xml:space="preserve"> the species tree than recombination hotspots</w:t>
      </w:r>
      <w:r w:rsidR="006758AC">
        <w:rPr>
          <w:rFonts w:ascii="Times New Roman" w:hAnsi="Times New Roman" w:cs="Times New Roman"/>
          <w:sz w:val="24"/>
          <w:szCs w:val="24"/>
        </w:rPr>
        <w:t>, and genes, whether positively selected for or not, are equally similar to the species tree inferred from them</w:t>
      </w:r>
      <w:r w:rsidR="00401342">
        <w:rPr>
          <w:rFonts w:ascii="Times New Roman" w:hAnsi="Times New Roman" w:cs="Times New Roman"/>
          <w:sz w:val="24"/>
          <w:szCs w:val="24"/>
        </w:rPr>
        <w:t xml:space="preserve"> (Fig. 5C). </w:t>
      </w:r>
    </w:p>
    <w:p w14:paraId="40CD7400" w14:textId="77777777" w:rsidR="00753CF0" w:rsidRPr="00753CF0" w:rsidRDefault="00753CF0" w:rsidP="00F413E3">
      <w:pPr>
        <w:spacing w:after="0"/>
        <w:jc w:val="both"/>
        <w:rPr>
          <w:rFonts w:ascii="Times New Roman" w:hAnsi="Times New Roman" w:cs="Times New Roman"/>
          <w:sz w:val="24"/>
          <w:szCs w:val="24"/>
        </w:rPr>
      </w:pPr>
    </w:p>
    <w:p w14:paraId="71D57173" w14:textId="168307B1" w:rsidR="00805723" w:rsidRPr="00031896" w:rsidRDefault="00047BC0" w:rsidP="00F413E3">
      <w:pPr>
        <w:pStyle w:val="Heading2"/>
        <w:spacing w:after="0"/>
      </w:pPr>
      <w:r>
        <w:t>Consequences of t</w:t>
      </w:r>
      <w:r w:rsidR="00FD0B8D" w:rsidRPr="00031896">
        <w:t xml:space="preserve">ree </w:t>
      </w:r>
      <w:r>
        <w:t>mis</w:t>
      </w:r>
      <w:r w:rsidR="00FD0B8D" w:rsidRPr="00031896">
        <w:t xml:space="preserve">specification </w:t>
      </w:r>
      <w:r>
        <w:t xml:space="preserve">on </w:t>
      </w:r>
      <w:r w:rsidR="00FD0B8D" w:rsidRPr="00031896">
        <w:t>analyses</w:t>
      </w:r>
      <w:r>
        <w:t xml:space="preserve"> of </w:t>
      </w:r>
      <w:r w:rsidR="00F232E6">
        <w:t xml:space="preserve">molecular </w:t>
      </w:r>
      <w:r>
        <w:t>evolution</w:t>
      </w:r>
    </w:p>
    <w:p w14:paraId="1FA8AA82" w14:textId="107C2DF0" w:rsidR="00AF2A6F" w:rsidRDefault="00D260B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Given that tree similarity decreases as a function of genomic distance, we next</w:t>
      </w:r>
      <w:r w:rsidR="006F4021">
        <w:rPr>
          <w:rFonts w:ascii="Times New Roman" w:hAnsi="Times New Roman" w:cs="Times New Roman"/>
          <w:sz w:val="24"/>
          <w:szCs w:val="24"/>
        </w:rPr>
        <w:t xml:space="preserve"> examined </w:t>
      </w:r>
      <w:r w:rsidRPr="00031896">
        <w:rPr>
          <w:rFonts w:ascii="Times New Roman" w:hAnsi="Times New Roman" w:cs="Times New Roman"/>
          <w:sz w:val="24"/>
          <w:szCs w:val="24"/>
        </w:rPr>
        <w:t>how this relate</w:t>
      </w:r>
      <w:r w:rsidR="007E3690">
        <w:rPr>
          <w:rFonts w:ascii="Times New Roman" w:hAnsi="Times New Roman" w:cs="Times New Roman"/>
          <w:sz w:val="24"/>
          <w:szCs w:val="24"/>
        </w:rPr>
        <w:t>s</w:t>
      </w:r>
      <w:r w:rsidRPr="00031896">
        <w:rPr>
          <w:rFonts w:ascii="Times New Roman" w:hAnsi="Times New Roman" w:cs="Times New Roman"/>
          <w:sz w:val="24"/>
          <w:szCs w:val="24"/>
        </w:rPr>
        <w:t xml:space="preserve"> to </w:t>
      </w:r>
      <w:r w:rsidR="00047BC0">
        <w:rPr>
          <w:rFonts w:ascii="Times New Roman" w:hAnsi="Times New Roman" w:cs="Times New Roman"/>
          <w:sz w:val="24"/>
          <w:szCs w:val="24"/>
        </w:rPr>
        <w:t xml:space="preserve">the evolution of </w:t>
      </w:r>
      <w:r w:rsidRPr="00031896">
        <w:rPr>
          <w:rFonts w:ascii="Times New Roman" w:hAnsi="Times New Roman" w:cs="Times New Roman"/>
          <w:sz w:val="24"/>
          <w:szCs w:val="24"/>
        </w:rPr>
        <w:t xml:space="preserve">protein coding sequences. Among a set of </w:t>
      </w:r>
      <w:r w:rsidR="005C7E8D">
        <w:rPr>
          <w:rFonts w:ascii="Times New Roman" w:hAnsi="Times New Roman" w:cs="Times New Roman"/>
          <w:sz w:val="24"/>
          <w:szCs w:val="24"/>
        </w:rPr>
        <w:t xml:space="preserve">22,261 </w:t>
      </w:r>
      <w:r w:rsidRPr="00031896">
        <w:rPr>
          <w:rFonts w:ascii="Times New Roman" w:hAnsi="Times New Roman" w:cs="Times New Roman"/>
          <w:sz w:val="24"/>
          <w:szCs w:val="24"/>
        </w:rPr>
        <w:t xml:space="preserve">protein coding transcripts annotated from the </w:t>
      </w:r>
      <w:r w:rsidR="00B30752" w:rsidRPr="00D4662B">
        <w:rPr>
          <w:rFonts w:ascii="Times New Roman" w:hAnsi="Times New Roman" w:cs="Times New Roman"/>
          <w:i/>
          <w:sz w:val="24"/>
          <w:szCs w:val="24"/>
        </w:rPr>
        <w:t>M. musculus</w:t>
      </w:r>
      <w:r w:rsidR="00B30752" w:rsidRPr="00237D7D">
        <w:rPr>
          <w:rFonts w:ascii="Times New Roman" w:hAnsi="Times New Roman" w:cs="Times New Roman"/>
          <w:sz w:val="24"/>
          <w:szCs w:val="24"/>
        </w:rPr>
        <w:t xml:space="preserve"> </w:t>
      </w:r>
      <w:r w:rsidRPr="00031896">
        <w:rPr>
          <w:rFonts w:ascii="Times New Roman" w:hAnsi="Times New Roman" w:cs="Times New Roman"/>
          <w:sz w:val="24"/>
          <w:szCs w:val="24"/>
        </w:rPr>
        <w:t>genome, we calculate</w:t>
      </w:r>
      <w:r w:rsidR="007E3690">
        <w:rPr>
          <w:rFonts w:ascii="Times New Roman" w:hAnsi="Times New Roman" w:cs="Times New Roman"/>
          <w:sz w:val="24"/>
          <w:szCs w:val="24"/>
        </w:rPr>
        <w:t>d</w:t>
      </w:r>
      <w:r w:rsidRPr="00031896">
        <w:rPr>
          <w:rFonts w:ascii="Times New Roman" w:hAnsi="Times New Roman" w:cs="Times New Roman"/>
          <w:sz w:val="24"/>
          <w:szCs w:val="24"/>
        </w:rPr>
        <w:t xml:space="preserve"> that the average distance between the start and end of the coding sequence </w:t>
      </w:r>
      <w:r w:rsidR="00120CAA">
        <w:rPr>
          <w:rFonts w:ascii="Times New Roman" w:hAnsi="Times New Roman" w:cs="Times New Roman"/>
          <w:sz w:val="24"/>
          <w:szCs w:val="24"/>
        </w:rPr>
        <w:t>wa</w:t>
      </w:r>
      <w:r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t>
      </w:r>
      <w:proofErr w:type="spellStart"/>
      <w:r w:rsidR="00023CCC" w:rsidRPr="00031896">
        <w:rPr>
          <w:rFonts w:ascii="Times New Roman" w:hAnsi="Times New Roman" w:cs="Times New Roman"/>
          <w:sz w:val="24"/>
          <w:szCs w:val="24"/>
        </w:rPr>
        <w:t>wRF</w:t>
      </w:r>
      <w:proofErr w:type="spellEnd"/>
      <w:r w:rsidR="00023CCC" w:rsidRPr="00031896">
        <w:rPr>
          <w:rFonts w:ascii="Times New Roman" w:hAnsi="Times New Roman" w:cs="Times New Roman"/>
          <w:sz w:val="24"/>
          <w:szCs w:val="24"/>
        </w:rPr>
        <w:t xml:space="preserve"> units)</w:t>
      </w:r>
      <w:r w:rsidR="00AF2A6F" w:rsidRPr="00031896">
        <w:rPr>
          <w:rFonts w:ascii="Times New Roman" w:hAnsi="Times New Roman" w:cs="Times New Roman"/>
          <w:sz w:val="24"/>
          <w:szCs w:val="24"/>
        </w:rPr>
        <w:t xml:space="preserve">, meaning </w:t>
      </w:r>
      <w:r w:rsidR="00120CAA">
        <w:rPr>
          <w:rFonts w:ascii="Times New Roman" w:hAnsi="Times New Roman" w:cs="Times New Roman"/>
          <w:sz w:val="24"/>
          <w:szCs w:val="24"/>
        </w:rPr>
        <w:t>that the phylogenetic history of individual genes may often contain phylogenetic discordance</w:t>
      </w:r>
      <w:r w:rsidR="00E900C6">
        <w:rPr>
          <w:rFonts w:ascii="Times New Roman" w:hAnsi="Times New Roman" w:cs="Times New Roman"/>
          <w:sz w:val="24"/>
          <w:szCs w:val="24"/>
        </w:rPr>
        <w:t xml:space="preserve"> </w:t>
      </w:r>
      <w:commentRangeStart w:id="23"/>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(Mendes and Hahn 2016)</w:t>
      </w:r>
      <w:r w:rsidR="00E900C6">
        <w:rPr>
          <w:rFonts w:ascii="Times New Roman" w:hAnsi="Times New Roman" w:cs="Times New Roman"/>
          <w:sz w:val="24"/>
          <w:szCs w:val="24"/>
        </w:rPr>
        <w:fldChar w:fldCharType="end"/>
      </w:r>
      <w:commentRangeEnd w:id="23"/>
      <w:r w:rsidR="0074203E">
        <w:rPr>
          <w:rStyle w:val="CommentReference"/>
        </w:rPr>
        <w:commentReference w:id="23"/>
      </w:r>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E977A7" w:rsidRPr="00031896">
        <w:rPr>
          <w:rFonts w:ascii="Times New Roman" w:hAnsi="Times New Roman" w:cs="Times New Roman"/>
          <w:sz w:val="24"/>
          <w:szCs w:val="24"/>
        </w:rPr>
        <w:t xml:space="preserve"> histories.</w:t>
      </w:r>
    </w:p>
    <w:p w14:paraId="71C8106E" w14:textId="1E023B59"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507C40">
        <w:rPr>
          <w:rFonts w:ascii="Times New Roman" w:hAnsi="Times New Roman" w:cs="Times New Roman"/>
          <w:sz w:val="24"/>
          <w:szCs w:val="24"/>
        </w:rPr>
        <w:t xml:space="preserve">With knowledge of how </w:t>
      </w:r>
      <w:r w:rsidR="00352DEE">
        <w:rPr>
          <w:rFonts w:ascii="Times New Roman" w:hAnsi="Times New Roman" w:cs="Times New Roman"/>
          <w:sz w:val="24"/>
          <w:szCs w:val="24"/>
        </w:rPr>
        <w:t xml:space="preserve">tree similarity varies </w:t>
      </w:r>
      <w:r w:rsidR="00507C40">
        <w:rPr>
          <w:rFonts w:ascii="Times New Roman" w:hAnsi="Times New Roman" w:cs="Times New Roman"/>
          <w:sz w:val="24"/>
          <w:szCs w:val="24"/>
        </w:rPr>
        <w:t>across t</w:t>
      </w:r>
      <w:r w:rsidR="00352DEE">
        <w:rPr>
          <w:rFonts w:ascii="Times New Roman" w:hAnsi="Times New Roman" w:cs="Times New Roman"/>
          <w:sz w:val="24"/>
          <w:szCs w:val="24"/>
        </w:rPr>
        <w:t xml:space="preserve">he genome, 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proofErr w:type="spellStart"/>
      <w:r w:rsidR="00D453F8" w:rsidRPr="00D22A5C">
        <w:rPr>
          <w:rFonts w:ascii="Times New Roman" w:hAnsi="Times New Roman" w:cs="Times New Roman"/>
          <w:i/>
          <w:iCs/>
          <w:sz w:val="24"/>
          <w:szCs w:val="24"/>
        </w:rPr>
        <w:t>d</w:t>
      </w:r>
      <w:r w:rsidR="00D453F8">
        <w:rPr>
          <w:rFonts w:ascii="Times New Roman" w:hAnsi="Times New Roman" w:cs="Times New Roman"/>
          <w:i/>
          <w:iCs/>
          <w:sz w:val="24"/>
          <w:szCs w:val="24"/>
        </w:rPr>
        <w:t>N</w:t>
      </w:r>
      <w:proofErr w:type="spellEnd"/>
      <w:r w:rsidR="00D453F8">
        <w:rPr>
          <w:rFonts w:ascii="Times New Roman" w:hAnsi="Times New Roman" w:cs="Times New Roman"/>
          <w:sz w:val="24"/>
          <w:szCs w:val="24"/>
        </w:rPr>
        <w:t>/</w:t>
      </w:r>
      <w:proofErr w:type="spellStart"/>
      <w:r w:rsidR="00D453F8" w:rsidRPr="00D22A5C">
        <w:rPr>
          <w:rFonts w:ascii="Times New Roman" w:hAnsi="Times New Roman" w:cs="Times New Roman"/>
          <w:i/>
          <w:iCs/>
          <w:sz w:val="24"/>
          <w:szCs w:val="24"/>
        </w:rPr>
        <w:t>d</w:t>
      </w:r>
      <w:r w:rsidR="00D453F8">
        <w:rPr>
          <w:rFonts w:ascii="Times New Roman" w:hAnsi="Times New Roman" w:cs="Times New Roman"/>
          <w:i/>
          <w:iCs/>
          <w:sz w:val="24"/>
          <w:szCs w:val="24"/>
        </w:rPr>
        <w:t>S</w:t>
      </w:r>
      <w:proofErr w:type="spellEnd"/>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w:t>
      </w:r>
      <w:r w:rsidR="006C1351">
        <w:rPr>
          <w:rFonts w:ascii="Times New Roman" w:hAnsi="Times New Roman" w:cs="Times New Roman"/>
          <w:sz w:val="24"/>
          <w:szCs w:val="24"/>
        </w:rPr>
        <w:t xml:space="preserve">still </w:t>
      </w:r>
      <w:r w:rsidR="00352DEE">
        <w:rPr>
          <w:rFonts w:ascii="Times New Roman" w:hAnsi="Times New Roman" w:cs="Times New Roman"/>
          <w:sz w:val="24"/>
          <w:szCs w:val="24"/>
        </w:rPr>
        <w:t xml:space="preserve">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BUSTED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900C6">
        <w:rPr>
          <w:rFonts w:ascii="Times New Roman" w:hAnsi="Times New Roman" w:cs="Times New Roman"/>
          <w:sz w:val="24"/>
          <w:szCs w:val="24"/>
        </w:rPr>
        <w:instrText xml:space="preserve"> ADDIN EN.CITE </w:instrTex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900C6">
        <w:rPr>
          <w:rFonts w:ascii="Times New Roman" w:hAnsi="Times New Roman" w:cs="Times New Roman"/>
          <w:sz w:val="24"/>
          <w:szCs w:val="24"/>
        </w:rPr>
        <w:instrText xml:space="preserve"> ADDIN EN.CITE.DATA </w:instrText>
      </w:r>
      <w:r w:rsidR="00E900C6">
        <w:rPr>
          <w:rFonts w:ascii="Times New Roman" w:hAnsi="Times New Roman" w:cs="Times New Roman"/>
          <w:sz w:val="24"/>
          <w:szCs w:val="24"/>
        </w:rPr>
      </w:r>
      <w:r w:rsidR="00E900C6">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and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aBSREL</w:t>
      </w:r>
      <w:proofErr w:type="spellEnd"/>
      <w:r w:rsidR="00352DEE">
        <w:rPr>
          <w:rFonts w:ascii="Times New Roman" w:hAnsi="Times New Roman" w:cs="Times New Roman"/>
          <w:sz w:val="24"/>
          <w:szCs w:val="24"/>
        </w:rPr>
        <w:t xml:space="preserve">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E900C6">
        <w:rPr>
          <w:rFonts w:ascii="Times New Roman" w:hAnsi="Times New Roman" w:cs="Times New Roman"/>
          <w:sz w:val="24"/>
          <w:szCs w:val="24"/>
        </w:rPr>
        <w:instrText xml:space="preserve"> ADDIN EN.CITE </w:instrTex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E900C6">
        <w:rPr>
          <w:rFonts w:ascii="Times New Roman" w:hAnsi="Times New Roman" w:cs="Times New Roman"/>
          <w:sz w:val="24"/>
          <w:szCs w:val="24"/>
        </w:rPr>
        <w:instrText xml:space="preserve"> ADDIN EN.CITE.DATA </w:instrText>
      </w:r>
      <w:r w:rsidR="00E900C6">
        <w:rPr>
          <w:rFonts w:ascii="Times New Roman" w:hAnsi="Times New Roman" w:cs="Times New Roman"/>
          <w:sz w:val="24"/>
          <w:szCs w:val="24"/>
        </w:rPr>
      </w:r>
      <w:r w:rsidR="00E900C6">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(Smith et al. 2015a)</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r w:rsidR="00114EEF">
        <w:rPr>
          <w:rFonts w:ascii="Times New Roman" w:hAnsi="Times New Roman" w:cs="Times New Roman"/>
          <w:sz w:val="24"/>
          <w:szCs w:val="24"/>
        </w:rPr>
        <w:t xml:space="preserve">We </w:t>
      </w:r>
      <w:r w:rsidR="00F55350">
        <w:rPr>
          <w:rFonts w:ascii="Times New Roman" w:hAnsi="Times New Roman" w:cs="Times New Roman"/>
          <w:sz w:val="24"/>
          <w:szCs w:val="24"/>
        </w:rPr>
        <w:t>found evidence that tree misspecification likely induces both</w:t>
      </w:r>
      <w:r w:rsidR="00C760E7">
        <w:rPr>
          <w:rFonts w:ascii="Times New Roman" w:hAnsi="Times New Roman" w:cs="Times New Roman"/>
          <w:sz w:val="24"/>
          <w:szCs w:val="24"/>
        </w:rPr>
        <w:t xml:space="preserve"> false positive</w:t>
      </w:r>
      <w:r w:rsidR="00F55350">
        <w:rPr>
          <w:rFonts w:ascii="Times New Roman" w:hAnsi="Times New Roman" w:cs="Times New Roman"/>
          <w:sz w:val="24"/>
          <w:szCs w:val="24"/>
        </w:rPr>
        <w:t xml:space="preserve"> </w:t>
      </w:r>
      <w:r w:rsidR="00C760E7">
        <w:rPr>
          <w:rFonts w:ascii="Times New Roman" w:hAnsi="Times New Roman" w:cs="Times New Roman"/>
          <w:sz w:val="24"/>
          <w:szCs w:val="24"/>
        </w:rPr>
        <w:t>(</w:t>
      </w:r>
      <w:r w:rsidR="00F55350">
        <w:rPr>
          <w:rFonts w:ascii="Times New Roman" w:hAnsi="Times New Roman" w:cs="Times New Roman"/>
          <w:sz w:val="24"/>
          <w:szCs w:val="24"/>
        </w:rPr>
        <w:t>type I</w:t>
      </w:r>
      <w:r w:rsidR="00C760E7">
        <w:rPr>
          <w:rFonts w:ascii="Times New Roman" w:hAnsi="Times New Roman" w:cs="Times New Roman"/>
          <w:sz w:val="24"/>
          <w:szCs w:val="24"/>
        </w:rPr>
        <w:t xml:space="preserve">) and false negative </w:t>
      </w:r>
      <w:r w:rsidR="00F55350">
        <w:rPr>
          <w:rFonts w:ascii="Times New Roman" w:hAnsi="Times New Roman" w:cs="Times New Roman"/>
          <w:sz w:val="24"/>
          <w:szCs w:val="24"/>
        </w:rPr>
        <w:t>(type II</w:t>
      </w:r>
      <w:r w:rsidR="00C760E7">
        <w:rPr>
          <w:rFonts w:ascii="Times New Roman" w:hAnsi="Times New Roman" w:cs="Times New Roman"/>
          <w:sz w:val="24"/>
          <w:szCs w:val="24"/>
        </w:rPr>
        <w:t>)</w:t>
      </w:r>
      <w:r w:rsidR="00F55350">
        <w:rPr>
          <w:rFonts w:ascii="Times New Roman" w:hAnsi="Times New Roman" w:cs="Times New Roman"/>
          <w:sz w:val="24"/>
          <w:szCs w:val="24"/>
        </w:rPr>
        <w:t xml:space="preserve"> error</w:t>
      </w:r>
      <w:r w:rsidR="00644A53">
        <w:rPr>
          <w:rFonts w:ascii="Times New Roman" w:hAnsi="Times New Roman" w:cs="Times New Roman"/>
          <w:sz w:val="24"/>
          <w:szCs w:val="24"/>
        </w:rPr>
        <w:t>s</w:t>
      </w:r>
      <w:r w:rsidR="00F55350">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For example, m</w:t>
      </w:r>
      <w:r w:rsidR="00114EEF">
        <w:rPr>
          <w:rFonts w:ascii="Times New Roman" w:hAnsi="Times New Roman" w:cs="Times New Roman"/>
          <w:sz w:val="24"/>
          <w:szCs w:val="24"/>
        </w:rPr>
        <w:t xml:space="preserve">any genes </w:t>
      </w:r>
      <w:r w:rsidR="00F55350">
        <w:rPr>
          <w:rFonts w:ascii="Times New Roman" w:hAnsi="Times New Roman" w:cs="Times New Roman"/>
          <w:sz w:val="24"/>
          <w:szCs w:val="24"/>
        </w:rPr>
        <w:t>we</w:t>
      </w:r>
      <w:r w:rsidR="00114EEF">
        <w:rPr>
          <w:rFonts w:ascii="Times New Roman" w:hAnsi="Times New Roman" w:cs="Times New Roman"/>
          <w:sz w:val="24"/>
          <w:szCs w:val="24"/>
        </w:rPr>
        <w:t xml:space="preserve">re inferred as having experienced positive </w:t>
      </w:r>
      <w:r w:rsidR="00F55350">
        <w:rPr>
          <w:rFonts w:ascii="Times New Roman" w:hAnsi="Times New Roman" w:cs="Times New Roman"/>
          <w:sz w:val="24"/>
          <w:szCs w:val="24"/>
        </w:rPr>
        <w:t>direction</w:t>
      </w:r>
      <w:r w:rsidR="00644A53">
        <w:rPr>
          <w:rFonts w:ascii="Times New Roman" w:hAnsi="Times New Roman" w:cs="Times New Roman"/>
          <w:sz w:val="24"/>
          <w:szCs w:val="24"/>
        </w:rPr>
        <w:t>al</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 xml:space="preserve">selection when using </w:t>
      </w:r>
      <w:r w:rsidR="00F55350">
        <w:rPr>
          <w:rFonts w:ascii="Times New Roman" w:hAnsi="Times New Roman" w:cs="Times New Roman"/>
          <w:sz w:val="24"/>
          <w:szCs w:val="24"/>
        </w:rPr>
        <w:t>a single</w:t>
      </w:r>
      <w:r w:rsidR="00114EEF">
        <w:rPr>
          <w:rFonts w:ascii="Times New Roman" w:hAnsi="Times New Roman" w:cs="Times New Roman"/>
          <w:sz w:val="24"/>
          <w:szCs w:val="24"/>
        </w:rPr>
        <w:t xml:space="preserve"> </w:t>
      </w:r>
      <w:r w:rsidR="00F55350">
        <w:rPr>
          <w:rFonts w:ascii="Times New Roman" w:hAnsi="Times New Roman" w:cs="Times New Roman"/>
          <w:sz w:val="24"/>
          <w:szCs w:val="24"/>
        </w:rPr>
        <w:t xml:space="preserve">species </w:t>
      </w:r>
      <w:r w:rsidR="00114EEF">
        <w:rPr>
          <w:rFonts w:ascii="Times New Roman" w:hAnsi="Times New Roman" w:cs="Times New Roman"/>
          <w:sz w:val="24"/>
          <w:szCs w:val="24"/>
        </w:rPr>
        <w:t>tree</w:t>
      </w:r>
      <w:r w:rsidR="00F55350">
        <w:rPr>
          <w:rFonts w:ascii="Times New Roman" w:hAnsi="Times New Roman" w:cs="Times New Roman"/>
          <w:sz w:val="24"/>
          <w:szCs w:val="24"/>
        </w:rPr>
        <w:t>,</w:t>
      </w:r>
      <w:r w:rsidR="00114EEF">
        <w:rPr>
          <w:rFonts w:ascii="Times New Roman" w:hAnsi="Times New Roman" w:cs="Times New Roman"/>
          <w:sz w:val="24"/>
          <w:szCs w:val="24"/>
        </w:rPr>
        <w:t xml:space="preserve"> but not when using </w:t>
      </w:r>
      <w:r w:rsidR="00F55350">
        <w:rPr>
          <w:rFonts w:ascii="Times New Roman" w:hAnsi="Times New Roman" w:cs="Times New Roman"/>
          <w:sz w:val="24"/>
          <w:szCs w:val="24"/>
        </w:rPr>
        <w:t xml:space="preserve">local </w:t>
      </w:r>
      <w:r w:rsidR="00114EEF">
        <w:rPr>
          <w:rFonts w:ascii="Times New Roman" w:hAnsi="Times New Roman" w:cs="Times New Roman"/>
          <w:sz w:val="24"/>
          <w:szCs w:val="24"/>
        </w:rPr>
        <w:t>gene trees and vice versa (Fig</w:t>
      </w:r>
      <w:r w:rsidR="009713C6">
        <w:rPr>
          <w:rFonts w:ascii="Times New Roman" w:hAnsi="Times New Roman" w:cs="Times New Roman"/>
          <w:sz w:val="24"/>
          <w:szCs w:val="24"/>
        </w:rPr>
        <w:t>.</w:t>
      </w:r>
      <w:r w:rsidR="00114EEF">
        <w:rPr>
          <w:rFonts w:ascii="Times New Roman" w:hAnsi="Times New Roman" w:cs="Times New Roman"/>
          <w:sz w:val="24"/>
          <w:szCs w:val="24"/>
        </w:rPr>
        <w:t xml:space="preserve"> </w:t>
      </w:r>
      <w:r w:rsidR="004E0DDF">
        <w:rPr>
          <w:rFonts w:ascii="Times New Roman" w:hAnsi="Times New Roman" w:cs="Times New Roman"/>
          <w:sz w:val="24"/>
          <w:szCs w:val="24"/>
        </w:rPr>
        <w:t>6</w:t>
      </w:r>
      <w:r w:rsidR="009713C6">
        <w:rPr>
          <w:rFonts w:ascii="Times New Roman" w:hAnsi="Times New Roman" w:cs="Times New Roman"/>
          <w:sz w:val="24"/>
          <w:szCs w:val="24"/>
        </w:rPr>
        <w:t>A</w:t>
      </w:r>
      <w:r w:rsidR="00114EEF">
        <w:rPr>
          <w:rFonts w:ascii="Times New Roman" w:hAnsi="Times New Roman" w:cs="Times New Roman"/>
          <w:sz w:val="24"/>
          <w:szCs w:val="24"/>
        </w:rPr>
        <w:t xml:space="preserve">). Assuming the </w:t>
      </w:r>
      <w:r w:rsidR="00F55350">
        <w:rPr>
          <w:rFonts w:ascii="Times New Roman" w:hAnsi="Times New Roman" w:cs="Times New Roman"/>
          <w:sz w:val="24"/>
          <w:szCs w:val="24"/>
        </w:rPr>
        <w:t xml:space="preserve">locally inferred </w:t>
      </w:r>
      <w:r w:rsidR="00114EEF">
        <w:rPr>
          <w:rFonts w:ascii="Times New Roman" w:hAnsi="Times New Roman" w:cs="Times New Roman"/>
          <w:sz w:val="24"/>
          <w:szCs w:val="24"/>
        </w:rPr>
        <w:t xml:space="preserve">gene tree </w:t>
      </w:r>
      <w:r w:rsidR="00F55350">
        <w:rPr>
          <w:rFonts w:ascii="Times New Roman" w:hAnsi="Times New Roman" w:cs="Times New Roman"/>
          <w:sz w:val="24"/>
          <w:szCs w:val="24"/>
        </w:rPr>
        <w:t>i</w:t>
      </w:r>
      <w:r w:rsidR="00114EEF">
        <w:rPr>
          <w:rFonts w:ascii="Times New Roman" w:hAnsi="Times New Roman" w:cs="Times New Roman"/>
          <w:sz w:val="24"/>
          <w:szCs w:val="24"/>
        </w:rPr>
        <w:t xml:space="preserve">s more </w:t>
      </w:r>
      <w:r w:rsidR="00F55350">
        <w:rPr>
          <w:rFonts w:ascii="Times New Roman" w:hAnsi="Times New Roman" w:cs="Times New Roman"/>
          <w:sz w:val="24"/>
          <w:szCs w:val="24"/>
        </w:rPr>
        <w:t xml:space="preserve">accurate, </w:t>
      </w:r>
      <w:r w:rsidR="00114EEF">
        <w:rPr>
          <w:rFonts w:ascii="Times New Roman" w:hAnsi="Times New Roman" w:cs="Times New Roman"/>
          <w:sz w:val="24"/>
          <w:szCs w:val="24"/>
        </w:rPr>
        <w:t>this result</w:t>
      </w:r>
      <w:r w:rsidR="00F55350">
        <w:rPr>
          <w:rFonts w:ascii="Times New Roman" w:hAnsi="Times New Roman" w:cs="Times New Roman"/>
          <w:sz w:val="24"/>
          <w:szCs w:val="24"/>
        </w:rPr>
        <w:t>ed</w:t>
      </w:r>
      <w:r w:rsidR="00114EEF">
        <w:rPr>
          <w:rFonts w:ascii="Times New Roman" w:hAnsi="Times New Roman" w:cs="Times New Roman"/>
          <w:sz w:val="24"/>
          <w:szCs w:val="24"/>
        </w:rPr>
        <w:t xml:space="preserve"> in varying rates and types of error (Table </w:t>
      </w:r>
      <w:r w:rsidR="006C6680">
        <w:rPr>
          <w:rFonts w:ascii="Times New Roman" w:hAnsi="Times New Roman" w:cs="Times New Roman"/>
          <w:sz w:val="24"/>
          <w:szCs w:val="24"/>
        </w:rPr>
        <w:t>5</w:t>
      </w:r>
      <w:r w:rsidR="00114EEF">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negatives).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 among showing signals of positive selection in one of the 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when using the concatenated species tree but not individual gene trees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positives).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species tree than those that had evidence for positive selection either using only the concatenated tree or the gene tree (Fig</w:t>
      </w:r>
      <w:r w:rsidR="009713C6">
        <w:rPr>
          <w:rFonts w:ascii="Times New Roman" w:hAnsi="Times New Roman" w:cs="Times New Roman"/>
          <w:sz w:val="24"/>
          <w:szCs w:val="24"/>
        </w:rPr>
        <w:t>.</w:t>
      </w:r>
      <w:r w:rsidR="00604409">
        <w:rPr>
          <w:rFonts w:ascii="Times New Roman" w:hAnsi="Times New Roman" w:cs="Times New Roman"/>
          <w:sz w:val="24"/>
          <w:szCs w:val="24"/>
        </w:rPr>
        <w:t xml:space="preserve"> </w:t>
      </w:r>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69A0FCFD" w:rsidR="00D1794F" w:rsidRPr="002A6C55" w:rsidRDefault="00FC2775" w:rsidP="00D1794F">
      <w:pPr>
        <w:spacing w:after="0"/>
        <w:jc w:val="both"/>
        <w:rPr>
          <w:rFonts w:ascii="Times New Roman" w:hAnsi="Times New Roman" w:cs="Times New Roman"/>
          <w:sz w:val="24"/>
          <w:szCs w:val="24"/>
        </w:rPr>
      </w:pPr>
      <w:r w:rsidRPr="00771587">
        <w:rPr>
          <w:rFonts w:ascii="Times New Roman" w:hAnsi="Times New Roman" w:cs="Times New Roman"/>
          <w:sz w:val="24"/>
          <w:szCs w:val="24"/>
        </w:rPr>
        <w:lastRenderedPageBreak/>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However, phylogenetic histories can vary extensively across regions of a genome</w:t>
      </w:r>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often be well represented by a single representative species-level phylogeny.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a major model organism in biological and biomedical research</w:t>
      </w:r>
      <w:r w:rsidR="00D1794F" w:rsidRPr="00031896">
        <w:rPr>
          <w:rFonts w:ascii="Times New Roman" w:hAnsi="Times New Roman" w:cs="Times New Roman"/>
          <w:sz w:val="24"/>
          <w:szCs w:val="24"/>
        </w:rPr>
        <w:t xml:space="preserve"> </w:t>
      </w:r>
      <w:r w:rsidR="00D1794F">
        <w:rPr>
          <w:rFonts w:ascii="Times New Roman" w:hAnsi="Times New Roman" w:cs="Times New Roman"/>
          <w:sz w:val="24"/>
          <w:szCs w:val="24"/>
        </w:rPr>
        <w:t xml:space="preserve">with new genomes from </w:t>
      </w:r>
      <w:r w:rsidR="006847C7">
        <w:rPr>
          <w:rFonts w:ascii="Times New Roman" w:hAnsi="Times New Roman" w:cs="Times New Roman"/>
          <w:sz w:val="24"/>
          <w:szCs w:val="24"/>
        </w:rPr>
        <w:t>seven</w:t>
      </w:r>
      <w:r w:rsidR="00D1794F" w:rsidRPr="00031896">
        <w:rPr>
          <w:rFonts w:ascii="Times New Roman" w:hAnsi="Times New Roman" w:cs="Times New Roman"/>
          <w:sz w:val="24"/>
          <w:szCs w:val="24"/>
        </w:rPr>
        <w:t xml:space="preserve"> closely related</w:t>
      </w:r>
      <w:r w:rsidR="00D1794F">
        <w:rPr>
          <w:rFonts w:ascii="Times New Roman" w:hAnsi="Times New Roman" w:cs="Times New Roman"/>
          <w:sz w:val="24"/>
          <w:szCs w:val="24"/>
        </w:rPr>
        <w:t xml:space="preserve"> species to understand the systematics of murine rodents and causes and consequences of phylogenetic discordance along the murine genome. These new </w:t>
      </w:r>
      <w:r w:rsidR="006847C7">
        <w:rPr>
          <w:rFonts w:ascii="Times New Roman" w:hAnsi="Times New Roman" w:cs="Times New Roman"/>
          <w:sz w:val="24"/>
          <w:szCs w:val="24"/>
        </w:rPr>
        <w:t>data and analyses</w:t>
      </w:r>
      <w:r w:rsidR="00D1794F">
        <w:rPr>
          <w:rFonts w:ascii="Times New Roman" w:hAnsi="Times New Roman" w:cs="Times New Roman"/>
          <w:sz w:val="24"/>
          <w:szCs w:val="24"/>
        </w:rPr>
        <w:t xml:space="preserve"> help 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an evolutionary context and begin to</w:t>
      </w:r>
      <w:r w:rsidR="00D1794F" w:rsidRPr="00031896">
        <w:rPr>
          <w:rFonts w:ascii="Times New Roman" w:hAnsi="Times New Roman" w:cs="Times New Roman"/>
          <w:sz w:val="24"/>
          <w:szCs w:val="24"/>
        </w:rPr>
        <w:t xml:space="preserve"> fill the gap in sampling of murine rodents</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relatively few whole genomes sequenced. They further provide us with the resources 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across the 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 xml:space="preserve">recombination and natural selection shape phylogenetic histories, and evaluate how assuming a single evolutionary history can compromise the study of molecular evolution. </w:t>
      </w:r>
      <w:r w:rsidR="006B3732">
        <w:rPr>
          <w:rFonts w:ascii="Times New Roman" w:hAnsi="Times New Roman" w:cs="Times New Roman"/>
          <w:sz w:val="24"/>
          <w:szCs w:val="24"/>
        </w:rPr>
        <w:t xml:space="preserve"> Beyond studying the patterns of discordance, this work highlights the importance of a nuanced molecular evolution analysis in a biomedical model system.</w:t>
      </w:r>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2F272685" w:rsidR="00F75BB4" w:rsidRDefault="00B17D7F" w:rsidP="005D3A4E">
      <w:pPr>
        <w:spacing w:after="0"/>
        <w:jc w:val="both"/>
        <w:rPr>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84441A" w:rsidRPr="00B17D7F">
        <w:rPr>
          <w:rFonts w:ascii="Times New Roman" w:hAnsi="Times New Roman" w:cs="Times New Roman"/>
          <w:sz w:val="24"/>
          <w:szCs w:val="24"/>
        </w:rPr>
        <w:t>many</w:t>
      </w:r>
      <w:r w:rsidRPr="00B17D7F">
        <w:rPr>
          <w:rFonts w:ascii="Times New Roman" w:hAnsi="Times New Roman" w:cs="Times New Roman"/>
          <w:sz w:val="24"/>
          <w:szCs w:val="24"/>
        </w:rPr>
        <w:t xml:space="preserve">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PjxSZWNOdW0+MTEyPC9SZWNOdW0+PERpc3BsYXlUZXh0PihMdW5kcmlnYW4gZXQgYWwuIDIwMDI7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PjxSZWNOdW0+MTEyPC9SZWNOdW0+PERpc3BsYXlUZXh0PihMdW5kcmlnYW4gZXQgYWwuIDIwMDI7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E51274">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proofErr w:type="spellStart"/>
      <w:r w:rsidRPr="005B28B3">
        <w:rPr>
          <w:rFonts w:ascii="Times New Roman" w:hAnsi="Times New Roman" w:cs="Times New Roman"/>
          <w:i/>
          <w:iCs/>
          <w:sz w:val="24"/>
          <w:szCs w:val="24"/>
        </w:rPr>
        <w:t>Apodemus</w:t>
      </w:r>
      <w:proofErr w:type="spellEnd"/>
      <w:r w:rsidRPr="00B17D7F">
        <w:rPr>
          <w:rFonts w:ascii="Times New Roman" w:hAnsi="Times New Roman" w:cs="Times New Roman"/>
          <w:sz w:val="24"/>
          <w:szCs w:val="24"/>
        </w:rPr>
        <w:t xml:space="preserve"> </w:t>
      </w:r>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dW0+MjA5PC9SZWNOdW0+PERpc3BsYXlUZXh0PihTZXJpemF3YSBldCBhbC4gMjAwMDsgTGl1IGV0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dW0+MjA5PC9SZWNOdW0+PERpc3BsYXlUZXh0PihTZXJpemF3YSBldCBhbC4gMjAwMDsgTGl1IGV0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E51274">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ZWNOdW0+MjEwPC9SZWNOdW0+PERpc3BsYXlUZXh0PihNYXJ0aW4gZXQgYWwuIDIwMDA7IFN0ZXBw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ZWNOdW0+MjEwPC9SZWNOdW0+PERpc3BsYXlUZXh0PihNYXJ0aW4gZXQgYWwuIDIwMDA7IFN0ZXBw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E51274">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xml:space="preserve">, in both cases using a limited number of nuclear or mitochondrial genes. </w:t>
      </w:r>
      <w:r w:rsidR="0093760B">
        <w:rPr>
          <w:rFonts w:ascii="Times New Roman" w:hAnsi="Times New Roman" w:cs="Times New Roman"/>
          <w:sz w:val="24"/>
          <w:szCs w:val="24"/>
        </w:rPr>
        <w:t xml:space="preserve">Even so, </w:t>
      </w:r>
      <w:r w:rsidRPr="00B17D7F">
        <w:rPr>
          <w:rFonts w:ascii="Times New Roman" w:hAnsi="Times New Roman" w:cs="Times New Roman"/>
          <w:sz w:val="24"/>
          <w:szCs w:val="24"/>
        </w:rPr>
        <w:t xml:space="preserve">evidence from </w:t>
      </w:r>
      <w:r w:rsidR="0093760B">
        <w:rPr>
          <w:rFonts w:ascii="Times New Roman" w:hAnsi="Times New Roman" w:cs="Times New Roman"/>
          <w:sz w:val="24"/>
          <w:szCs w:val="24"/>
        </w:rPr>
        <w:t xml:space="preserve">these datasets </w:t>
      </w:r>
      <w:r w:rsidRPr="00B17D7F">
        <w:rPr>
          <w:rFonts w:ascii="Times New Roman" w:hAnsi="Times New Roman" w:cs="Times New Roman"/>
          <w:sz w:val="24"/>
          <w:szCs w:val="24"/>
        </w:rPr>
        <w:t xml:space="preserve">suggested phylogenetic discordance across </w:t>
      </w:r>
      <w:proofErr w:type="spellStart"/>
      <w:r w:rsidRPr="00B17D7F">
        <w:rPr>
          <w:rFonts w:ascii="Times New Roman" w:hAnsi="Times New Roman" w:cs="Times New Roman"/>
          <w:sz w:val="24"/>
          <w:szCs w:val="24"/>
        </w:rPr>
        <w:t>Murinae</w:t>
      </w:r>
      <w:proofErr w:type="spellEnd"/>
      <w:r w:rsidR="0065149C">
        <w:rPr>
          <w:rFonts w:ascii="Times New Roman" w:hAnsi="Times New Roman" w:cs="Times New Roman"/>
          <w:sz w:val="24"/>
          <w:szCs w:val="24"/>
        </w:rPr>
        <w:t>, including between mitochondrial and nuclear genes,</w:t>
      </w:r>
      <w:r w:rsidRPr="00B17D7F">
        <w:rPr>
          <w:rFonts w:ascii="Times New Roman" w:hAnsi="Times New Roman" w:cs="Times New Roman"/>
          <w:sz w:val="24"/>
          <w:szCs w:val="24"/>
        </w:rPr>
        <w:t xml:space="preserve"> </w:t>
      </w:r>
      <w:r w:rsidR="00B3724E">
        <w:rPr>
          <w:rFonts w:ascii="Times New Roman" w:hAnsi="Times New Roman" w:cs="Times New Roman"/>
          <w:sz w:val="24"/>
          <w:szCs w:val="24"/>
        </w:rPr>
        <w:t xml:space="preserve">that </w:t>
      </w:r>
      <w:r w:rsidRPr="00B17D7F">
        <w:rPr>
          <w:rFonts w:ascii="Times New Roman" w:hAnsi="Times New Roman" w:cs="Times New Roman"/>
          <w:sz w:val="24"/>
          <w:szCs w:val="24"/>
        </w:rPr>
        <w:t>lead to different genomic regions supporting incompatible phylogenetic reconstructions</w:t>
      </w:r>
      <w:r w:rsidR="009F1BCB">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PEVuZE5vdGU+PENpdGU+PEF1dGhvcj5XaGl0ZTwvQXV0aG9yPjxZZWFyPjIwMDk8L1llYXI+PFJl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==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PEVuZE5vdGU+PENpdGU+PEF1dGhvcj5XaGl0ZTwvQXV0aG9yPjxZZWFyPjIwMDk8L1llYXI+PFJl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==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E51274">
        <w:rPr>
          <w:rFonts w:ascii="Times New Roman" w:hAnsi="Times New Roman" w:cs="Times New Roman"/>
          <w:noProof/>
          <w:sz w:val="24"/>
          <w:szCs w:val="24"/>
        </w:rPr>
        <w:t>(Suzuki et al. 2004; Steppan et al. 2005; White et al. 2009)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B17D7F">
        <w:rPr>
          <w:rFonts w:ascii="Times New Roman" w:hAnsi="Times New Roman" w:cs="Times New Roman"/>
          <w:sz w:val="24"/>
          <w:szCs w:val="24"/>
        </w:rPr>
        <w:t>Lecompte</w:t>
      </w:r>
      <w:proofErr w:type="spellEnd"/>
      <w:r w:rsidRPr="00B17D7F">
        <w:rPr>
          <w:rFonts w:ascii="Times New Roman" w:hAnsi="Times New Roman" w:cs="Times New Roman"/>
          <w:sz w:val="24"/>
          <w:szCs w:val="24"/>
        </w:rPr>
        <w:t xml:space="preserv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 xml:space="preserve">supported phylogenetic reconstructions from across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and the tribal classifications they proposed remain generally supported. More recent work has increased the number of taxa sampled, both for analyses of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specifically</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r>
      <w:r w:rsidR="001A3F4F">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A3F4F">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ZWNOdW0+MTI0PC9SZWNOdW0+PERpc3BsYXlUZXh0PihTY2hlbmsgZXQgYWwuIDIwMTM7IFN0ZXBw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</w:fldData>
        </w:fldChar>
      </w:r>
      <w:r w:rsidR="001A3F4F">
        <w:rPr>
          <w:rFonts w:ascii="Times New Roman" w:hAnsi="Times New Roman" w:cs="Times New Roman"/>
          <w:sz w:val="24"/>
          <w:szCs w:val="24"/>
        </w:rPr>
        <w:instrText xml:space="preserve"> ADDIN EN.CITE </w:instrTex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ZWNOdW0+MTI0PC9SZWNOdW0+PERpc3BsYXlUZXh0PihTY2hlbmsgZXQgYWwuIDIwMTM7IFN0ZXBw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</w:fldData>
        </w:fldChar>
      </w:r>
      <w:r w:rsidR="001A3F4F">
        <w:rPr>
          <w:rFonts w:ascii="Times New Roman" w:hAnsi="Times New Roman" w:cs="Times New Roman"/>
          <w:sz w:val="24"/>
          <w:szCs w:val="24"/>
        </w:rPr>
        <w:instrText xml:space="preserve"> ADDIN EN.CITE.DATA </w:instrText>
      </w:r>
      <w:r w:rsidR="001A3F4F">
        <w:rPr>
          <w:rFonts w:ascii="Times New Roman" w:hAnsi="Times New Roman" w:cs="Times New Roman"/>
          <w:sz w:val="24"/>
          <w:szCs w:val="24"/>
        </w:rPr>
      </w:r>
      <w:r w:rsidR="001A3F4F">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A3F4F">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but the number of loci used for phylogenetic inference remained </w:t>
      </w:r>
      <w:r w:rsidR="0065149C">
        <w:rPr>
          <w:rFonts w:ascii="Times New Roman" w:hAnsi="Times New Roman" w:cs="Times New Roman"/>
          <w:sz w:val="24"/>
          <w:szCs w:val="24"/>
        </w:rPr>
        <w:t xml:space="preserve">limited to six </w:t>
      </w:r>
      <w:r w:rsidR="004F3805">
        <w:rPr>
          <w:rFonts w:ascii="Times New Roman" w:hAnsi="Times New Roman" w:cs="Times New Roman"/>
          <w:sz w:val="24"/>
          <w:szCs w:val="24"/>
        </w:rPr>
        <w:t>loci or fewer</w:t>
      </w:r>
      <w:r w:rsidRPr="00B17D7F">
        <w:rPr>
          <w:rFonts w:ascii="Times New Roman" w:hAnsi="Times New Roman" w:cs="Times New Roman"/>
          <w:sz w:val="24"/>
          <w:szCs w:val="24"/>
        </w:rPr>
        <w:t>.</w:t>
      </w:r>
      <w:r w:rsidR="0065149C">
        <w:rPr>
          <w:rFonts w:ascii="Times New Roman" w:hAnsi="Times New Roman" w:cs="Times New Roman"/>
          <w:sz w:val="24"/>
          <w:szCs w:val="24"/>
        </w:rPr>
        <w:t xml:space="preserve"> Recent work with a focus on </w:t>
      </w:r>
      <w:proofErr w:type="spellStart"/>
      <w:r w:rsidR="0065149C">
        <w:rPr>
          <w:rFonts w:ascii="Times New Roman" w:hAnsi="Times New Roman" w:cs="Times New Roman"/>
          <w:sz w:val="24"/>
          <w:szCs w:val="24"/>
        </w:rPr>
        <w:t>Hydromyini</w:t>
      </w:r>
      <w:proofErr w:type="spellEnd"/>
      <w:r w:rsidR="0065149C">
        <w:rPr>
          <w:rFonts w:ascii="Times New Roman" w:hAnsi="Times New Roman" w:cs="Times New Roman"/>
          <w:sz w:val="24"/>
          <w:szCs w:val="24"/>
        </w:rPr>
        <w:t xml:space="preserve"> made use of 1,245</w:t>
      </w:r>
      <w:r w:rsidR="004F3805">
        <w:rPr>
          <w:rFonts w:ascii="Times New Roman" w:hAnsi="Times New Roman" w:cs="Times New Roman"/>
          <w:sz w:val="24"/>
          <w:szCs w:val="24"/>
        </w:rPr>
        <w:t xml:space="preserve"> </w:t>
      </w:r>
      <w:r w:rsidR="004F3805">
        <w:rPr>
          <w:rFonts w:ascii="Times New Roman" w:hAnsi="Times New Roman" w:cs="Times New Roman"/>
          <w:sz w:val="24"/>
          <w:szCs w:val="24"/>
        </w:rPr>
        <w:fldChar w:fldCharType="begin"/>
      </w:r>
      <w:r w:rsidR="004F3805">
        <w:rPr>
          <w:rFonts w:ascii="Times New Roman" w:hAnsi="Times New Roman" w:cs="Times New Roman"/>
          <w:sz w:val="24"/>
          <w:szCs w:val="24"/>
        </w:rPr>
        <w:instrText xml:space="preserve"> ADDIN EN.CITE &lt;EndNote&gt;&lt;Cite&gt;&lt;Author&gt;Roycroft&lt;/Author&gt;&lt;Year&gt;2020&lt;/Year&gt;&lt;RecNum&gt;221&lt;/RecNum&gt;&lt;DisplayText&gt;(Roycroft et al. 2020)&lt;/DisplayText&gt;&lt;record&gt;&lt;rec-number&gt;221&lt;/rec-number&gt;&lt;foreign-keys&gt;&lt;key app="EN" db-id="vdwt9psdezv5tlee9vn5swzfzafw0azp5adx" timestamp="1692888628"&gt;221&lt;/key&gt;&lt;/foreign-keys&gt;&lt;ref-type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Biol&lt;/secondary-title&gt;&lt;/titles&gt;&lt;periodical&gt;&lt;full-title&gt;Syst Biol&lt;/full-title&gt;&lt;/periodical&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(Roycroft et al. 2020)</w:t>
      </w:r>
      <w:r w:rsidR="004F3805">
        <w:rPr>
          <w:rFonts w:ascii="Times New Roman" w:hAnsi="Times New Roman" w:cs="Times New Roman"/>
          <w:sz w:val="24"/>
          <w:szCs w:val="24"/>
        </w:rPr>
        <w:fldChar w:fldCharType="end"/>
      </w:r>
      <w:r w:rsidR="0065149C">
        <w:rPr>
          <w:rFonts w:ascii="Times New Roman" w:hAnsi="Times New Roman" w:cs="Times New Roman"/>
          <w:sz w:val="24"/>
          <w:szCs w:val="24"/>
        </w:rPr>
        <w:t xml:space="preserve"> and 1,360</w:t>
      </w:r>
      <w:r w:rsidR="004F3805">
        <w:rPr>
          <w:rFonts w:ascii="Times New Roman" w:hAnsi="Times New Roman" w:cs="Times New Roman"/>
          <w:sz w:val="24"/>
          <w:szCs w:val="24"/>
        </w:rPr>
        <w:t xml:space="preserve"> </w:t>
      </w:r>
      <w:r w:rsidR="004F3805">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PFJlY051bT4xNzwvUmVjTnVtPjxEaXNwbGF5VGV4dD4oUm95Y3JvZnQgZXQgYWwuIDIwMjEpPC9E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</w:fldData>
        </w:fldChar>
      </w:r>
      <w:r w:rsidR="004F3805">
        <w:rPr>
          <w:rFonts w:ascii="Times New Roman" w:hAnsi="Times New Roman" w:cs="Times New Roman"/>
          <w:sz w:val="24"/>
          <w:szCs w:val="24"/>
        </w:rPr>
        <w:instrText xml:space="preserve"> ADDIN EN.CITE </w:instrText>
      </w:r>
      <w:r w:rsidR="004F3805">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PFJlY051bT4xNzwvUmVjTnVtPjxEaXNwbGF5VGV4dD4oUm95Y3JvZnQgZXQgYWwuIDIwMjEpPC9E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</w:fldData>
        </w:fldChar>
      </w:r>
      <w:r w:rsidR="004F3805">
        <w:rPr>
          <w:rFonts w:ascii="Times New Roman" w:hAnsi="Times New Roman" w:cs="Times New Roman"/>
          <w:sz w:val="24"/>
          <w:szCs w:val="24"/>
        </w:rPr>
        <w:instrText xml:space="preserve"> ADDIN EN.CITE.DATA </w:instrText>
      </w:r>
      <w:r w:rsidR="004F3805">
        <w:rPr>
          <w:rFonts w:ascii="Times New Roman" w:hAnsi="Times New Roman" w:cs="Times New Roman"/>
          <w:sz w:val="24"/>
          <w:szCs w:val="24"/>
        </w:rPr>
      </w:r>
      <w:r w:rsidR="004F3805">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(Roycroft et al. 2021)</w:t>
      </w:r>
      <w:r w:rsidR="004F3805">
        <w:rPr>
          <w:rFonts w:ascii="Times New Roman" w:hAnsi="Times New Roman" w:cs="Times New Roman"/>
          <w:sz w:val="24"/>
          <w:szCs w:val="24"/>
        </w:rPr>
        <w:fldChar w:fldCharType="end"/>
      </w:r>
      <w:r w:rsidR="0065149C">
        <w:rPr>
          <w:rFonts w:ascii="Times New Roman" w:hAnsi="Times New Roman" w:cs="Times New Roman"/>
          <w:sz w:val="24"/>
          <w:szCs w:val="24"/>
        </w:rPr>
        <w:t xml:space="preserve"> exons for phylogenetic reconstruction.</w:t>
      </w:r>
      <w:r>
        <w:rPr>
          <w:rFonts w:ascii="Times New Roman" w:hAnsi="Times New Roman" w:cs="Times New Roman"/>
          <w:sz w:val="24"/>
          <w:szCs w:val="24"/>
        </w:rPr>
        <w:t xml:space="preserve"> </w:t>
      </w:r>
    </w:p>
    <w:p w14:paraId="20159C81" w14:textId="68C8B0FE" w:rsidR="00237D7D" w:rsidRPr="00237D7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F2E46">
        <w:rPr>
          <w:rFonts w:ascii="Times New Roman" w:hAnsi="Times New Roman" w:cs="Times New Roman"/>
          <w:sz w:val="24"/>
          <w:szCs w:val="24"/>
        </w:rPr>
        <w:t>We reconstructed a species tree of murine rodents based</w:t>
      </w:r>
      <w:ins w:id="24" w:author="Hahn, Matthew" w:date="2023-09-18T13:57:00Z">
        <w:r w:rsidR="0074203E">
          <w:rPr>
            <w:rFonts w:ascii="Times New Roman" w:hAnsi="Times New Roman" w:cs="Times New Roman"/>
            <w:sz w:val="24"/>
            <w:szCs w:val="24"/>
          </w:rPr>
          <w:t xml:space="preserve"> on</w:t>
        </w:r>
      </w:ins>
      <w:r w:rsidR="009F2E46">
        <w:rPr>
          <w:rFonts w:ascii="Times New Roman" w:hAnsi="Times New Roman" w:cs="Times New Roman"/>
          <w:sz w:val="24"/>
          <w:szCs w:val="24"/>
        </w:rPr>
        <w:t xml:space="preserve"> </w:t>
      </w:r>
      <w:r w:rsidR="007556EF">
        <w:rPr>
          <w:rFonts w:ascii="Times New Roman" w:hAnsi="Times New Roman" w:cs="Times New Roman"/>
          <w:sz w:val="24"/>
          <w:szCs w:val="24"/>
        </w:rPr>
        <w:t>2,632</w:t>
      </w:r>
      <w:r w:rsidR="009F2E46">
        <w:rPr>
          <w:rFonts w:ascii="Times New Roman" w:hAnsi="Times New Roman" w:cs="Times New Roman"/>
          <w:sz w:val="24"/>
          <w:szCs w:val="24"/>
        </w:rPr>
        <w:t xml:space="preserve"> UCEs from 18 species</w:t>
      </w:r>
      <w:r w:rsidR="0065149C">
        <w:rPr>
          <w:rFonts w:ascii="Times New Roman" w:hAnsi="Times New Roman" w:cs="Times New Roman"/>
          <w:sz w:val="24"/>
          <w:szCs w:val="24"/>
        </w:rPr>
        <w:t xml:space="preserve"> across the radiation</w:t>
      </w:r>
      <w:r w:rsidR="009F2E46">
        <w:rPr>
          <w:rFonts w:ascii="Times New Roman" w:hAnsi="Times New Roman" w:cs="Times New Roman"/>
          <w:sz w:val="24"/>
          <w:szCs w:val="24"/>
        </w:rPr>
        <w:t>. The inferred tree (Fig</w:t>
      </w:r>
      <w:r w:rsidR="009713C6">
        <w:rPr>
          <w:rFonts w:ascii="Times New Roman" w:hAnsi="Times New Roman" w:cs="Times New Roman"/>
          <w:sz w:val="24"/>
          <w:szCs w:val="24"/>
        </w:rPr>
        <w:t>.</w:t>
      </w:r>
      <w:r w:rsidR="009F2E46">
        <w:rPr>
          <w:rFonts w:ascii="Times New Roman" w:hAnsi="Times New Roman" w:cs="Times New Roman"/>
          <w:sz w:val="24"/>
          <w:szCs w:val="24"/>
        </w:rPr>
        <w:t xml:space="preserve"> 1)</w:t>
      </w:r>
      <w:r w:rsidR="004F3805">
        <w:rPr>
          <w:rFonts w:ascii="Times New Roman" w:hAnsi="Times New Roman" w:cs="Times New Roman"/>
          <w:sz w:val="24"/>
          <w:szCs w:val="24"/>
        </w:rPr>
        <w:t xml:space="preserve"> is topologically consistent with those inferred in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dGVwcGFuIGFuZCBTY2hlbmsgMjAxNzsgQWdob3ZhIGV0IGFsLiAyMDE4KTwvRGlzcGxheVRleHQ+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b3I+QWdob3ZhPC9BdXRob3I+PFllYXI+MjAxODwvWWVhcj48UmVjTnVtPjE1NDwvUmVjTnVtPjxy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</w:fldData>
        </w:fldChar>
      </w:r>
      <w:r w:rsidR="004F3805">
        <w:rPr>
          <w:rFonts w:ascii="Times New Roman" w:hAnsi="Times New Roman" w:cs="Times New Roman"/>
          <w:sz w:val="24"/>
          <w:szCs w:val="24"/>
        </w:rPr>
        <w:instrText xml:space="preserve"> ADDIN EN.CITE </w:instrTex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dGVwcGFuIGFuZCBTY2hlbmsgMjAxNzsgQWdob3ZhIGV0IGFsLiAyMDE4KTwvRGlzcGxheVRleHQ+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b3I+QWdob3ZhPC9BdXRob3I+PFllYXI+MjAxODwvWWVhcj48UmVjTnVtPjE1NDwvUmVjTnVtPjxy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</w:fldData>
        </w:fldChar>
      </w:r>
      <w:r w:rsidR="004F3805">
        <w:rPr>
          <w:rFonts w:ascii="Times New Roman" w:hAnsi="Times New Roman" w:cs="Times New Roman"/>
          <w:sz w:val="24"/>
          <w:szCs w:val="24"/>
        </w:rPr>
        <w:instrText xml:space="preserve"> ADDIN EN.CITE.DATA </w:instrText>
      </w:r>
      <w:r w:rsidR="004F3805">
        <w:rPr>
          <w:rFonts w:ascii="Times New Roman" w:hAnsi="Times New Roman" w:cs="Times New Roman"/>
          <w:sz w:val="24"/>
          <w:szCs w:val="24"/>
        </w:rPr>
      </w:r>
      <w:r w:rsidR="004F3805">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as estimated by </w:t>
      </w:r>
      <w:proofErr w:type="spellStart"/>
      <w:r w:rsidR="004F3805">
        <w:rPr>
          <w:rFonts w:ascii="Times New Roman" w:hAnsi="Times New Roman" w:cs="Times New Roman"/>
          <w:sz w:val="24"/>
          <w:szCs w:val="24"/>
        </w:rPr>
        <w:t>UFBoot</w:t>
      </w:r>
      <w:proofErr w:type="spellEnd"/>
      <w:r w:rsidR="004F3805">
        <w:rPr>
          <w:rFonts w:ascii="Times New Roman" w:hAnsi="Times New Roman" w:cs="Times New Roman"/>
          <w:sz w:val="24"/>
          <w:szCs w:val="24"/>
        </w:rPr>
        <w:t xml:space="preserve"> and SH-</w:t>
      </w:r>
      <w:proofErr w:type="spellStart"/>
      <w:r w:rsidR="004F3805">
        <w:rPr>
          <w:rFonts w:ascii="Times New Roman" w:hAnsi="Times New Roman" w:cs="Times New Roman"/>
          <w:sz w:val="24"/>
          <w:szCs w:val="24"/>
        </w:rPr>
        <w:t>aLRT</w:t>
      </w:r>
      <w:proofErr w:type="spellEnd"/>
      <w:r w:rsidR="004F3805">
        <w:rPr>
          <w:rFonts w:ascii="Times New Roman" w:hAnsi="Times New Roman" w:cs="Times New Roman"/>
          <w:sz w:val="24"/>
          <w:szCs w:val="24"/>
        </w:rPr>
        <w:t xml:space="preserve"> was uniformly high, and gene trees unambiguously support the tribal classification of </w:t>
      </w:r>
      <w:r w:rsidR="004F3805">
        <w:rPr>
          <w:rFonts w:ascii="Times New Roman" w:hAnsi="Times New Roman" w:cs="Times New Roman"/>
          <w:sz w:val="24"/>
          <w:szCs w:val="24"/>
        </w:rPr>
        <w:fldChar w:fldCharType="begin"/>
      </w:r>
      <w:r w:rsidR="004F3805">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r w:rsidR="004F3805">
        <w:rPr>
          <w:rFonts w:ascii="Times New Roman" w:hAnsi="Times New Roman" w:cs="Times New Roman"/>
          <w:sz w:val="24"/>
          <w:szCs w:val="24"/>
        </w:rPr>
        <w:t xml:space="preserve">. However, four shorter branches show substantial gene tree discordance (Fig. 1, </w:t>
      </w:r>
      <w:commentRangeStart w:id="25"/>
      <w:r w:rsidR="004F3805">
        <w:rPr>
          <w:rFonts w:ascii="Times New Roman" w:hAnsi="Times New Roman" w:cs="Times New Roman"/>
          <w:sz w:val="24"/>
          <w:szCs w:val="24"/>
        </w:rPr>
        <w:t xml:space="preserve">branches </w:t>
      </w:r>
      <w:commentRangeEnd w:id="25"/>
      <w:r w:rsidR="0074203E">
        <w:rPr>
          <w:rStyle w:val="CommentReference"/>
        </w:rPr>
        <w:commentReference w:id="25"/>
      </w:r>
      <w:r w:rsidR="004F3805">
        <w:rPr>
          <w:rFonts w:ascii="Times New Roman" w:hAnsi="Times New Roman" w:cs="Times New Roman"/>
          <w:sz w:val="24"/>
          <w:szCs w:val="24"/>
        </w:rPr>
        <w:t xml:space="preserve">D, E, H, and J), with two recovered clades (E </w:t>
      </w:r>
      <w:r w:rsidR="004F3805">
        <w:rPr>
          <w:rFonts w:ascii="Times New Roman" w:hAnsi="Times New Roman" w:cs="Times New Roman"/>
          <w:sz w:val="24"/>
          <w:szCs w:val="24"/>
        </w:rPr>
        <w:lastRenderedPageBreak/>
        <w:t>and J) being supported by less than half of all gene trees.</w:t>
      </w:r>
      <w:r w:rsidR="009F2E46">
        <w:rPr>
          <w:rFonts w:ascii="Times New Roman" w:hAnsi="Times New Roman" w:cs="Times New Roman"/>
          <w:i/>
          <w:iCs/>
          <w:sz w:val="24"/>
          <w:szCs w:val="24"/>
        </w:rPr>
        <w:t xml:space="preserve"> </w:t>
      </w:r>
      <w:r w:rsidR="009F2E46" w:rsidRPr="00237D7D">
        <w:rPr>
          <w:rFonts w:ascii="Times New Roman" w:hAnsi="Times New Roman" w:cs="Times New Roman"/>
          <w:sz w:val="24"/>
          <w:szCs w:val="24"/>
        </w:rPr>
        <w:t xml:space="preserve">Where phylogenetic reconstructions have </w:t>
      </w:r>
      <w:r w:rsidR="00086687">
        <w:rPr>
          <w:rFonts w:ascii="Times New Roman" w:hAnsi="Times New Roman" w:cs="Times New Roman"/>
          <w:sz w:val="24"/>
          <w:szCs w:val="24"/>
        </w:rPr>
        <w:t>used</w:t>
      </w:r>
      <w:r w:rsidR="009F2E46" w:rsidRPr="00237D7D">
        <w:rPr>
          <w:rFonts w:ascii="Times New Roman" w:hAnsi="Times New Roman" w:cs="Times New Roman"/>
          <w:sz w:val="24"/>
          <w:szCs w:val="24"/>
        </w:rPr>
        <w:t xml:space="preserve"> genomic markers</w:t>
      </w:r>
      <w:r w:rsidR="006F4021" w:rsidRPr="006F4021">
        <w:rPr>
          <w:rFonts w:ascii="Times New Roman" w:hAnsi="Times New Roman" w:cs="Times New Roman"/>
          <w:sz w:val="24"/>
          <w:szCs w:val="24"/>
        </w:rPr>
        <w:t xml:space="preserve"> </w:t>
      </w:r>
      <w:r w:rsidR="006F4021" w:rsidRPr="006F4021">
        <w:t>–</w:t>
      </w:r>
      <w:r w:rsidR="006F4021">
        <w:rPr>
          <w:rFonts w:ascii="Times New Roman" w:hAnsi="Times New Roman" w:cs="Times New Roman"/>
          <w:sz w:val="24"/>
          <w:szCs w:val="24"/>
        </w:rPr>
        <w:t xml:space="preserve"> </w:t>
      </w:r>
      <w:r w:rsidR="009F2E46" w:rsidRPr="00237D7D">
        <w:rPr>
          <w:rFonts w:ascii="Times New Roman" w:hAnsi="Times New Roman" w:cs="Times New Roman"/>
          <w:sz w:val="24"/>
          <w:szCs w:val="24"/>
        </w:rPr>
        <w:t>including UCEs</w:t>
      </w:r>
      <w:r w:rsidR="006F4021" w:rsidRPr="006F4021">
        <w:rPr>
          <w:rFonts w:ascii="Times New Roman" w:hAnsi="Times New Roman" w:cs="Times New Roman"/>
          <w:sz w:val="24"/>
          <w:szCs w:val="24"/>
        </w:rPr>
        <w:t xml:space="preserve"> </w:t>
      </w:r>
      <w:r w:rsidR="006F4021" w:rsidRPr="006F4021">
        <w:t>–</w:t>
      </w:r>
      <w:r w:rsidR="006F4021">
        <w:rPr>
          <w:rFonts w:ascii="Times New Roman" w:hAnsi="Times New Roman" w:cs="Times New Roman"/>
          <w:sz w:val="24"/>
          <w:szCs w:val="24"/>
        </w:rPr>
        <w:t xml:space="preserve"> </w:t>
      </w:r>
      <w:r w:rsidR="009F2E46" w:rsidRPr="00237D7D">
        <w:rPr>
          <w:rFonts w:ascii="Times New Roman" w:hAnsi="Times New Roman" w:cs="Times New Roman"/>
          <w:sz w:val="24"/>
          <w:szCs w:val="24"/>
        </w:rPr>
        <w:t>in other vertebrate taxa, gene tree discordance has been driven by a combination of incomplete lineage sorting</w:t>
      </w:r>
      <w:r w:rsidR="009F2E46">
        <w:rPr>
          <w:rFonts w:ascii="Times New Roman" w:hAnsi="Times New Roman" w:cs="Times New Roman"/>
          <w:sz w:val="24"/>
          <w:szCs w:val="24"/>
        </w:rPr>
        <w:t xml:space="preserve"> </w:t>
      </w:r>
      <w:del w:id="26" w:author="Hahn, Matthew" w:date="2023-09-18T13:58:00Z">
        <w:r w:rsidR="009F2E46" w:rsidRPr="00237D7D" w:rsidDel="0074203E">
          <w:rPr>
            <w:rFonts w:ascii="Times New Roman" w:hAnsi="Times New Roman" w:cs="Times New Roman"/>
            <w:sz w:val="24"/>
            <w:szCs w:val="24"/>
          </w:rPr>
          <w:delText xml:space="preserve">or </w:delText>
        </w:r>
      </w:del>
      <w:ins w:id="27" w:author="Hahn, Matthew" w:date="2023-09-18T13:58:00Z">
        <w:r w:rsidR="0074203E">
          <w:rPr>
            <w:rFonts w:ascii="Times New Roman" w:hAnsi="Times New Roman" w:cs="Times New Roman"/>
            <w:sz w:val="24"/>
            <w:szCs w:val="24"/>
          </w:rPr>
          <w:t>and</w:t>
        </w:r>
        <w:r w:rsidR="0074203E" w:rsidRPr="00237D7D">
          <w:rPr>
            <w:rFonts w:ascii="Times New Roman" w:hAnsi="Times New Roman" w:cs="Times New Roman"/>
            <w:sz w:val="24"/>
            <w:szCs w:val="24"/>
          </w:rPr>
          <w:t xml:space="preserve"> </w:t>
        </w:r>
      </w:ins>
      <w:r w:rsidR="009F2E46" w:rsidRPr="00237D7D">
        <w:rPr>
          <w:rFonts w:ascii="Times New Roman" w:hAnsi="Times New Roman" w:cs="Times New Roman"/>
          <w:sz w:val="24"/>
          <w:szCs w:val="24"/>
        </w:rPr>
        <w:t>introgression</w:t>
      </w:r>
      <w:r w:rsidR="0005026E">
        <w:rPr>
          <w:rFonts w:ascii="Times New Roman" w:hAnsi="Times New Roman" w:cs="Times New Roman"/>
          <w:sz w:val="24"/>
          <w:szCs w:val="24"/>
        </w:rPr>
        <w:t xml:space="preserve"> </w:t>
      </w:r>
      <w:r w:rsidR="0005026E">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TnVtPjcxPC9SZWNOdW0+PERpc3BsYXlUZXh0PihBbGV4YW5kZXIgZXQgYWwuIDIwMTc7IENoYW4g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</w:fldData>
        </w:fldChar>
      </w:r>
      <w:r w:rsidR="0005026E">
        <w:rPr>
          <w:rFonts w:ascii="Times New Roman" w:hAnsi="Times New Roman" w:cs="Times New Roman"/>
          <w:sz w:val="24"/>
          <w:szCs w:val="24"/>
        </w:rPr>
        <w:instrText xml:space="preserve"> ADDIN EN.CITE </w:instrText>
      </w:r>
      <w:r w:rsidR="0005026E">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TnVtPjcxPC9SZWNOdW0+PERpc3BsYXlUZXh0PihBbGV4YW5kZXIgZXQgYWwuIDIwMTc7IENoYW4g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</w:fldData>
        </w:fldChar>
      </w:r>
      <w:r w:rsidR="0005026E">
        <w:rPr>
          <w:rFonts w:ascii="Times New Roman" w:hAnsi="Times New Roman" w:cs="Times New Roman"/>
          <w:sz w:val="24"/>
          <w:szCs w:val="24"/>
        </w:rPr>
        <w:instrText xml:space="preserve"> ADDIN EN.CITE.DATA </w:instrText>
      </w:r>
      <w:r w:rsidR="0005026E">
        <w:rPr>
          <w:rFonts w:ascii="Times New Roman" w:hAnsi="Times New Roman" w:cs="Times New Roman"/>
          <w:sz w:val="24"/>
          <w:szCs w:val="24"/>
        </w:rPr>
      </w:r>
      <w:r w:rsidR="0005026E">
        <w:rPr>
          <w:rFonts w:ascii="Times New Roman" w:hAnsi="Times New Roman" w:cs="Times New Roman"/>
          <w:sz w:val="24"/>
          <w:szCs w:val="24"/>
        </w:rPr>
        <w:fldChar w:fldCharType="end"/>
      </w:r>
      <w:r w:rsidR="0005026E">
        <w:rPr>
          <w:rFonts w:ascii="Times New Roman" w:hAnsi="Times New Roman" w:cs="Times New Roman"/>
          <w:sz w:val="24"/>
          <w:szCs w:val="24"/>
        </w:rPr>
      </w:r>
      <w:r w:rsidR="0005026E">
        <w:rPr>
          <w:rFonts w:ascii="Times New Roman" w:hAnsi="Times New Roman" w:cs="Times New Roman"/>
          <w:sz w:val="24"/>
          <w:szCs w:val="24"/>
        </w:rPr>
        <w:fldChar w:fldCharType="separate"/>
      </w:r>
      <w:r w:rsidR="0005026E">
        <w:rPr>
          <w:rFonts w:ascii="Times New Roman" w:hAnsi="Times New Roman" w:cs="Times New Roman"/>
          <w:noProof/>
          <w:sz w:val="24"/>
          <w:szCs w:val="24"/>
        </w:rPr>
        <w:t>(Alexander et al. 2017; Chan et al. 2020; Vanderpool et al. 2020; Alda et al. 2021)</w:t>
      </w:r>
      <w:r w:rsidR="0005026E">
        <w:rPr>
          <w:rFonts w:ascii="Times New Roman" w:hAnsi="Times New Roman" w:cs="Times New Roman"/>
          <w:sz w:val="24"/>
          <w:szCs w:val="24"/>
        </w:rPr>
        <w:fldChar w:fldCharType="end"/>
      </w:r>
      <w:r w:rsidR="009F2E46" w:rsidRPr="00237D7D">
        <w:rPr>
          <w:rFonts w:ascii="Times New Roman" w:hAnsi="Times New Roman" w:cs="Times New Roman"/>
          <w:sz w:val="24"/>
          <w:szCs w:val="24"/>
        </w:rPr>
        <w:t xml:space="preserve">, and methods to characterize these events are in active development </w:t>
      </w:r>
      <w:r w:rsidR="0005026E">
        <w:rPr>
          <w:rFonts w:ascii="Times New Roman" w:hAnsi="Times New Roman" w:cs="Times New Roman"/>
          <w:sz w:val="24"/>
          <w:szCs w:val="24"/>
        </w:rPr>
        <w:fldChar w:fldCharType="begin"/>
      </w:r>
      <w:r w:rsidR="0005026E">
        <w:rPr>
          <w:rFonts w:ascii="Times New Roman" w:hAnsi="Times New Roman" w:cs="Times New Roman"/>
          <w:sz w:val="24"/>
          <w:szCs w:val="24"/>
        </w:rPr>
        <w:instrText xml:space="preserve"> ADDIN EN.CITE &lt;EndNote&gt;&lt;Cite&gt;&lt;Author&gt;Hibbins&lt;/Author&gt;&lt;Year&gt;2022&lt;/Year&gt;&lt;RecNum&gt;98&lt;/RecNum&gt;&lt;DisplayText&gt;(Hibbins and Hahn 2022)&lt;/DisplayText&gt;&lt;record&gt;&lt;rec-number&gt;98&lt;/rec-number&gt;&lt;foreign-keys&gt;&lt;key app="EN" db-id="vdwt9psdezv5tlee9vn5swzfzafw0azp5adx" timestamp="1649254278"&gt;98&lt;/key&gt;&lt;/foreign-keys&gt;&lt;ref-type name="Journal Article"&gt;17&lt;/ref-type&gt;&lt;contributors&gt;&lt;authors&gt;&lt;author&gt;Hibbins, M. S.&lt;/author&gt;&lt;author&gt;Hahn, M. W.&lt;/author&gt;&lt;/authors&gt;&lt;/contributors&gt;&lt;auth-address&gt;Department of Biology, Indiana University, Bloomington, IN 47405, USA.&amp;#xD;Department of Computer Science, Indiana University, Bloomington, IN 47405, USA.&lt;/auth-address&gt;&lt;titles&gt;&lt;title&gt;Phylogenomic approaches to detecting and characterizing introgression&lt;/title&gt;&lt;secondary-title&gt;Genetics&lt;/secondary-title&gt;&lt;/titles&gt;&lt;periodical&gt;&lt;full-title&gt;Genetics&lt;/full-title&gt;&lt;/periodical&gt;&lt;volume&gt;220&lt;/volume&gt;&lt;number&gt;2&lt;/number&gt;&lt;edition&gt;2021/11/18&lt;/edition&gt;&lt;keywords&gt;&lt;keyword&gt;*Genome&lt;/keyword&gt;&lt;keyword&gt;Phylogeny&lt;/keyword&gt;&lt;keyword&gt;Whole Genome Sequencing&lt;/keyword&gt;&lt;keyword&gt;*hybridization&lt;/keyword&gt;&lt;keyword&gt;*introgression&lt;/keyword&gt;&lt;keyword&gt;*phylogenomic methods&lt;/keyword&gt;&lt;keyword&gt;*phylogenomics&lt;/keyword&gt;&lt;/keywords&gt;&lt;dates&gt;&lt;year&gt;2022&lt;/year&gt;&lt;pub-dates&gt;&lt;date&gt;Feb 4&lt;/date&gt;&lt;/pub-dates&gt;&lt;/dates&gt;&lt;isbn&gt;1943-2631 (Electronic)&amp;#xD;0016-6731 (Linking)&lt;/isbn&gt;&lt;accession-num&gt;34788444&lt;/accession-num&gt;&lt;urls&gt;&lt;related-urls&gt;&lt;url&gt;https://www.ncbi.nlm.nih.gov/pubmed/34788444&lt;/url&gt;&lt;/related-urls&gt;&lt;/urls&gt;&lt;electronic-resource-num&gt;10.1093/genetics/iyab173&lt;/electronic-resource-num&gt;&lt;/record&gt;&lt;/Cite&gt;&lt;/EndNote&gt;</w:instrText>
      </w:r>
      <w:r w:rsidR="0005026E">
        <w:rPr>
          <w:rFonts w:ascii="Times New Roman" w:hAnsi="Times New Roman" w:cs="Times New Roman"/>
          <w:sz w:val="24"/>
          <w:szCs w:val="24"/>
        </w:rPr>
        <w:fldChar w:fldCharType="separate"/>
      </w:r>
      <w:r w:rsidR="0005026E">
        <w:rPr>
          <w:rFonts w:ascii="Times New Roman" w:hAnsi="Times New Roman" w:cs="Times New Roman"/>
          <w:noProof/>
          <w:sz w:val="24"/>
          <w:szCs w:val="24"/>
        </w:rPr>
        <w:t>(Hibbins and Hahn 2022)</w:t>
      </w:r>
      <w:r w:rsidR="0005026E">
        <w:rPr>
          <w:rFonts w:ascii="Times New Roman" w:hAnsi="Times New Roman" w:cs="Times New Roman"/>
          <w:sz w:val="24"/>
          <w:szCs w:val="24"/>
        </w:rPr>
        <w:fldChar w:fldCharType="end"/>
      </w:r>
      <w:r w:rsidR="009F2E46" w:rsidRPr="00237D7D">
        <w:rPr>
          <w:rFonts w:ascii="Times New Roman" w:hAnsi="Times New Roman" w:cs="Times New Roman"/>
          <w:sz w:val="24"/>
          <w:szCs w:val="24"/>
        </w:rPr>
        <w:t xml:space="preserve">. </w:t>
      </w:r>
      <w:r w:rsidR="002F1C0B">
        <w:rPr>
          <w:rFonts w:ascii="Times New Roman" w:hAnsi="Times New Roman" w:cs="Times New Roman"/>
          <w:sz w:val="24"/>
          <w:szCs w:val="24"/>
        </w:rPr>
        <w:t xml:space="preserve">We also estimated divergence times on our inferred species tree using </w:t>
      </w:r>
      <w:del w:id="28" w:author="Hahn, Matthew" w:date="2023-09-18T13:58:00Z">
        <w:r w:rsidR="002F1C0B" w:rsidDel="0074203E">
          <w:rPr>
            <w:rFonts w:ascii="Times New Roman" w:hAnsi="Times New Roman" w:cs="Times New Roman"/>
            <w:sz w:val="24"/>
            <w:szCs w:val="24"/>
          </w:rPr>
          <w:delText xml:space="preserve">4 </w:delText>
        </w:r>
      </w:del>
      <w:ins w:id="29" w:author="Hahn, Matthew" w:date="2023-09-18T13:58:00Z">
        <w:r w:rsidR="0074203E">
          <w:rPr>
            <w:rFonts w:ascii="Times New Roman" w:hAnsi="Times New Roman" w:cs="Times New Roman"/>
            <w:sz w:val="24"/>
            <w:szCs w:val="24"/>
          </w:rPr>
          <w:t xml:space="preserve">four </w:t>
        </w:r>
      </w:ins>
      <w:r w:rsidR="002F1C0B">
        <w:rPr>
          <w:rFonts w:ascii="Times New Roman" w:hAnsi="Times New Roman" w:cs="Times New Roman"/>
          <w:sz w:val="24"/>
          <w:szCs w:val="24"/>
        </w:rPr>
        <w:t>fossil calibration points (Table 2)</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 xml:space="preserve">found </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(see Supplement).</w:t>
      </w:r>
    </w:p>
    <w:p w14:paraId="63E5AF5F" w14:textId="3DF8BA91" w:rsidR="005D3A4E" w:rsidRDefault="001C6851" w:rsidP="002F1C0B">
      <w:pPr>
        <w:spacing w:after="0"/>
        <w:jc w:val="both"/>
        <w:rPr>
          <w:rFonts w:ascii="Times New Roman" w:hAnsi="Times New Roman" w:cs="Times New Roman"/>
          <w:sz w:val="24"/>
          <w:szCs w:val="24"/>
        </w:rPr>
      </w:pPr>
      <w:r>
        <w:rPr>
          <w:rFonts w:ascii="Times New Roman" w:hAnsi="Times New Roman" w:cs="Times New Roman"/>
          <w:sz w:val="24"/>
          <w:szCs w:val="24"/>
        </w:rPr>
        <w:tab/>
      </w:r>
    </w:p>
    <w:p w14:paraId="150DD5AE" w14:textId="661848AB" w:rsidR="001C6851" w:rsidRPr="00534E01" w:rsidRDefault="002C320E" w:rsidP="00562FAD">
      <w:pPr>
        <w:pStyle w:val="Heading2"/>
      </w:pPr>
      <w:r w:rsidRPr="00534E01">
        <w:t>The genomic landscape of phylogenetic discordance</w:t>
      </w:r>
    </w:p>
    <w:p w14:paraId="3AD49188" w14:textId="3C0B3390" w:rsidR="00F726B3" w:rsidRDefault="00DD27E4" w:rsidP="001C6851">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 clear picture of the</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history</w:t>
      </w:r>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and genomic landscape of discordance.</w:t>
      </w:r>
      <w:r w:rsidR="001E1A7D">
        <w:rPr>
          <w:rFonts w:ascii="Times New Roman" w:hAnsi="Times New Roman" w:cs="Times New Roman"/>
          <w:sz w:val="24"/>
          <w:szCs w:val="24"/>
        </w:rPr>
        <w:t xml:space="preserve"> </w:t>
      </w:r>
      <w:r w:rsidR="00676CF0">
        <w:rPr>
          <w:rFonts w:ascii="Times New Roman" w:hAnsi="Times New Roman" w:cs="Times New Roman"/>
          <w:sz w:val="24"/>
          <w:szCs w:val="24"/>
        </w:rPr>
        <w:t>Our results highlighted these limitations</w:t>
      </w:r>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r w:rsidR="001E1A7D">
        <w:rPr>
          <w:rFonts w:ascii="Times New Roman" w:hAnsi="Times New Roman" w:cs="Times New Roman"/>
          <w:sz w:val="24"/>
          <w:szCs w:val="24"/>
        </w:rPr>
        <w:t xml:space="preserve">Using </w:t>
      </w:r>
      <w:r w:rsidR="008350DE" w:rsidRPr="00031896">
        <w:rPr>
          <w:rFonts w:ascii="Times New Roman" w:hAnsi="Times New Roman" w:cs="Times New Roman"/>
          <w:sz w:val="24"/>
          <w:szCs w:val="24"/>
        </w:rPr>
        <w:t xml:space="preserve">resources from the </w:t>
      </w:r>
      <w:r w:rsidR="005A4659" w:rsidRPr="00D4662B">
        <w:rPr>
          <w:rFonts w:ascii="Times New Roman" w:hAnsi="Times New Roman" w:cs="Times New Roman"/>
          <w:i/>
          <w:sz w:val="24"/>
          <w:szCs w:val="24"/>
        </w:rPr>
        <w:t>M. musculus</w:t>
      </w:r>
      <w:r w:rsidR="005A4659" w:rsidRPr="00237D7D">
        <w:rPr>
          <w:rFonts w:ascii="Times New Roman" w:hAnsi="Times New Roman" w:cs="Times New Roman"/>
          <w:sz w:val="24"/>
          <w:szCs w:val="24"/>
        </w:rPr>
        <w:t xml:space="preserve"> </w:t>
      </w:r>
      <w:r w:rsidR="008350DE" w:rsidRPr="00031896">
        <w:rPr>
          <w:rFonts w:ascii="Times New Roman" w:hAnsi="Times New Roman" w:cs="Times New Roman"/>
          <w:sz w:val="24"/>
          <w:szCs w:val="24"/>
        </w:rPr>
        <w:t>model system</w:t>
      </w:r>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species tree inferred from genes or UCEs was not the most common topology recovered across the genome and</w:t>
      </w:r>
      <w:r w:rsidR="00804026">
        <w:rPr>
          <w:rFonts w:ascii="Times New Roman" w:hAnsi="Times New Roman" w:cs="Times New Roman"/>
          <w:sz w:val="24"/>
          <w:szCs w:val="24"/>
        </w:rPr>
        <w:t xml:space="preserve"> did not match evolutionary relationships inferred for nearly 90% of the genome.</w:t>
      </w:r>
      <w:r w:rsidR="00F726B3">
        <w:rPr>
          <w:rFonts w:ascii="Times New Roman" w:hAnsi="Times New Roman" w:cs="Times New Roman"/>
          <w:sz w:val="24"/>
          <w:szCs w:val="24"/>
        </w:rPr>
        <w:t xml:space="preserve"> This result is driven mainly by discordance among the three </w:t>
      </w:r>
      <w:proofErr w:type="spellStart"/>
      <w:r w:rsidR="00F726B3">
        <w:rPr>
          <w:rFonts w:ascii="Times New Roman" w:hAnsi="Times New Roman" w:cs="Times New Roman"/>
          <w:sz w:val="24"/>
          <w:szCs w:val="24"/>
        </w:rPr>
        <w:t>Praomyini</w:t>
      </w:r>
      <w:proofErr w:type="spellEnd"/>
      <w:r w:rsidR="00F726B3">
        <w:rPr>
          <w:rFonts w:ascii="Times New Roman" w:hAnsi="Times New Roman" w:cs="Times New Roman"/>
          <w:sz w:val="24"/>
          <w:szCs w:val="24"/>
        </w:rPr>
        <w:t xml:space="preserve"> species</w:t>
      </w:r>
      <w:r w:rsidR="00BA2805">
        <w:rPr>
          <w:rFonts w:ascii="Times New Roman" w:hAnsi="Times New Roman" w:cs="Times New Roman"/>
          <w:sz w:val="24"/>
          <w:szCs w:val="24"/>
        </w:rPr>
        <w:t xml:space="preserve"> (Fig. 1)</w:t>
      </w:r>
      <w:r w:rsidR="00F726B3">
        <w:rPr>
          <w:rFonts w:ascii="Times New Roman" w:hAnsi="Times New Roman" w:cs="Times New Roman"/>
          <w:sz w:val="24"/>
          <w:szCs w:val="24"/>
        </w:rPr>
        <w:t xml:space="preserve"> sampled for this study, </w:t>
      </w:r>
      <w:commentRangeStart w:id="30"/>
      <w:r w:rsidR="00F726B3">
        <w:rPr>
          <w:rFonts w:ascii="Times New Roman" w:hAnsi="Times New Roman" w:cs="Times New Roman"/>
          <w:sz w:val="24"/>
          <w:szCs w:val="24"/>
        </w:rPr>
        <w:t>with each alternate topology occurring at a frequency of roughly 14%</w:t>
      </w:r>
      <w:r w:rsidR="00BA2805">
        <w:rPr>
          <w:rFonts w:ascii="Times New Roman" w:hAnsi="Times New Roman" w:cs="Times New Roman"/>
          <w:sz w:val="24"/>
          <w:szCs w:val="24"/>
        </w:rPr>
        <w:t xml:space="preserve"> (Fig. 2)</w:t>
      </w:r>
      <w:r w:rsidR="00F726B3">
        <w:rPr>
          <w:rFonts w:ascii="Times New Roman" w:hAnsi="Times New Roman" w:cs="Times New Roman"/>
          <w:sz w:val="24"/>
          <w:szCs w:val="24"/>
        </w:rPr>
        <w:t>.</w:t>
      </w:r>
      <w:commentRangeEnd w:id="30"/>
      <w:r w:rsidR="0074203E">
        <w:rPr>
          <w:rStyle w:val="CommentReference"/>
        </w:rPr>
        <w:commentReference w:id="30"/>
      </w:r>
      <w:r w:rsidR="00F726B3">
        <w:rPr>
          <w:rFonts w:ascii="Times New Roman" w:hAnsi="Times New Roman" w:cs="Times New Roman"/>
          <w:sz w:val="24"/>
          <w:szCs w:val="24"/>
        </w:rPr>
        <w:t xml:space="preserve"> The equal frequencies of this topology along the chromosome suggest that incomplete lineage sorting is the main driver of this discordance. However, it should be </w:t>
      </w:r>
      <w:commentRangeStart w:id="31"/>
      <w:r w:rsidR="00F726B3">
        <w:rPr>
          <w:rFonts w:ascii="Times New Roman" w:hAnsi="Times New Roman" w:cs="Times New Roman"/>
          <w:sz w:val="24"/>
          <w:szCs w:val="24"/>
        </w:rPr>
        <w:t>eye-opening that the topology robustly inferred from genes or UCEs was only the third most frequent topology among 10kb windows across the entire genome</w:t>
      </w:r>
      <w:commentRangeEnd w:id="31"/>
      <w:r w:rsidR="0074203E">
        <w:rPr>
          <w:rStyle w:val="CommentReference"/>
        </w:rPr>
        <w:commentReference w:id="31"/>
      </w:r>
      <w:r w:rsidR="00F726B3">
        <w:rPr>
          <w:rFonts w:ascii="Times New Roman" w:hAnsi="Times New Roman" w:cs="Times New Roman"/>
          <w:sz w:val="24"/>
          <w:szCs w:val="24"/>
        </w:rPr>
        <w:t xml:space="preserve">. This highlights the importance of accounting for phylogenetic discordance when studying aspects of genome evolution. While a single inferred species tree is of interest while studying the speciation and taxonomy of a group, individual locus trees must be used when making inferences about the evolution of </w:t>
      </w:r>
      <w:proofErr w:type="gramStart"/>
      <w:r w:rsidR="00F726B3">
        <w:rPr>
          <w:rFonts w:ascii="Times New Roman" w:hAnsi="Times New Roman" w:cs="Times New Roman"/>
          <w:sz w:val="24"/>
          <w:szCs w:val="24"/>
        </w:rPr>
        <w:t>particular regions</w:t>
      </w:r>
      <w:proofErr w:type="gramEnd"/>
      <w:r w:rsidR="00F726B3">
        <w:rPr>
          <w:rFonts w:ascii="Times New Roman" w:hAnsi="Times New Roman" w:cs="Times New Roman"/>
          <w:sz w:val="24"/>
          <w:szCs w:val="24"/>
        </w:rPr>
        <w:t xml:space="preserve"> or features of the genome.</w:t>
      </w:r>
      <w:r w:rsidR="00804026">
        <w:rPr>
          <w:rFonts w:ascii="Times New Roman" w:hAnsi="Times New Roman" w:cs="Times New Roman"/>
          <w:sz w:val="24"/>
          <w:szCs w:val="24"/>
        </w:rPr>
        <w:t xml:space="preserve"> </w:t>
      </w:r>
    </w:p>
    <w:p w14:paraId="64F90658" w14:textId="2B6D0132" w:rsidR="00804026" w:rsidRDefault="00F726B3" w:rsidP="00583F62">
      <w:pPr>
        <w:spacing w:after="0"/>
        <w:ind w:firstLine="720"/>
        <w:jc w:val="both"/>
        <w:rPr>
          <w:rFonts w:ascii="Times New Roman" w:hAnsi="Times New Roman" w:cs="Times New Roman"/>
          <w:sz w:val="24"/>
          <w:szCs w:val="24"/>
        </w:rPr>
      </w:pPr>
      <w:r>
        <w:rPr>
          <w:rFonts w:ascii="Times New Roman" w:hAnsi="Times New Roman" w:cs="Times New Roman"/>
          <w:sz w:val="24"/>
          <w:szCs w:val="24"/>
        </w:rPr>
        <w:t>W</w:t>
      </w:r>
      <w:r w:rsidR="00645BBB">
        <w:rPr>
          <w:rFonts w:ascii="Times New Roman" w:hAnsi="Times New Roman" w:cs="Times New Roman"/>
          <w:sz w:val="24"/>
          <w:szCs w:val="24"/>
        </w:rPr>
        <w:t>hile we</w:t>
      </w:r>
      <w:r w:rsidR="00283689">
        <w:rPr>
          <w:rFonts w:ascii="Times New Roman" w:hAnsi="Times New Roman" w:cs="Times New Roman"/>
          <w:sz w:val="24"/>
          <w:szCs w:val="24"/>
        </w:rPr>
        <w:t xml:space="preserve"> observed </w:t>
      </w:r>
      <w:r w:rsidR="00283689" w:rsidRPr="00031896">
        <w:rPr>
          <w:rFonts w:ascii="Times New Roman" w:hAnsi="Times New Roman" w:cs="Times New Roman"/>
          <w:sz w:val="24"/>
          <w:szCs w:val="24"/>
        </w:rPr>
        <w:t xml:space="preserve">no clear </w:t>
      </w:r>
      <w:r w:rsidR="00283689">
        <w:rPr>
          <w:rFonts w:ascii="Times New Roman" w:hAnsi="Times New Roman" w:cs="Times New Roman"/>
          <w:sz w:val="24"/>
          <w:szCs w:val="24"/>
        </w:rPr>
        <w:t xml:space="preserve">clustering of </w:t>
      </w:r>
      <w:r w:rsidR="00283689" w:rsidRPr="00031896">
        <w:rPr>
          <w:rFonts w:ascii="Times New Roman" w:hAnsi="Times New Roman" w:cs="Times New Roman"/>
          <w:sz w:val="24"/>
          <w:szCs w:val="24"/>
        </w:rPr>
        <w:t>topological structure</w:t>
      </w:r>
      <w:r w:rsidR="006C1351">
        <w:rPr>
          <w:rFonts w:ascii="Times New Roman" w:hAnsi="Times New Roman" w:cs="Times New Roman"/>
          <w:sz w:val="24"/>
          <w:szCs w:val="24"/>
        </w:rPr>
        <w:t>s</w:t>
      </w:r>
      <w:r w:rsidR="00283689" w:rsidRPr="00031896">
        <w:rPr>
          <w:rFonts w:ascii="Times New Roman" w:hAnsi="Times New Roman" w:cs="Times New Roman"/>
          <w:sz w:val="24"/>
          <w:szCs w:val="24"/>
        </w:rPr>
        <w:t xml:space="preserve"> along </w:t>
      </w:r>
      <w:r w:rsidR="00283689">
        <w:rPr>
          <w:rFonts w:ascii="Times New Roman" w:hAnsi="Times New Roman" w:cs="Times New Roman"/>
          <w:sz w:val="24"/>
          <w:szCs w:val="24"/>
        </w:rPr>
        <w:t xml:space="preserve">most </w:t>
      </w:r>
      <w:r w:rsidR="00283689" w:rsidRPr="00031896">
        <w:rPr>
          <w:rFonts w:ascii="Times New Roman" w:hAnsi="Times New Roman" w:cs="Times New Roman"/>
          <w:sz w:val="24"/>
          <w:szCs w:val="24"/>
        </w:rPr>
        <w:t>chromosome</w:t>
      </w:r>
      <w:r w:rsidR="00283689">
        <w:rPr>
          <w:rFonts w:ascii="Times New Roman" w:hAnsi="Times New Roman" w:cs="Times New Roman"/>
          <w:sz w:val="24"/>
          <w:szCs w:val="24"/>
        </w:rPr>
        <w:t>s</w:t>
      </w:r>
      <w:r w:rsidR="00283689" w:rsidRPr="00031896">
        <w:rPr>
          <w:rFonts w:ascii="Times New Roman" w:hAnsi="Times New Roman" w:cs="Times New Roman"/>
          <w:sz w:val="24"/>
          <w:szCs w:val="24"/>
        </w:rPr>
        <w:t xml:space="preserve"> (</w:t>
      </w:r>
      <w:r w:rsidR="00283689" w:rsidRPr="008462C6">
        <w:rPr>
          <w:rFonts w:ascii="Times New Roman" w:hAnsi="Times New Roman" w:cs="Times New Roman"/>
          <w:i/>
          <w:iCs/>
          <w:sz w:val="24"/>
          <w:szCs w:val="24"/>
        </w:rPr>
        <w:t>e.g.</w:t>
      </w:r>
      <w:r w:rsidR="00283689">
        <w:rPr>
          <w:rFonts w:ascii="Times New Roman" w:hAnsi="Times New Roman" w:cs="Times New Roman"/>
          <w:sz w:val="24"/>
          <w:szCs w:val="24"/>
        </w:rPr>
        <w:t xml:space="preserve">, </w:t>
      </w:r>
      <w:r w:rsidR="00283689" w:rsidRPr="00031896">
        <w:rPr>
          <w:rFonts w:ascii="Times New Roman" w:hAnsi="Times New Roman" w:cs="Times New Roman"/>
          <w:sz w:val="24"/>
          <w:szCs w:val="24"/>
        </w:rPr>
        <w:t>Fig</w:t>
      </w:r>
      <w:r w:rsidR="00283689">
        <w:rPr>
          <w:rFonts w:ascii="Times New Roman" w:hAnsi="Times New Roman" w:cs="Times New Roman"/>
          <w:sz w:val="24"/>
          <w:szCs w:val="24"/>
        </w:rPr>
        <w:t>.</w:t>
      </w:r>
      <w:r w:rsidR="00283689" w:rsidRPr="00031896">
        <w:rPr>
          <w:rFonts w:ascii="Times New Roman" w:hAnsi="Times New Roman" w:cs="Times New Roman"/>
          <w:sz w:val="24"/>
          <w:szCs w:val="24"/>
        </w:rPr>
        <w:t xml:space="preserve"> </w:t>
      </w:r>
      <w:r w:rsidR="00283689">
        <w:rPr>
          <w:rFonts w:ascii="Times New Roman" w:hAnsi="Times New Roman" w:cs="Times New Roman"/>
          <w:sz w:val="24"/>
          <w:szCs w:val="24"/>
        </w:rPr>
        <w:t>3</w:t>
      </w:r>
      <w:r w:rsidR="00283689" w:rsidRPr="00031896">
        <w:rPr>
          <w:rFonts w:ascii="Times New Roman" w:hAnsi="Times New Roman" w:cs="Times New Roman"/>
          <w:sz w:val="24"/>
          <w:szCs w:val="24"/>
        </w:rPr>
        <w:t>C)</w:t>
      </w:r>
      <w:r w:rsidR="00645BBB">
        <w:rPr>
          <w:rFonts w:ascii="Times New Roman" w:hAnsi="Times New Roman" w:cs="Times New Roman"/>
          <w:sz w:val="24"/>
          <w:szCs w:val="24"/>
        </w:rPr>
        <w:t>,</w:t>
      </w:r>
      <w:r w:rsidR="00283689">
        <w:rPr>
          <w:rFonts w:ascii="Times New Roman" w:hAnsi="Times New Roman" w:cs="Times New Roman"/>
          <w:sz w:val="24"/>
          <w:szCs w:val="24"/>
        </w:rPr>
        <w:t xml:space="preserve"> we found that </w:t>
      </w:r>
      <w:r w:rsidR="00645BBB">
        <w:rPr>
          <w:rFonts w:ascii="Times New Roman" w:hAnsi="Times New Roman" w:cs="Times New Roman"/>
          <w:sz w:val="24"/>
          <w:szCs w:val="24"/>
        </w:rPr>
        <w:t xml:space="preserve">this enormous range of </w:t>
      </w:r>
      <w:r w:rsidR="00283689" w:rsidRPr="00031896">
        <w:rPr>
          <w:rFonts w:ascii="Times New Roman" w:hAnsi="Times New Roman" w:cs="Times New Roman"/>
          <w:sz w:val="24"/>
          <w:szCs w:val="24"/>
        </w:rPr>
        <w:t>phylogen</w:t>
      </w:r>
      <w:r w:rsidR="00645BBB">
        <w:rPr>
          <w:rFonts w:ascii="Times New Roman" w:hAnsi="Times New Roman" w:cs="Times New Roman"/>
          <w:sz w:val="24"/>
          <w:szCs w:val="24"/>
        </w:rPr>
        <w:t>etic variation was</w:t>
      </w:r>
      <w:r w:rsidR="00283689" w:rsidRPr="00031896">
        <w:rPr>
          <w:rFonts w:ascii="Times New Roman" w:hAnsi="Times New Roman" w:cs="Times New Roman"/>
          <w:sz w:val="24"/>
          <w:szCs w:val="24"/>
        </w:rPr>
        <w:t xml:space="preserve"> not randomly distributed </w:t>
      </w:r>
      <w:r w:rsidR="006C1351">
        <w:rPr>
          <w:rFonts w:ascii="Times New Roman" w:hAnsi="Times New Roman" w:cs="Times New Roman"/>
          <w:sz w:val="24"/>
          <w:szCs w:val="24"/>
        </w:rPr>
        <w:t>within</w:t>
      </w:r>
      <w:r w:rsidR="006C1351" w:rsidRPr="00031896">
        <w:rPr>
          <w:rFonts w:ascii="Times New Roman" w:hAnsi="Times New Roman" w:cs="Times New Roman"/>
          <w:sz w:val="24"/>
          <w:szCs w:val="24"/>
        </w:rPr>
        <w:t xml:space="preserve"> </w:t>
      </w:r>
      <w:r w:rsidR="00283689" w:rsidRPr="00031896">
        <w:rPr>
          <w:rFonts w:ascii="Times New Roman" w:hAnsi="Times New Roman" w:cs="Times New Roman"/>
          <w:sz w:val="24"/>
          <w:szCs w:val="24"/>
        </w:rPr>
        <w:t>chromosomes.</w:t>
      </w:r>
      <w:r w:rsidR="00645BBB">
        <w:rPr>
          <w:rFonts w:ascii="Times New Roman" w:hAnsi="Times New Roman" w:cs="Times New Roman"/>
          <w:sz w:val="24"/>
          <w:szCs w:val="24"/>
        </w:rPr>
        <w:t xml:space="preserve"> Perhaps most surprising</w:t>
      </w:r>
      <w:r w:rsidR="00086687">
        <w:rPr>
          <w:rFonts w:ascii="Times New Roman" w:hAnsi="Times New Roman" w:cs="Times New Roman"/>
          <w:sz w:val="24"/>
          <w:szCs w:val="24"/>
        </w:rPr>
        <w:t>ly</w:t>
      </w:r>
      <w:r w:rsidR="00645BBB">
        <w:rPr>
          <w:rFonts w:ascii="Times New Roman" w:hAnsi="Times New Roman" w:cs="Times New Roman"/>
          <w:sz w:val="24"/>
          <w:szCs w:val="24"/>
        </w:rPr>
        <w:t xml:space="preserve">, we did not observe </w:t>
      </w:r>
      <w:r>
        <w:rPr>
          <w:rFonts w:ascii="Times New Roman" w:hAnsi="Times New Roman" w:cs="Times New Roman"/>
          <w:sz w:val="24"/>
          <w:szCs w:val="24"/>
        </w:rPr>
        <w:t xml:space="preserve">a </w:t>
      </w:r>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r w:rsidR="00167C33">
        <w:rPr>
          <w:rFonts w:ascii="Times New Roman" w:hAnsi="Times New Roman" w:cs="Times New Roman"/>
          <w:sz w:val="24"/>
          <w:szCs w:val="24"/>
        </w:rPr>
        <w:t xml:space="preserve"> 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t xml:space="preserve">the </w:t>
      </w:r>
      <w:r w:rsidR="00583F62">
        <w:rPr>
          <w:rFonts w:ascii="Times New Roman" w:hAnsi="Times New Roman" w:cs="Times New Roman"/>
          <w:sz w:val="24"/>
          <w:szCs w:val="24"/>
        </w:rPr>
        <w:t>spatial</w:t>
      </w:r>
      <w:r w:rsidR="00167C33">
        <w:rPr>
          <w:rFonts w:ascii="Times New Roman" w:hAnsi="Times New Roman" w:cs="Times New Roman"/>
          <w:sz w:val="24"/>
          <w:szCs w:val="24"/>
        </w:rPr>
        <w:t xml:space="preserve"> scale of </w:t>
      </w:r>
      <w:r w:rsidR="00804026" w:rsidRPr="00031896">
        <w:rPr>
          <w:rFonts w:ascii="Times New Roman" w:hAnsi="Times New Roman" w:cs="Times New Roman"/>
          <w:sz w:val="24"/>
          <w:szCs w:val="24"/>
        </w:rPr>
        <w:t>phylogenetic discordance</w:t>
      </w:r>
      <w:r w:rsidR="00645BBB">
        <w:rPr>
          <w:rFonts w:ascii="Times New Roman" w:hAnsi="Times New Roman" w:cs="Times New Roman"/>
          <w:i/>
          <w:iCs/>
          <w:sz w:val="24"/>
          <w:szCs w:val="24"/>
        </w:rPr>
        <w:t>.</w:t>
      </w:r>
      <w:r w:rsidR="0071044A">
        <w:rPr>
          <w:rFonts w:ascii="Times New Roman" w:hAnsi="Times New Roman" w:cs="Times New Roman"/>
          <w:sz w:val="24"/>
          <w:szCs w:val="24"/>
        </w:rPr>
        <w:t xml:space="preserve"> </w:t>
      </w:r>
      <w:r w:rsidR="00167C33">
        <w:rPr>
          <w:rFonts w:ascii="Times New Roman" w:hAnsi="Times New Roman" w:cs="Times New Roman"/>
          <w:sz w:val="24"/>
          <w:szCs w:val="24"/>
        </w:rPr>
        <w:t>This negative result</w:t>
      </w:r>
      <w:r w:rsidR="00583F62">
        <w:rPr>
          <w:rFonts w:ascii="Times New Roman" w:hAnsi="Times New Roman" w:cs="Times New Roman"/>
          <w:sz w:val="24"/>
          <w:szCs w:val="24"/>
        </w:rPr>
        <w:t xml:space="preserve"> suggests that </w:t>
      </w:r>
      <w:r w:rsidR="00086687">
        <w:rPr>
          <w:rFonts w:ascii="Times New Roman" w:hAnsi="Times New Roman" w:cs="Times New Roman"/>
          <w:sz w:val="24"/>
          <w:szCs w:val="24"/>
        </w:rPr>
        <w:t>recombination rate</w:t>
      </w:r>
      <w:r w:rsidR="00804026" w:rsidRPr="00031896">
        <w:rPr>
          <w:rFonts w:ascii="Times New Roman" w:hAnsi="Times New Roman" w:cs="Times New Roman"/>
          <w:sz w:val="24"/>
          <w:szCs w:val="24"/>
        </w:rPr>
        <w:t xml:space="preserve"> evolve</w:t>
      </w:r>
      <w:r w:rsidR="00583F62">
        <w:rPr>
          <w:rFonts w:ascii="Times New Roman" w:hAnsi="Times New Roman" w:cs="Times New Roman"/>
          <w:sz w:val="24"/>
          <w:szCs w:val="24"/>
        </w:rPr>
        <w:t>s</w:t>
      </w:r>
      <w:r w:rsidR="00804026">
        <w:rPr>
          <w:rFonts w:ascii="Times New Roman" w:hAnsi="Times New Roman" w:cs="Times New Roman"/>
          <w:sz w:val="24"/>
          <w:szCs w:val="24"/>
        </w:rPr>
        <w:t xml:space="preserve"> </w:t>
      </w:r>
      <w:r w:rsidR="00583F62">
        <w:rPr>
          <w:rFonts w:ascii="Times New Roman" w:hAnsi="Times New Roman" w:cs="Times New Roman"/>
          <w:sz w:val="24"/>
          <w:szCs w:val="24"/>
        </w:rPr>
        <w:t xml:space="preserve">sufficiently </w:t>
      </w:r>
      <w:r w:rsidR="00804026">
        <w:rPr>
          <w:rFonts w:ascii="Times New Roman" w:hAnsi="Times New Roman" w:cs="Times New Roman"/>
          <w:sz w:val="24"/>
          <w:szCs w:val="24"/>
        </w:rPr>
        <w:t>quickly</w:t>
      </w:r>
      <w:r w:rsidR="00583F62">
        <w:rPr>
          <w:rFonts w:ascii="Times New Roman" w:hAnsi="Times New Roman" w:cs="Times New Roman"/>
          <w:sz w:val="24"/>
          <w:szCs w:val="24"/>
        </w:rPr>
        <w:t xml:space="preserve"> that contemporary estimates </w:t>
      </w:r>
      <w:r w:rsidR="00170904">
        <w:rPr>
          <w:rFonts w:ascii="Times New Roman" w:hAnsi="Times New Roman" w:cs="Times New Roman"/>
          <w:sz w:val="24"/>
          <w:szCs w:val="24"/>
        </w:rPr>
        <w:t>do</w:t>
      </w:r>
      <w:r w:rsidR="00583F62">
        <w:rPr>
          <w:rFonts w:ascii="Times New Roman" w:hAnsi="Times New Roman" w:cs="Times New Roman"/>
          <w:sz w:val="24"/>
          <w:szCs w:val="24"/>
        </w:rPr>
        <w:t xml:space="preserve"> not track </w:t>
      </w:r>
      <w:r w:rsidR="00170904">
        <w:rPr>
          <w:rFonts w:ascii="Times New Roman" w:hAnsi="Times New Roman" w:cs="Times New Roman"/>
          <w:sz w:val="24"/>
          <w:szCs w:val="24"/>
        </w:rPr>
        <w:t>variation over deeper evolutionary timescales, or at least at the 5 Mb scale we considered</w:t>
      </w:r>
      <w:r w:rsidR="00804026" w:rsidRPr="00031896">
        <w:rPr>
          <w:rFonts w:ascii="Times New Roman" w:hAnsi="Times New Roman" w:cs="Times New Roman"/>
          <w:sz w:val="24"/>
          <w:szCs w:val="24"/>
        </w:rPr>
        <w:t>.</w:t>
      </w:r>
      <w:r w:rsidR="00804026">
        <w:rPr>
          <w:rFonts w:ascii="Times New Roman" w:hAnsi="Times New Roman" w:cs="Times New Roman"/>
          <w:sz w:val="24"/>
          <w:szCs w:val="24"/>
        </w:rPr>
        <w:t xml:space="preserve"> Similar to findings in great apes </w:t>
      </w:r>
      <w:r w:rsidR="00804026">
        <w:rPr>
          <w:rFonts w:ascii="Times New Roman" w:hAnsi="Times New Roman" w:cs="Times New Roman"/>
          <w:sz w:val="24"/>
          <w:szCs w:val="24"/>
        </w:rPr>
        <w:fldChar w:fldCharType="begin"/>
      </w:r>
      <w:r w:rsidR="00804026">
        <w:rPr>
          <w:rFonts w:ascii="Times New Roman" w:hAnsi="Times New Roman" w:cs="Times New Roman"/>
          <w:sz w:val="24"/>
          <w:szCs w:val="24"/>
        </w:rPr>
        <w:instrText xml:space="preserve"> ADDIN EN.CITE &lt;EndNote&gt;&lt;Cite&gt;&lt;Author&gt;Hobolth&lt;/Author&gt;&lt;Year&gt;2007&lt;/Year&gt;&lt;RecNum&gt;201&lt;/RecNum&gt;&lt;DisplayText&gt;(Hobolth et al. 2007)&lt;/DisplayText&gt;&lt;record&gt;&lt;rec-number&gt;201&lt;/rec-number&gt;&lt;foreign-keys&gt;&lt;key app="EN" db-id="vdwt9psdezv5tlee9vn5swzfzafw0azp5adx" timestamp="1649789421"&gt;201&lt;/key&gt;&lt;/foreign-keys&gt;&lt;ref-type name="Journal Article"&gt;17&lt;/ref-type&gt;&lt;contributors&gt;&lt;authors&gt;&lt;author&gt;Hobolth, A.&lt;/author&gt;&lt;author&gt;Christensen, O. F.&lt;/author&gt;&lt;author&gt;Mailund, T.&lt;/author&gt;&lt;author&gt;Schierup, M. H.&lt;/author&gt;&lt;/authors&gt;&lt;/contributors&gt;&lt;auth-address&gt;Bioinformatics Research Center, North Carolina State University, Raleigh, North Carolina, United States of America. asger@daimi.au.dk&lt;/auth-address&gt;&lt;titles&gt;&lt;title&gt;Genomic relationships and speciation times of human, chimpanzee, and gorilla inferred from a coalescent hidden Markov model&lt;/title&gt;&lt;secondary-title&gt;PLoS Genet&lt;/secondary-title&gt;&lt;/titles&gt;&lt;periodical&gt;&lt;full-title&gt;PLoS Genet&lt;/full-title&gt;&lt;/periodical&gt;&lt;pages&gt;e7&lt;/pages&gt;&lt;volume&gt;3&lt;/volume&gt;&lt;number&gt;2&lt;/number&gt;&lt;edition&gt;2007/02/27&lt;/edition&gt;&lt;keywords&gt;&lt;keyword&gt;Animals&lt;/keyword&gt;&lt;keyword&gt;Base Sequence&lt;/keyword&gt;&lt;keyword&gt;Computer Simulation&lt;/keyword&gt;&lt;keyword&gt;*Genetic Speciation&lt;/keyword&gt;&lt;keyword&gt;Genetics, Population&lt;/keyword&gt;&lt;keyword&gt;Genome, Human&lt;/keyword&gt;&lt;keyword&gt;Gorilla gorilla/*genetics&lt;/keyword&gt;&lt;keyword&gt;Hominidae/*genetics&lt;/keyword&gt;&lt;keyword&gt;Humans&lt;/keyword&gt;&lt;keyword&gt;*Markov Chains&lt;/keyword&gt;&lt;keyword&gt;*Models, Theoretical&lt;/keyword&gt;&lt;keyword&gt;Molecular Sequence Data&lt;/keyword&gt;&lt;keyword&gt;Pan troglodytes/*genetics&lt;/keyword&gt;&lt;keyword&gt;Phylogeny&lt;/keyword&gt;&lt;keyword&gt;Sequence Homology, Nucleic Acid&lt;/keyword&gt;&lt;/keywords&gt;&lt;dates&gt;&lt;year&gt;2007&lt;/year&gt;&lt;pub-dates&gt;&lt;date&gt;Feb 23&lt;/date&gt;&lt;/pub-dates&gt;&lt;/dates&gt;&lt;isbn&gt;1553-7404 (Electronic)&amp;#xD;1553-7390 (Linking)&lt;/isbn&gt;&lt;accession-num&gt;17319744&lt;/accession-num&gt;&lt;urls&gt;&lt;related-urls&gt;&lt;url&gt;https://www.ncbi.nlm.nih.gov/pubmed/17319744&lt;/url&gt;&lt;/related-urls&gt;&lt;/urls&gt;&lt;custom2&gt;PMC1802818&lt;/custom2&gt;&lt;electronic-resource-num&gt;10.1371/journal.pgen.0030007&lt;/electronic-resource-num&gt;&lt;/record&gt;&lt;/Cite&gt;&lt;/EndNote&gt;</w:instrText>
      </w:r>
      <w:r w:rsidR="00804026">
        <w:rPr>
          <w:rFonts w:ascii="Times New Roman" w:hAnsi="Times New Roman" w:cs="Times New Roman"/>
          <w:sz w:val="24"/>
          <w:szCs w:val="24"/>
        </w:rPr>
        <w:fldChar w:fldCharType="separate"/>
      </w:r>
      <w:r w:rsidR="00804026">
        <w:rPr>
          <w:rFonts w:ascii="Times New Roman" w:hAnsi="Times New Roman" w:cs="Times New Roman"/>
          <w:noProof/>
          <w:sz w:val="24"/>
          <w:szCs w:val="24"/>
        </w:rPr>
        <w:t>(Hobolth et al. 2007)</w:t>
      </w:r>
      <w:r w:rsidR="00804026">
        <w:rPr>
          <w:rFonts w:ascii="Times New Roman" w:hAnsi="Times New Roman" w:cs="Times New Roman"/>
          <w:sz w:val="24"/>
          <w:szCs w:val="24"/>
        </w:rPr>
        <w:fldChar w:fldCharType="end"/>
      </w:r>
      <w:r w:rsidR="00804026">
        <w:rPr>
          <w:rFonts w:ascii="Times New Roman" w:hAnsi="Times New Roman" w:cs="Times New Roman"/>
          <w:sz w:val="24"/>
          <w:szCs w:val="24"/>
        </w:rPr>
        <w:t>, these results suggest that even high-resolution genetic resources from a single model species may be insufficient to help predict the landscape of discordance in a phylogenetic sample spanning 12 million years of evolution.</w:t>
      </w:r>
      <w:r w:rsidR="0071044A">
        <w:rPr>
          <w:rFonts w:ascii="Times New Roman" w:hAnsi="Times New Roman" w:cs="Times New Roman"/>
          <w:sz w:val="24"/>
          <w:szCs w:val="24"/>
        </w:rPr>
        <w:t xml:space="preserve"> </w:t>
      </w:r>
      <w:r w:rsidR="00170904">
        <w:rPr>
          <w:rFonts w:ascii="Times New Roman" w:hAnsi="Times New Roman" w:cs="Times New Roman"/>
          <w:sz w:val="24"/>
          <w:szCs w:val="24"/>
        </w:rPr>
        <w:t>This stands in contrast to the well-known negative relationship between population-level nucleotide variation and recombination rates in several mammals, including house mouse</w:t>
      </w:r>
      <w:r w:rsidR="00066A79">
        <w:rPr>
          <w:rFonts w:ascii="Times New Roman" w:hAnsi="Times New Roman" w:cs="Times New Roman"/>
          <w:sz w:val="24"/>
          <w:szCs w:val="24"/>
        </w:rPr>
        <w:t xml:space="preserve"> </w:t>
      </w:r>
      <w:r w:rsidR="00066A79">
        <w:rPr>
          <w:rFonts w:ascii="Times New Roman" w:hAnsi="Times New Roman" w:cs="Times New Roman"/>
          <w:sz w:val="24"/>
          <w:szCs w:val="24"/>
        </w:rPr>
        <w:fldChar w:fldCharType="begin">
          <w:fldData xml:space="preserve">PEVuZE5vdGU+PENpdGU+PEF1dGhvcj5HZXJhbGRlczwvQXV0aG9yPjxZZWFyPjIwMTE8L1llYXI+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</w:fldData>
        </w:fldChar>
      </w:r>
      <w:r w:rsidR="00066A79">
        <w:rPr>
          <w:rFonts w:ascii="Times New Roman" w:hAnsi="Times New Roman" w:cs="Times New Roman"/>
          <w:sz w:val="24"/>
          <w:szCs w:val="24"/>
        </w:rPr>
        <w:instrText xml:space="preserve"> ADDIN EN.CITE </w:instrText>
      </w:r>
      <w:r w:rsidR="00066A79">
        <w:rPr>
          <w:rFonts w:ascii="Times New Roman" w:hAnsi="Times New Roman" w:cs="Times New Roman"/>
          <w:sz w:val="24"/>
          <w:szCs w:val="24"/>
        </w:rPr>
        <w:fldChar w:fldCharType="begin">
          <w:fldData xml:space="preserve">PEVuZE5vdGU+PENpdGU+PEF1dGhvcj5HZXJhbGRlczwvQXV0aG9yPjxZZWFyPjIwMTE8L1llYXI+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</w:fldData>
        </w:fldChar>
      </w:r>
      <w:r w:rsidR="00066A79">
        <w:rPr>
          <w:rFonts w:ascii="Times New Roman" w:hAnsi="Times New Roman" w:cs="Times New Roman"/>
          <w:sz w:val="24"/>
          <w:szCs w:val="24"/>
        </w:rPr>
        <w:instrText xml:space="preserve"> ADDIN EN.CITE.DATA </w:instrText>
      </w:r>
      <w:r w:rsidR="00066A79">
        <w:rPr>
          <w:rFonts w:ascii="Times New Roman" w:hAnsi="Times New Roman" w:cs="Times New Roman"/>
          <w:sz w:val="24"/>
          <w:szCs w:val="24"/>
        </w:rPr>
      </w:r>
      <w:r w:rsidR="00066A79">
        <w:rPr>
          <w:rFonts w:ascii="Times New Roman" w:hAnsi="Times New Roman" w:cs="Times New Roman"/>
          <w:sz w:val="24"/>
          <w:szCs w:val="24"/>
        </w:rPr>
        <w:fldChar w:fldCharType="end"/>
      </w:r>
      <w:r w:rsidR="00066A79">
        <w:rPr>
          <w:rFonts w:ascii="Times New Roman" w:hAnsi="Times New Roman" w:cs="Times New Roman"/>
          <w:sz w:val="24"/>
          <w:szCs w:val="24"/>
        </w:rPr>
      </w:r>
      <w:r w:rsidR="00066A79">
        <w:rPr>
          <w:rFonts w:ascii="Times New Roman" w:hAnsi="Times New Roman" w:cs="Times New Roman"/>
          <w:sz w:val="24"/>
          <w:szCs w:val="24"/>
        </w:rPr>
        <w:fldChar w:fldCharType="separate"/>
      </w:r>
      <w:r w:rsidR="00066A79">
        <w:rPr>
          <w:rFonts w:ascii="Times New Roman" w:hAnsi="Times New Roman" w:cs="Times New Roman"/>
          <w:noProof/>
          <w:sz w:val="24"/>
          <w:szCs w:val="24"/>
        </w:rPr>
        <w:t>(Cai et al. 2009; Geraldes et al. 2011; Corbett-Detig et al. 2015; Kartje et al. 2020)</w:t>
      </w:r>
      <w:r w:rsidR="00066A79">
        <w:rPr>
          <w:rFonts w:ascii="Times New Roman" w:hAnsi="Times New Roman" w:cs="Times New Roman"/>
          <w:sz w:val="24"/>
          <w:szCs w:val="24"/>
        </w:rPr>
        <w:fldChar w:fldCharType="end"/>
      </w:r>
      <w:r w:rsidR="00170904">
        <w:rPr>
          <w:rFonts w:ascii="Times New Roman" w:hAnsi="Times New Roman" w:cs="Times New Roman"/>
          <w:sz w:val="24"/>
          <w:szCs w:val="24"/>
        </w:rPr>
        <w:t xml:space="preserve">. </w:t>
      </w:r>
    </w:p>
    <w:p w14:paraId="5EFCB32E" w14:textId="71D4D80B" w:rsidR="00804026" w:rsidRDefault="00170904" w:rsidP="00534E01">
      <w:pPr>
        <w:spacing w:after="0"/>
        <w:ind w:firstLine="720"/>
        <w:jc w:val="both"/>
        <w:rPr>
          <w:rFonts w:ascii="Times New Roman" w:hAnsi="Times New Roman" w:cs="Times New Roman"/>
          <w:sz w:val="24"/>
          <w:szCs w:val="24"/>
        </w:rPr>
      </w:pPr>
      <w:del w:id="32" w:author="Hahn, Matthew" w:date="2023-09-18T14:00:00Z">
        <w:r w:rsidDel="0074203E">
          <w:rPr>
            <w:rFonts w:ascii="Times New Roman" w:hAnsi="Times New Roman" w:cs="Times New Roman"/>
            <w:sz w:val="24"/>
            <w:szCs w:val="24"/>
          </w:rPr>
          <w:lastRenderedPageBreak/>
          <w:delText xml:space="preserve">One important </w:delText>
        </w:r>
        <w:r w:rsidR="00146890" w:rsidDel="0074203E">
          <w:rPr>
            <w:rFonts w:ascii="Times New Roman" w:hAnsi="Times New Roman" w:cs="Times New Roman"/>
            <w:sz w:val="24"/>
            <w:szCs w:val="24"/>
          </w:rPr>
          <w:delText>caveat is that o</w:delText>
        </w:r>
        <w:r w:rsidDel="0074203E">
          <w:rPr>
            <w:rFonts w:ascii="Times New Roman" w:hAnsi="Times New Roman" w:cs="Times New Roman"/>
            <w:sz w:val="24"/>
            <w:szCs w:val="24"/>
          </w:rPr>
          <w:delText xml:space="preserve">ur reference-based methods </w:delText>
        </w:r>
      </w:del>
      <w:ins w:id="33" w:author="Hahn, Matthew" w:date="2023-09-18T14:00:00Z">
        <w:r w:rsidR="0074203E">
          <w:rPr>
            <w:rFonts w:ascii="Times New Roman" w:hAnsi="Times New Roman" w:cs="Times New Roman"/>
            <w:sz w:val="24"/>
            <w:szCs w:val="24"/>
          </w:rPr>
          <w:t xml:space="preserve">One source of evolution in the recombination map may be changes in synteny: our analyses </w:t>
        </w:r>
      </w:ins>
      <w:r>
        <w:rPr>
          <w:rFonts w:ascii="Times New Roman" w:hAnsi="Times New Roman" w:cs="Times New Roman"/>
          <w:sz w:val="24"/>
          <w:szCs w:val="24"/>
        </w:rPr>
        <w:t>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Pr>
          <w:rFonts w:ascii="Times New Roman" w:hAnsi="Times New Roman" w:cs="Times New Roman"/>
          <w:sz w:val="24"/>
          <w:szCs w:val="24"/>
        </w:rPr>
        <w:t xml:space="preserve"> (</w:t>
      </w:r>
      <w:r w:rsidRPr="008462C6">
        <w:rPr>
          <w:rFonts w:ascii="Times New Roman" w:hAnsi="Times New Roman" w:cs="Times New Roman"/>
          <w:i/>
          <w:iCs/>
          <w:sz w:val="24"/>
          <w:szCs w:val="24"/>
        </w:rPr>
        <w:t>i.e.</w:t>
      </w:r>
      <w:r>
        <w:rPr>
          <w:rFonts w:ascii="Times New Roman" w:hAnsi="Times New Roman" w:cs="Times New Roman"/>
          <w:sz w:val="24"/>
          <w:szCs w:val="24"/>
        </w:rPr>
        <w:t>, no structural variation)</w:t>
      </w:r>
      <w:r w:rsidR="00146890">
        <w:rPr>
          <w:rFonts w:ascii="Times New Roman" w:hAnsi="Times New Roman" w:cs="Times New Roman"/>
          <w:sz w:val="24"/>
          <w:szCs w:val="24"/>
        </w:rPr>
        <w:t>, at least at the scale that we are comparing variation.</w:t>
      </w:r>
      <w:r>
        <w:rPr>
          <w:rFonts w:ascii="Times New Roman" w:hAnsi="Times New Roman" w:cs="Times New Roman"/>
          <w:sz w:val="24"/>
          <w:szCs w:val="24"/>
        </w:rPr>
        <w:t xml:space="preserve"> </w:t>
      </w:r>
      <w:r w:rsidR="004F3D87">
        <w:rPr>
          <w:rFonts w:ascii="Times New Roman" w:hAnsi="Times New Roman" w:cs="Times New Roman"/>
          <w:sz w:val="24"/>
          <w:szCs w:val="24"/>
        </w:rPr>
        <w:t xml:space="preserve">Structural variation, including substantial variation in chromosome numbers, </w:t>
      </w:r>
      <w:r>
        <w:rPr>
          <w:rFonts w:ascii="Times New Roman" w:hAnsi="Times New Roman" w:cs="Times New Roman"/>
          <w:sz w:val="24"/>
          <w:szCs w:val="24"/>
        </w:rPr>
        <w:t xml:space="preserve">are likely to be widespread in rodents </w:t>
      </w:r>
      <w:r>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PjxSZWNOdW0+MjE2PC9SZWNOdW0+PERpc3BsYXlUZXh0PihTdGFueW9uIGV0IGFsLiAxOTk5OyBZ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==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PjxSZWNOdW0+MjE2PC9SZWNOdW0+PERpc3BsYXlUZXh0PihTdGFueW9uIGV0IGFsLiAxOTk5OyBZ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==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(Stanyon et al. 1999; Yalcin et al. 2011; Romanenko et al. 2012; Keane et al. 2014)</w:t>
      </w:r>
      <w:r>
        <w:rPr>
          <w:rFonts w:ascii="Times New Roman" w:hAnsi="Times New Roman" w:cs="Times New Roman"/>
          <w:sz w:val="24"/>
          <w:szCs w:val="24"/>
        </w:rPr>
        <w:fldChar w:fldCharType="end"/>
      </w:r>
      <w:r w:rsidR="00D17870">
        <w:rPr>
          <w:rFonts w:ascii="Times New Roman" w:hAnsi="Times New Roman" w:cs="Times New Roman"/>
          <w:sz w:val="24"/>
          <w:szCs w:val="24"/>
        </w:rPr>
        <w:t xml:space="preserve"> and has the potential to skew our results when comparing tree similarity between regions of the genome using multiple species – a structural variant may place a mapped region from one genome into a different genomic context in another</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Pr>
          <w:rFonts w:ascii="Times New Roman" w:hAnsi="Times New Roman" w:cs="Times New Roman"/>
          <w:sz w:val="24"/>
          <w:szCs w:val="24"/>
        </w:rPr>
        <w:t>We currently lack chromosome scale assemblies for non-</w:t>
      </w:r>
      <w:r w:rsidRPr="008462C6">
        <w:rPr>
          <w:rFonts w:ascii="Times New Roman" w:hAnsi="Times New Roman" w:cs="Times New Roman"/>
          <w:i/>
          <w:iCs/>
          <w:sz w:val="24"/>
          <w:szCs w:val="24"/>
        </w:rPr>
        <w:t>Mus</w:t>
      </w:r>
      <w:r>
        <w:rPr>
          <w:rFonts w:ascii="Times New Roman" w:hAnsi="Times New Roman" w:cs="Times New Roman"/>
          <w:sz w:val="24"/>
          <w:szCs w:val="24"/>
        </w:rPr>
        <w:t xml:space="preserve"> and </w:t>
      </w:r>
      <w:r w:rsidRPr="008462C6">
        <w:rPr>
          <w:rFonts w:ascii="Times New Roman" w:hAnsi="Times New Roman" w:cs="Times New Roman"/>
          <w:i/>
          <w:iCs/>
          <w:sz w:val="24"/>
          <w:szCs w:val="24"/>
        </w:rPr>
        <w:t>Rattus</w:t>
      </w:r>
      <w:r>
        <w:rPr>
          <w:rFonts w:ascii="Times New Roman" w:hAnsi="Times New Roman" w:cs="Times New Roman"/>
          <w:sz w:val="24"/>
          <w:szCs w:val="24"/>
        </w:rPr>
        <w:t xml:space="preserve"> </w:t>
      </w:r>
      <w:r w:rsidR="005B59AD">
        <w:rPr>
          <w:rFonts w:ascii="Times New Roman" w:hAnsi="Times New Roman" w:cs="Times New Roman"/>
          <w:sz w:val="24"/>
          <w:szCs w:val="24"/>
        </w:rPr>
        <w:t>species and</w:t>
      </w:r>
      <w:r>
        <w:rPr>
          <w:rFonts w:ascii="Times New Roman" w:hAnsi="Times New Roman" w:cs="Times New Roman"/>
          <w:sz w:val="24"/>
          <w:szCs w:val="24"/>
        </w:rPr>
        <w:t xml:space="preserve"> </w:t>
      </w:r>
      <w:r w:rsidR="006C1351">
        <w:rPr>
          <w:rFonts w:ascii="Times New Roman" w:hAnsi="Times New Roman" w:cs="Times New Roman"/>
          <w:sz w:val="24"/>
          <w:szCs w:val="24"/>
        </w:rPr>
        <w:t xml:space="preserve">generating </w:t>
      </w:r>
      <w:r>
        <w:rPr>
          <w:rFonts w:ascii="Times New Roman" w:hAnsi="Times New Roman" w:cs="Times New Roman"/>
          <w:sz w:val="24"/>
          <w:szCs w:val="24"/>
        </w:rPr>
        <w:t>such assemblies may prove limiting given that most tissue resources for this group are derived from natural history collections that often lack high molecular weight DNA needed for most long-read DNA sequencing technologies.</w:t>
      </w:r>
      <w:r w:rsidR="00D17870">
        <w:rPr>
          <w:rFonts w:ascii="Times New Roman" w:hAnsi="Times New Roman" w:cs="Times New Roman"/>
          <w:sz w:val="24"/>
          <w:szCs w:val="24"/>
        </w:rPr>
        <w:t xml:space="preserve"> To assess the potential of </w:t>
      </w:r>
      <w:r w:rsidR="00B77FD0">
        <w:rPr>
          <w:rFonts w:ascii="Times New Roman" w:hAnsi="Times New Roman" w:cs="Times New Roman"/>
          <w:sz w:val="24"/>
          <w:szCs w:val="24"/>
        </w:rPr>
        <w:t>syntenic</w:t>
      </w:r>
      <w:r w:rsidR="00D17870">
        <w:rPr>
          <w:rFonts w:ascii="Times New Roman" w:hAnsi="Times New Roman" w:cs="Times New Roman"/>
          <w:sz w:val="24"/>
          <w:szCs w:val="24"/>
        </w:rPr>
        <w:t xml:space="preserve"> variation to skew our results, we aligned the mouse (mm10) and rat (rnor6) genomes with minimap2</w:t>
      </w:r>
      <w:r w:rsidR="00A661DF">
        <w:rPr>
          <w:rFonts w:ascii="Times New Roman" w:hAnsi="Times New Roman" w:cs="Times New Roman"/>
          <w:sz w:val="24"/>
          <w:szCs w:val="24"/>
        </w:rPr>
        <w:t xml:space="preserve"> </w:t>
      </w:r>
      <w:r w:rsidR="00D17870">
        <w:rPr>
          <w:rFonts w:ascii="Times New Roman" w:hAnsi="Times New Roman" w:cs="Times New Roman"/>
          <w:sz w:val="24"/>
          <w:szCs w:val="24"/>
        </w:rPr>
        <w:t xml:space="preserve">and find high degrees of chromosomal </w:t>
      </w:r>
      <w:r w:rsidR="00B77FD0">
        <w:rPr>
          <w:rFonts w:ascii="Times New Roman" w:hAnsi="Times New Roman" w:cs="Times New Roman"/>
          <w:sz w:val="24"/>
          <w:szCs w:val="24"/>
        </w:rPr>
        <w:t>synteny</w:t>
      </w:r>
      <w:r w:rsidR="002061CF">
        <w:rPr>
          <w:rFonts w:ascii="Times New Roman" w:hAnsi="Times New Roman" w:cs="Times New Roman"/>
          <w:sz w:val="24"/>
          <w:szCs w:val="24"/>
        </w:rPr>
        <w:t xml:space="preserve"> and co-linearity</w:t>
      </w:r>
      <w:r w:rsidR="00D17870">
        <w:rPr>
          <w:rFonts w:ascii="Times New Roman" w:hAnsi="Times New Roman" w:cs="Times New Roman"/>
          <w:sz w:val="24"/>
          <w:szCs w:val="24"/>
        </w:rPr>
        <w:t xml:space="preserve"> between the two (Fig S</w:t>
      </w:r>
      <w:r w:rsidR="008076D7">
        <w:rPr>
          <w:rFonts w:ascii="Times New Roman" w:hAnsi="Times New Roman" w:cs="Times New Roman"/>
          <w:sz w:val="24"/>
          <w:szCs w:val="24"/>
        </w:rPr>
        <w:t>11</w:t>
      </w:r>
      <w:r w:rsidR="00D17870">
        <w:rPr>
          <w:rFonts w:ascii="Times New Roman" w:hAnsi="Times New Roman" w:cs="Times New Roman"/>
          <w:sz w:val="24"/>
          <w:szCs w:val="24"/>
        </w:rPr>
        <w:t>). While this does not preclude large rearrangements in other lineages in our sample, since these two genomes span the timescale of our sample for our genome-wide analysis of discordance it does mean that ancestrally most regions will be colinear.</w:t>
      </w:r>
      <w:r>
        <w:rPr>
          <w:rFonts w:ascii="Times New Roman" w:hAnsi="Times New Roman" w:cs="Times New Roman"/>
          <w:sz w:val="24"/>
          <w:szCs w:val="24"/>
        </w:rPr>
        <w:t xml:space="preserve"> </w:t>
      </w:r>
      <w:r w:rsidR="00F40603">
        <w:rPr>
          <w:rFonts w:ascii="Times New Roman" w:hAnsi="Times New Roman" w:cs="Times New Roman"/>
          <w:sz w:val="24"/>
          <w:szCs w:val="24"/>
        </w:rPr>
        <w:t xml:space="preserve">We do find, however, that most </w:t>
      </w:r>
      <w:r w:rsidR="006C1351">
        <w:rPr>
          <w:rFonts w:ascii="Times New Roman" w:hAnsi="Times New Roman" w:cs="Times New Roman"/>
          <w:sz w:val="24"/>
          <w:szCs w:val="24"/>
        </w:rPr>
        <w:t xml:space="preserve">continuously </w:t>
      </w:r>
      <w:r w:rsidR="00F40603">
        <w:rPr>
          <w:rFonts w:ascii="Times New Roman" w:hAnsi="Times New Roman" w:cs="Times New Roman"/>
          <w:sz w:val="24"/>
          <w:szCs w:val="24"/>
        </w:rPr>
        <w:t>aligned chunks between mouse and rat are small, being shorter than 10</w:t>
      </w:r>
      <w:r w:rsidR="006C1351">
        <w:rPr>
          <w:rFonts w:ascii="Times New Roman" w:hAnsi="Times New Roman" w:cs="Times New Roman"/>
          <w:sz w:val="24"/>
          <w:szCs w:val="24"/>
        </w:rPr>
        <w:t xml:space="preserve"> </w:t>
      </w:r>
      <w:r w:rsidR="00F40603">
        <w:rPr>
          <w:rFonts w:ascii="Times New Roman" w:hAnsi="Times New Roman" w:cs="Times New Roman"/>
          <w:sz w:val="24"/>
          <w:szCs w:val="24"/>
        </w:rPr>
        <w:t xml:space="preserve">kb </w:t>
      </w:r>
      <w:r w:rsidR="006C1351">
        <w:rPr>
          <w:rFonts w:ascii="Times New Roman" w:hAnsi="Times New Roman" w:cs="Times New Roman"/>
          <w:sz w:val="24"/>
          <w:szCs w:val="24"/>
        </w:rPr>
        <w:t>on average</w:t>
      </w:r>
      <w:r w:rsidR="002061CF">
        <w:rPr>
          <w:rFonts w:ascii="Times New Roman" w:hAnsi="Times New Roman" w:cs="Times New Roman"/>
          <w:sz w:val="24"/>
          <w:szCs w:val="24"/>
        </w:rPr>
        <w:t xml:space="preserve"> and that there is on average only 2000-4000 bp between aligned segments, indicative of insertions and deletions of LINES and SINES preventing alignment </w:t>
      </w:r>
      <w:r w:rsidR="00E01A1D">
        <w:rPr>
          <w:rFonts w:ascii="Times New Roman" w:hAnsi="Times New Roman" w:cs="Times New Roman"/>
          <w:sz w:val="24"/>
          <w:szCs w:val="24"/>
        </w:rPr>
        <w:t xml:space="preserve">(Fig. </w:t>
      </w:r>
      <w:r w:rsidR="002C0946">
        <w:rPr>
          <w:rFonts w:ascii="Times New Roman" w:hAnsi="Times New Roman" w:cs="Times New Roman"/>
          <w:sz w:val="24"/>
          <w:szCs w:val="24"/>
        </w:rPr>
        <w:t>S7</w:t>
      </w:r>
      <w:r w:rsidR="00E01A1D">
        <w:rPr>
          <w:rFonts w:ascii="Times New Roman" w:hAnsi="Times New Roman" w:cs="Times New Roman"/>
          <w:sz w:val="24"/>
          <w:szCs w:val="24"/>
        </w:rPr>
        <w:t>)</w:t>
      </w:r>
      <w:r w:rsidR="00F40603">
        <w:rPr>
          <w:rFonts w:ascii="Times New Roman" w:hAnsi="Times New Roman" w:cs="Times New Roman"/>
          <w:sz w:val="24"/>
          <w:szCs w:val="24"/>
        </w:rPr>
        <w:t xml:space="preserve">. This </w:t>
      </w:r>
      <w:r w:rsidR="006C1351">
        <w:rPr>
          <w:rFonts w:ascii="Times New Roman" w:hAnsi="Times New Roman" w:cs="Times New Roman"/>
          <w:sz w:val="24"/>
          <w:szCs w:val="24"/>
        </w:rPr>
        <w:t>i</w:t>
      </w:r>
      <w:r w:rsidR="00F40603">
        <w:rPr>
          <w:rFonts w:ascii="Times New Roman" w:hAnsi="Times New Roman" w:cs="Times New Roman"/>
          <w:sz w:val="24"/>
          <w:szCs w:val="24"/>
        </w:rPr>
        <w:t xml:space="preserve">s </w:t>
      </w:r>
      <w:r w:rsidR="006C1351">
        <w:rPr>
          <w:rFonts w:ascii="Times New Roman" w:hAnsi="Times New Roman" w:cs="Times New Roman"/>
          <w:sz w:val="24"/>
          <w:szCs w:val="24"/>
        </w:rPr>
        <w:t xml:space="preserve">also </w:t>
      </w:r>
      <w:r w:rsidR="00F40603">
        <w:rPr>
          <w:rFonts w:ascii="Times New Roman" w:hAnsi="Times New Roman" w:cs="Times New Roman"/>
          <w:sz w:val="24"/>
          <w:szCs w:val="24"/>
        </w:rPr>
        <w:t xml:space="preserve">consistent with Ensembl’s alignment between the two species (release 107; </w:t>
      </w:r>
      <w:r w:rsidR="00F40603">
        <w:rPr>
          <w:rFonts w:ascii="Times New Roman" w:hAnsi="Times New Roman" w:cs="Times New Roman"/>
          <w:sz w:val="24"/>
          <w:szCs w:val="24"/>
        </w:rPr>
        <w:fldChar w:fldCharType="begin">
          <w:fldData xml:space="preserve">PEVuZE5vdGU+PENpdGU+PEF1dGhvcj5DdW5uaW5naGFtPC9BdXRob3I+PFllYXI+MjAyMjwvWWVh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=
</w:fldData>
        </w:fldChar>
      </w:r>
      <w:r w:rsidR="00F40603">
        <w:rPr>
          <w:rFonts w:ascii="Times New Roman" w:hAnsi="Times New Roman" w:cs="Times New Roman"/>
          <w:sz w:val="24"/>
          <w:szCs w:val="24"/>
        </w:rPr>
        <w:instrText xml:space="preserve"> ADDIN EN.CITE </w:instrText>
      </w:r>
      <w:r w:rsidR="00F40603">
        <w:rPr>
          <w:rFonts w:ascii="Times New Roman" w:hAnsi="Times New Roman" w:cs="Times New Roman"/>
          <w:sz w:val="24"/>
          <w:szCs w:val="24"/>
        </w:rPr>
        <w:fldChar w:fldCharType="begin">
          <w:fldData xml:space="preserve">PEVuZE5vdGU+PENpdGU+PEF1dGhvcj5DdW5uaW5naGFtPC9BdXRob3I+PFllYXI+MjAyMjwvWWVh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=
</w:fldData>
        </w:fldChar>
      </w:r>
      <w:r w:rsidR="00F40603">
        <w:rPr>
          <w:rFonts w:ascii="Times New Roman" w:hAnsi="Times New Roman" w:cs="Times New Roman"/>
          <w:sz w:val="24"/>
          <w:szCs w:val="24"/>
        </w:rPr>
        <w:instrText xml:space="preserve"> ADDIN EN.CITE.DATA </w:instrText>
      </w:r>
      <w:r w:rsidR="00F40603">
        <w:rPr>
          <w:rFonts w:ascii="Times New Roman" w:hAnsi="Times New Roman" w:cs="Times New Roman"/>
          <w:sz w:val="24"/>
          <w:szCs w:val="24"/>
        </w:rPr>
      </w:r>
      <w:r w:rsidR="00F40603">
        <w:rPr>
          <w:rFonts w:ascii="Times New Roman" w:hAnsi="Times New Roman" w:cs="Times New Roman"/>
          <w:sz w:val="24"/>
          <w:szCs w:val="24"/>
        </w:rPr>
        <w:fldChar w:fldCharType="end"/>
      </w:r>
      <w:r w:rsidR="00F40603">
        <w:rPr>
          <w:rFonts w:ascii="Times New Roman" w:hAnsi="Times New Roman" w:cs="Times New Roman"/>
          <w:sz w:val="24"/>
          <w:szCs w:val="24"/>
        </w:rPr>
      </w:r>
      <w:r w:rsidR="00F40603">
        <w:rPr>
          <w:rFonts w:ascii="Times New Roman" w:hAnsi="Times New Roman" w:cs="Times New Roman"/>
          <w:sz w:val="24"/>
          <w:szCs w:val="24"/>
        </w:rPr>
        <w:fldChar w:fldCharType="separate"/>
      </w:r>
      <w:r w:rsidR="00F40603">
        <w:rPr>
          <w:rFonts w:ascii="Times New Roman" w:hAnsi="Times New Roman" w:cs="Times New Roman"/>
          <w:noProof/>
          <w:sz w:val="24"/>
          <w:szCs w:val="24"/>
        </w:rPr>
        <w:t>(Cunningham et al. 2022)</w:t>
      </w:r>
      <w:r w:rsidR="00F40603">
        <w:rPr>
          <w:rFonts w:ascii="Times New Roman" w:hAnsi="Times New Roman" w:cs="Times New Roman"/>
          <w:sz w:val="24"/>
          <w:szCs w:val="24"/>
        </w:rPr>
        <w:fldChar w:fldCharType="end"/>
      </w:r>
      <w:r w:rsidR="00F40603">
        <w:rPr>
          <w:rFonts w:ascii="Times New Roman" w:hAnsi="Times New Roman" w:cs="Times New Roman"/>
          <w:sz w:val="24"/>
          <w:szCs w:val="24"/>
        </w:rPr>
        <w:t>)</w:t>
      </w:r>
      <w:r w:rsidR="00326C4B">
        <w:rPr>
          <w:rFonts w:ascii="Times New Roman" w:hAnsi="Times New Roman" w:cs="Times New Roman"/>
          <w:sz w:val="24"/>
          <w:szCs w:val="24"/>
        </w:rPr>
        <w:t xml:space="preserve"> and means that even though the genomes may be largely co-linear, we were unable to use rat in our analysis</w:t>
      </w:r>
      <w:r w:rsidR="00F40603">
        <w:rPr>
          <w:rFonts w:ascii="Times New Roman" w:hAnsi="Times New Roman" w:cs="Times New Roman"/>
          <w:sz w:val="24"/>
          <w:szCs w:val="24"/>
        </w:rPr>
        <w:t>.</w:t>
      </w:r>
      <w:r w:rsidR="00326C4B">
        <w:rPr>
          <w:rFonts w:ascii="Times New Roman" w:hAnsi="Times New Roman" w:cs="Times New Roman"/>
          <w:sz w:val="24"/>
          <w:szCs w:val="24"/>
        </w:rPr>
        <w:t xml:space="preserve"> Using our alignment between mouse and rat, we also find no significant correlation between structural variants and recombination rate (Fig. </w:t>
      </w:r>
      <w:r w:rsidR="00F7417A">
        <w:rPr>
          <w:rFonts w:ascii="Times New Roman" w:hAnsi="Times New Roman" w:cs="Times New Roman"/>
          <w:sz w:val="24"/>
          <w:szCs w:val="24"/>
        </w:rPr>
        <w:t>S9</w:t>
      </w:r>
      <w:r w:rsidR="00326C4B">
        <w:rPr>
          <w:rFonts w:ascii="Times New Roman" w:hAnsi="Times New Roman" w:cs="Times New Roman"/>
          <w:sz w:val="24"/>
          <w:szCs w:val="24"/>
        </w:rPr>
        <w:t>)</w:t>
      </w:r>
      <w:r w:rsidR="006C1351">
        <w:rPr>
          <w:rFonts w:ascii="Times New Roman" w:hAnsi="Times New Roman" w:cs="Times New Roman"/>
          <w:sz w:val="24"/>
          <w:szCs w:val="24"/>
        </w:rPr>
        <w:t xml:space="preserve"> consistent with recent results suggesting that most large structural changes in rodents occur during </w:t>
      </w:r>
      <w:proofErr w:type="spellStart"/>
      <w:r w:rsidR="006C1351">
        <w:rPr>
          <w:rFonts w:ascii="Times New Roman" w:hAnsi="Times New Roman" w:cs="Times New Roman"/>
          <w:sz w:val="24"/>
          <w:szCs w:val="24"/>
        </w:rPr>
        <w:t>postmeiotic</w:t>
      </w:r>
      <w:proofErr w:type="spellEnd"/>
      <w:r w:rsidR="006C1351">
        <w:rPr>
          <w:rFonts w:ascii="Times New Roman" w:hAnsi="Times New Roman" w:cs="Times New Roman"/>
          <w:sz w:val="24"/>
          <w:szCs w:val="24"/>
        </w:rPr>
        <w:t xml:space="preserve"> spermatogenesis and are independent of recombination machinery</w:t>
      </w:r>
      <w:r w:rsidR="00DE63AF">
        <w:rPr>
          <w:rFonts w:ascii="Times New Roman" w:hAnsi="Times New Roman" w:cs="Times New Roman"/>
          <w:sz w:val="24"/>
          <w:szCs w:val="24"/>
        </w:rPr>
        <w:t xml:space="preserve"> </w:t>
      </w:r>
      <w:r w:rsidR="00DE63AF">
        <w:rPr>
          <w:rFonts w:ascii="Times New Roman" w:hAnsi="Times New Roman" w:cs="Times New Roman"/>
          <w:sz w:val="24"/>
          <w:szCs w:val="24"/>
        </w:rPr>
        <w:fldChar w:fldCharType="begin">
          <w:fldData xml:space="preserve">PEVuZE5vdGU+PENpdGU+PEF1dGhvcj5BbHZhcmV6LUdvbnphbGV6PC9BdXRob3I+PFllYXI+MjAy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</w:fldData>
        </w:fldChar>
      </w:r>
      <w:r w:rsidR="00DE63AF">
        <w:rPr>
          <w:rFonts w:ascii="Times New Roman" w:hAnsi="Times New Roman" w:cs="Times New Roman"/>
          <w:sz w:val="24"/>
          <w:szCs w:val="24"/>
        </w:rPr>
        <w:instrText xml:space="preserve"> ADDIN EN.CITE </w:instrText>
      </w:r>
      <w:r w:rsidR="00DE63AF">
        <w:rPr>
          <w:rFonts w:ascii="Times New Roman" w:hAnsi="Times New Roman" w:cs="Times New Roman"/>
          <w:sz w:val="24"/>
          <w:szCs w:val="24"/>
        </w:rPr>
        <w:fldChar w:fldCharType="begin">
          <w:fldData xml:space="preserve">PEVuZE5vdGU+PENpdGU+PEF1dGhvcj5BbHZhcmV6LUdvbnphbGV6PC9BdXRob3I+PFllYXI+MjAy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</w:fldData>
        </w:fldChar>
      </w:r>
      <w:r w:rsidR="00DE63AF">
        <w:rPr>
          <w:rFonts w:ascii="Times New Roman" w:hAnsi="Times New Roman" w:cs="Times New Roman"/>
          <w:sz w:val="24"/>
          <w:szCs w:val="24"/>
        </w:rPr>
        <w:instrText xml:space="preserve"> ADDIN EN.CITE.DATA </w:instrText>
      </w:r>
      <w:r w:rsidR="00DE63AF">
        <w:rPr>
          <w:rFonts w:ascii="Times New Roman" w:hAnsi="Times New Roman" w:cs="Times New Roman"/>
          <w:sz w:val="24"/>
          <w:szCs w:val="24"/>
        </w:rPr>
      </w:r>
      <w:r w:rsidR="00DE63AF">
        <w:rPr>
          <w:rFonts w:ascii="Times New Roman" w:hAnsi="Times New Roman" w:cs="Times New Roman"/>
          <w:sz w:val="24"/>
          <w:szCs w:val="24"/>
        </w:rPr>
        <w:fldChar w:fldCharType="end"/>
      </w:r>
      <w:r w:rsidR="00DE63AF">
        <w:rPr>
          <w:rFonts w:ascii="Times New Roman" w:hAnsi="Times New Roman" w:cs="Times New Roman"/>
          <w:sz w:val="24"/>
          <w:szCs w:val="24"/>
        </w:rPr>
      </w:r>
      <w:r w:rsidR="00DE63AF">
        <w:rPr>
          <w:rFonts w:ascii="Times New Roman" w:hAnsi="Times New Roman" w:cs="Times New Roman"/>
          <w:sz w:val="24"/>
          <w:szCs w:val="24"/>
        </w:rPr>
        <w:fldChar w:fldCharType="separate"/>
      </w:r>
      <w:r w:rsidR="00DE63AF">
        <w:rPr>
          <w:rFonts w:ascii="Times New Roman" w:hAnsi="Times New Roman" w:cs="Times New Roman"/>
          <w:noProof/>
          <w:sz w:val="24"/>
          <w:szCs w:val="24"/>
        </w:rPr>
        <w:t>(Alvarez-Gonzalez et al. 2022)</w:t>
      </w:r>
      <w:r w:rsidR="00DE63AF">
        <w:rPr>
          <w:rFonts w:ascii="Times New Roman" w:hAnsi="Times New Roman" w:cs="Times New Roman"/>
          <w:sz w:val="24"/>
          <w:szCs w:val="24"/>
        </w:rPr>
        <w:fldChar w:fldCharType="end"/>
      </w:r>
      <w:r w:rsidR="00DE63AF">
        <w:rPr>
          <w:rFonts w:ascii="Times New Roman" w:hAnsi="Times New Roman" w:cs="Times New Roman"/>
          <w:sz w:val="24"/>
          <w:szCs w:val="24"/>
        </w:rPr>
        <w:t>.</w:t>
      </w:r>
    </w:p>
    <w:p w14:paraId="722CE107" w14:textId="1612495E" w:rsidR="0069616B" w:rsidRDefault="00A5241E" w:rsidP="0069616B">
      <w:pPr>
        <w:spacing w:after="0"/>
        <w:ind w:firstLine="720"/>
        <w:jc w:val="both"/>
        <w:rPr>
          <w:rFonts w:ascii="Times New Roman" w:hAnsi="Times New Roman" w:cs="Times New Roman"/>
          <w:sz w:val="24"/>
          <w:szCs w:val="24"/>
        </w:rPr>
      </w:pPr>
      <w:r>
        <w:rPr>
          <w:rFonts w:ascii="Times New Roman" w:hAnsi="Times New Roman" w:cs="Times New Roman"/>
          <w:sz w:val="24"/>
          <w:szCs w:val="24"/>
        </w:rPr>
        <w:t>Despite the lack of correlation between recombination rate and phylogenetic similarity, w</w:t>
      </w:r>
      <w:r w:rsidR="008350DE" w:rsidRPr="00031896">
        <w:rPr>
          <w:rFonts w:ascii="Times New Roman" w:hAnsi="Times New Roman" w:cs="Times New Roman"/>
          <w:sz w:val="24"/>
          <w:szCs w:val="24"/>
        </w:rPr>
        <w:t>e d</w:t>
      </w:r>
      <w:r w:rsidR="008B682F">
        <w:rPr>
          <w:rFonts w:ascii="Times New Roman" w:hAnsi="Times New Roman" w:cs="Times New Roman"/>
          <w:sz w:val="24"/>
          <w:szCs w:val="24"/>
        </w:rPr>
        <w:t>id</w:t>
      </w:r>
      <w:r w:rsidR="008350DE" w:rsidRPr="00031896">
        <w:rPr>
          <w:rFonts w:ascii="Times New Roman" w:hAnsi="Times New Roman" w:cs="Times New Roman"/>
          <w:sz w:val="24"/>
          <w:szCs w:val="24"/>
        </w:rPr>
        <w:t xml:space="preserve"> find varying degrees of </w:t>
      </w:r>
      <w:r w:rsidR="00C75391">
        <w:rPr>
          <w:rFonts w:ascii="Times New Roman" w:hAnsi="Times New Roman" w:cs="Times New Roman"/>
          <w:sz w:val="24"/>
          <w:szCs w:val="24"/>
        </w:rPr>
        <w:t>phyl</w:t>
      </w:r>
      <w:r w:rsidR="009930D8">
        <w:rPr>
          <w:rFonts w:ascii="Times New Roman" w:hAnsi="Times New Roman" w:cs="Times New Roman"/>
          <w:sz w:val="24"/>
          <w:szCs w:val="24"/>
        </w:rPr>
        <w:t>o</w:t>
      </w:r>
      <w:r w:rsidR="00C75391">
        <w:rPr>
          <w:rFonts w:ascii="Times New Roman" w:hAnsi="Times New Roman" w:cs="Times New Roman"/>
          <w:sz w:val="24"/>
          <w:szCs w:val="24"/>
        </w:rPr>
        <w:t>genetic</w:t>
      </w:r>
      <w:r w:rsidR="008350DE" w:rsidRPr="00031896">
        <w:rPr>
          <w:rFonts w:ascii="Times New Roman" w:hAnsi="Times New Roman" w:cs="Times New Roman"/>
          <w:sz w:val="24"/>
          <w:szCs w:val="24"/>
        </w:rPr>
        <w:t xml:space="preserve"> similarity around</w:t>
      </w:r>
      <w:r w:rsidR="006C1351">
        <w:rPr>
          <w:rFonts w:ascii="Times New Roman" w:hAnsi="Times New Roman" w:cs="Times New Roman"/>
          <w:sz w:val="24"/>
          <w:szCs w:val="24"/>
        </w:rPr>
        <w:t xml:space="preserve"> </w:t>
      </w:r>
      <w:r w:rsidR="006C1351" w:rsidRPr="00031896">
        <w:rPr>
          <w:rFonts w:ascii="Times New Roman" w:hAnsi="Times New Roman" w:cs="Times New Roman"/>
          <w:sz w:val="24"/>
          <w:szCs w:val="24"/>
        </w:rPr>
        <w:t>recombination hotspots</w:t>
      </w:r>
      <w:r w:rsidR="006C1351">
        <w:rPr>
          <w:rFonts w:ascii="Times New Roman" w:hAnsi="Times New Roman" w:cs="Times New Roman"/>
          <w:sz w:val="24"/>
          <w:szCs w:val="24"/>
        </w:rPr>
        <w:t xml:space="preserve"> and other</w:t>
      </w:r>
      <w:r w:rsidR="008350DE" w:rsidRPr="00031896">
        <w:rPr>
          <w:rFonts w:ascii="Times New Roman" w:hAnsi="Times New Roman" w:cs="Times New Roman"/>
          <w:sz w:val="24"/>
          <w:szCs w:val="24"/>
        </w:rPr>
        <w:t xml:space="preserve"> </w:t>
      </w:r>
      <w:r>
        <w:rPr>
          <w:rFonts w:ascii="Times New Roman" w:hAnsi="Times New Roman" w:cs="Times New Roman"/>
          <w:sz w:val="24"/>
          <w:szCs w:val="24"/>
        </w:rPr>
        <w:t>genomic</w:t>
      </w:r>
      <w:r w:rsidRPr="00031896">
        <w:rPr>
          <w:rFonts w:ascii="Times New Roman" w:hAnsi="Times New Roman" w:cs="Times New Roman"/>
          <w:sz w:val="24"/>
          <w:szCs w:val="24"/>
        </w:rPr>
        <w:t xml:space="preserve"> </w:t>
      </w:r>
      <w:r w:rsidR="008350DE" w:rsidRPr="00031896">
        <w:rPr>
          <w:rFonts w:ascii="Times New Roman" w:hAnsi="Times New Roman" w:cs="Times New Roman"/>
          <w:sz w:val="24"/>
          <w:szCs w:val="24"/>
        </w:rPr>
        <w:t>features, such as genes and UCEs</w:t>
      </w:r>
      <w:r w:rsidR="008B682F">
        <w:rPr>
          <w:rFonts w:ascii="Times New Roman" w:hAnsi="Times New Roman" w:cs="Times New Roman"/>
          <w:sz w:val="24"/>
          <w:szCs w:val="24"/>
        </w:rPr>
        <w:t xml:space="preserve">, presumably reflecting variation in the </w:t>
      </w:r>
      <w:r w:rsidR="006C1351">
        <w:rPr>
          <w:rFonts w:ascii="Times New Roman" w:hAnsi="Times New Roman" w:cs="Times New Roman"/>
          <w:sz w:val="24"/>
          <w:szCs w:val="24"/>
        </w:rPr>
        <w:t xml:space="preserve">strength and </w:t>
      </w:r>
      <w:r w:rsidR="008B682F">
        <w:rPr>
          <w:rFonts w:ascii="Times New Roman" w:hAnsi="Times New Roman" w:cs="Times New Roman"/>
          <w:sz w:val="24"/>
          <w:szCs w:val="24"/>
        </w:rPr>
        <w:t>frequency of linked selection over time</w:t>
      </w:r>
      <w:r w:rsidR="008350DE" w:rsidRPr="00031896">
        <w:rPr>
          <w:rFonts w:ascii="Times New Roman" w:hAnsi="Times New Roman" w:cs="Times New Roman"/>
          <w:sz w:val="24"/>
          <w:szCs w:val="24"/>
        </w:rPr>
        <w:t xml:space="preserve">. </w:t>
      </w:r>
      <w:r w:rsidR="00136EDF">
        <w:rPr>
          <w:rFonts w:ascii="Times New Roman" w:hAnsi="Times New Roman" w:cs="Times New Roman"/>
          <w:sz w:val="24"/>
          <w:szCs w:val="24"/>
        </w:rPr>
        <w:t>Natural selection reduces the effective population size</w:t>
      </w:r>
      <w:r w:rsidR="003C6D3F">
        <w:rPr>
          <w:rFonts w:ascii="Times New Roman" w:hAnsi="Times New Roman" w:cs="Times New Roman"/>
          <w:sz w:val="24"/>
          <w:szCs w:val="24"/>
        </w:rPr>
        <w:t xml:space="preserve"> (</w:t>
      </w:r>
      <w:r w:rsidR="003C6D3F" w:rsidRPr="005B45C4">
        <w:rPr>
          <w:rFonts w:ascii="Times New Roman" w:hAnsi="Times New Roman" w:cs="Times New Roman"/>
          <w:i/>
          <w:iCs/>
          <w:sz w:val="24"/>
          <w:szCs w:val="24"/>
        </w:rPr>
        <w:t>Ne</w:t>
      </w:r>
      <w:r w:rsidR="003C6D3F">
        <w:rPr>
          <w:rFonts w:ascii="Times New Roman" w:hAnsi="Times New Roman" w:cs="Times New Roman"/>
          <w:sz w:val="24"/>
          <w:szCs w:val="24"/>
        </w:rPr>
        <w:t>)</w:t>
      </w:r>
      <w:r w:rsidR="00136EDF">
        <w:rPr>
          <w:rFonts w:ascii="Times New Roman" w:hAnsi="Times New Roman" w:cs="Times New Roman"/>
          <w:sz w:val="24"/>
          <w:szCs w:val="24"/>
        </w:rPr>
        <w:t xml:space="preserve"> of genomic regions through the processes of genetic hitchhiking of variation linked to</w:t>
      </w:r>
      <w:r w:rsidR="002668A9">
        <w:rPr>
          <w:rFonts w:ascii="Times New Roman" w:hAnsi="Times New Roman" w:cs="Times New Roman"/>
          <w:sz w:val="24"/>
          <w:szCs w:val="24"/>
        </w:rPr>
        <w:t xml:space="preserve"> the fixation of</w:t>
      </w:r>
      <w:r w:rsidR="00136EDF">
        <w:rPr>
          <w:rFonts w:ascii="Times New Roman" w:hAnsi="Times New Roman" w:cs="Times New Roman"/>
          <w:sz w:val="24"/>
          <w:szCs w:val="24"/>
        </w:rPr>
        <w:t xml:space="preserve"> positive</w:t>
      </w:r>
      <w:r w:rsidR="002668A9">
        <w:rPr>
          <w:rFonts w:ascii="Times New Roman" w:hAnsi="Times New Roman" w:cs="Times New Roman"/>
          <w:sz w:val="24"/>
          <w:szCs w:val="24"/>
        </w:rPr>
        <w:t>ly</w:t>
      </w:r>
      <w:r w:rsidR="00136EDF">
        <w:rPr>
          <w:rFonts w:ascii="Times New Roman" w:hAnsi="Times New Roman" w:cs="Times New Roman"/>
          <w:sz w:val="24"/>
          <w:szCs w:val="24"/>
        </w:rPr>
        <w:t xml:space="preserve"> select</w:t>
      </w:r>
      <w:r w:rsidR="002668A9">
        <w:rPr>
          <w:rFonts w:ascii="Times New Roman" w:hAnsi="Times New Roman" w:cs="Times New Roman"/>
          <w:sz w:val="24"/>
          <w:szCs w:val="24"/>
        </w:rPr>
        <w:t>ed</w:t>
      </w:r>
      <w:r w:rsidR="00136EDF">
        <w:rPr>
          <w:rFonts w:ascii="Times New Roman" w:hAnsi="Times New Roman" w:cs="Times New Roman"/>
          <w:sz w:val="24"/>
          <w:szCs w:val="24"/>
        </w:rPr>
        <w:t xml:space="preserve"> mutations </w:t>
      </w:r>
      <w:r w:rsidR="002668A9">
        <w:rPr>
          <w:rFonts w:ascii="Times New Roman" w:hAnsi="Times New Roman" w:cs="Times New Roman"/>
          <w:sz w:val="24"/>
          <w:szCs w:val="24"/>
        </w:rPr>
        <w:t>(</w:t>
      </w:r>
      <w:r w:rsidR="002668A9" w:rsidRPr="00AA6986">
        <w:rPr>
          <w:rFonts w:ascii="Times New Roman" w:hAnsi="Times New Roman" w:cs="Times New Roman"/>
          <w:i/>
          <w:iCs/>
          <w:sz w:val="24"/>
          <w:szCs w:val="24"/>
        </w:rPr>
        <w:t>i.e</w:t>
      </w:r>
      <w:r w:rsidR="002668A9">
        <w:rPr>
          <w:rFonts w:ascii="Times New Roman" w:hAnsi="Times New Roman" w:cs="Times New Roman"/>
          <w:sz w:val="24"/>
          <w:szCs w:val="24"/>
        </w:rPr>
        <w:t>., selective sweeps;</w:t>
      </w:r>
      <w:r w:rsidR="00AA6986">
        <w:rPr>
          <w:rFonts w:ascii="Times New Roman" w:hAnsi="Times New Roman" w:cs="Times New Roman"/>
          <w:sz w:val="24"/>
          <w:szCs w:val="24"/>
        </w:rPr>
        <w:t xml:space="preserve"> </w:t>
      </w:r>
      <w:r w:rsidR="00AA6986">
        <w:rPr>
          <w:rFonts w:ascii="Times New Roman" w:hAnsi="Times New Roman" w:cs="Times New Roman"/>
          <w:sz w:val="24"/>
          <w:szCs w:val="24"/>
        </w:rPr>
        <w:fldChar w:fldCharType="begin">
          <w:fldData xml:space="preserve">PEVuZE5vdGU+PENpdGU+PEF1dGhvcj5TbWl0aDwvQXV0aG9yPjxZZWFyPjE5NzQ8L1llYXI+PFJl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</w:fldData>
        </w:fldChar>
      </w:r>
      <w:r w:rsidR="00AA6986">
        <w:rPr>
          <w:rFonts w:ascii="Times New Roman" w:hAnsi="Times New Roman" w:cs="Times New Roman"/>
          <w:sz w:val="24"/>
          <w:szCs w:val="24"/>
        </w:rPr>
        <w:instrText xml:space="preserve"> ADDIN EN.CITE </w:instrText>
      </w:r>
      <w:r w:rsidR="00AA6986">
        <w:rPr>
          <w:rFonts w:ascii="Times New Roman" w:hAnsi="Times New Roman" w:cs="Times New Roman"/>
          <w:sz w:val="24"/>
          <w:szCs w:val="24"/>
        </w:rPr>
        <w:fldChar w:fldCharType="begin">
          <w:fldData xml:space="preserve">PEVuZE5vdGU+PENpdGU+PEF1dGhvcj5TbWl0aDwvQXV0aG9yPjxZZWFyPjE5NzQ8L1llYXI+PFJl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</w:fldData>
        </w:fldChar>
      </w:r>
      <w:r w:rsidR="00AA6986">
        <w:rPr>
          <w:rFonts w:ascii="Times New Roman" w:hAnsi="Times New Roman" w:cs="Times New Roman"/>
          <w:sz w:val="24"/>
          <w:szCs w:val="24"/>
        </w:rPr>
        <w:instrText xml:space="preserve"> ADDIN EN.CITE.DATA </w:instrText>
      </w:r>
      <w:r w:rsidR="00AA6986">
        <w:rPr>
          <w:rFonts w:ascii="Times New Roman" w:hAnsi="Times New Roman" w:cs="Times New Roman"/>
          <w:sz w:val="24"/>
          <w:szCs w:val="24"/>
        </w:rPr>
      </w:r>
      <w:r w:rsidR="00AA6986">
        <w:rPr>
          <w:rFonts w:ascii="Times New Roman" w:hAnsi="Times New Roman" w:cs="Times New Roman"/>
          <w:sz w:val="24"/>
          <w:szCs w:val="24"/>
        </w:rPr>
        <w:fldChar w:fldCharType="end"/>
      </w:r>
      <w:r w:rsidR="00AA6986">
        <w:rPr>
          <w:rFonts w:ascii="Times New Roman" w:hAnsi="Times New Roman" w:cs="Times New Roman"/>
          <w:sz w:val="24"/>
          <w:szCs w:val="24"/>
        </w:rPr>
      </w:r>
      <w:r w:rsidR="00AA6986">
        <w:rPr>
          <w:rFonts w:ascii="Times New Roman" w:hAnsi="Times New Roman" w:cs="Times New Roman"/>
          <w:sz w:val="24"/>
          <w:szCs w:val="24"/>
        </w:rPr>
        <w:fldChar w:fldCharType="separate"/>
      </w:r>
      <w:r w:rsidR="00AA6986">
        <w:rPr>
          <w:rFonts w:ascii="Times New Roman" w:hAnsi="Times New Roman" w:cs="Times New Roman"/>
          <w:noProof/>
          <w:sz w:val="24"/>
          <w:szCs w:val="24"/>
        </w:rPr>
        <w:t>(</w:t>
      </w:r>
      <w:ins w:id="34" w:author="Hahn, Matthew" w:date="2023-09-18T14:00:00Z">
        <w:r w:rsidR="0061180F">
          <w:rPr>
            <w:rFonts w:ascii="Times New Roman" w:hAnsi="Times New Roman" w:cs="Times New Roman"/>
            <w:noProof/>
            <w:sz w:val="24"/>
            <w:szCs w:val="24"/>
          </w:rPr>
          <w:t xml:space="preserve">Maynard </w:t>
        </w:r>
      </w:ins>
      <w:r w:rsidR="00AA6986">
        <w:rPr>
          <w:rFonts w:ascii="Times New Roman" w:hAnsi="Times New Roman" w:cs="Times New Roman"/>
          <w:noProof/>
          <w:sz w:val="24"/>
          <w:szCs w:val="24"/>
        </w:rPr>
        <w:t>Smith and Haigh 1974; Kaplan et al. 1989)</w:t>
      </w:r>
      <w:r w:rsidR="00AA6986">
        <w:rPr>
          <w:rFonts w:ascii="Times New Roman" w:hAnsi="Times New Roman" w:cs="Times New Roman"/>
          <w:sz w:val="24"/>
          <w:szCs w:val="24"/>
        </w:rPr>
        <w:fldChar w:fldCharType="end"/>
      </w:r>
      <w:r w:rsidR="002668A9">
        <w:rPr>
          <w:rFonts w:ascii="Times New Roman" w:hAnsi="Times New Roman" w:cs="Times New Roman"/>
          <w:sz w:val="24"/>
          <w:szCs w:val="24"/>
        </w:rPr>
        <w:t xml:space="preserve"> and the purging of deleterious mutations (</w:t>
      </w:r>
      <w:r w:rsidR="002668A9" w:rsidRPr="00AA6986">
        <w:rPr>
          <w:rFonts w:ascii="Times New Roman" w:hAnsi="Times New Roman" w:cs="Times New Roman"/>
          <w:i/>
          <w:iCs/>
          <w:sz w:val="24"/>
          <w:szCs w:val="24"/>
        </w:rPr>
        <w:t>i.e.</w:t>
      </w:r>
      <w:r w:rsidR="002668A9">
        <w:rPr>
          <w:rFonts w:ascii="Times New Roman" w:hAnsi="Times New Roman" w:cs="Times New Roman"/>
          <w:sz w:val="24"/>
          <w:szCs w:val="24"/>
        </w:rPr>
        <w:t>, background selection;</w:t>
      </w:r>
      <w:r w:rsidR="00AA6986">
        <w:rPr>
          <w:rFonts w:ascii="Times New Roman" w:hAnsi="Times New Roman" w:cs="Times New Roman"/>
          <w:sz w:val="24"/>
          <w:szCs w:val="24"/>
        </w:rPr>
        <w:t xml:space="preserve"> </w:t>
      </w:r>
      <w:r w:rsidR="00AA6986">
        <w:rPr>
          <w:rFonts w:ascii="Times New Roman" w:hAnsi="Times New Roman" w:cs="Times New Roman"/>
          <w:sz w:val="24"/>
          <w:szCs w:val="24"/>
        </w:rPr>
        <w:fldChar w:fldCharType="begin">
          <w:fldData xml:space="preserve">PEVuZE5vdGU+PENpdGU+PEF1dGhvcj5DaGFybGVzd29ydGg8L0F1dGhvcj48WWVhcj4xOTkzPC9Z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</w:fldData>
        </w:fldChar>
      </w:r>
      <w:r w:rsidR="00AA6986">
        <w:rPr>
          <w:rFonts w:ascii="Times New Roman" w:hAnsi="Times New Roman" w:cs="Times New Roman"/>
          <w:sz w:val="24"/>
          <w:szCs w:val="24"/>
        </w:rPr>
        <w:instrText xml:space="preserve"> ADDIN EN.CITE </w:instrText>
      </w:r>
      <w:r w:rsidR="00AA6986">
        <w:rPr>
          <w:rFonts w:ascii="Times New Roman" w:hAnsi="Times New Roman" w:cs="Times New Roman"/>
          <w:sz w:val="24"/>
          <w:szCs w:val="24"/>
        </w:rPr>
        <w:fldChar w:fldCharType="begin">
          <w:fldData xml:space="preserve">PEVuZE5vdGU+PENpdGU+PEF1dGhvcj5DaGFybGVzd29ydGg8L0F1dGhvcj48WWVhcj4xOTkzPC9Z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</w:fldData>
        </w:fldChar>
      </w:r>
      <w:r w:rsidR="00AA6986">
        <w:rPr>
          <w:rFonts w:ascii="Times New Roman" w:hAnsi="Times New Roman" w:cs="Times New Roman"/>
          <w:sz w:val="24"/>
          <w:szCs w:val="24"/>
        </w:rPr>
        <w:instrText xml:space="preserve"> ADDIN EN.CITE.DATA </w:instrText>
      </w:r>
      <w:r w:rsidR="00AA6986">
        <w:rPr>
          <w:rFonts w:ascii="Times New Roman" w:hAnsi="Times New Roman" w:cs="Times New Roman"/>
          <w:sz w:val="24"/>
          <w:szCs w:val="24"/>
        </w:rPr>
      </w:r>
      <w:r w:rsidR="00AA6986">
        <w:rPr>
          <w:rFonts w:ascii="Times New Roman" w:hAnsi="Times New Roman" w:cs="Times New Roman"/>
          <w:sz w:val="24"/>
          <w:szCs w:val="24"/>
        </w:rPr>
        <w:fldChar w:fldCharType="end"/>
      </w:r>
      <w:r w:rsidR="00AA6986">
        <w:rPr>
          <w:rFonts w:ascii="Times New Roman" w:hAnsi="Times New Roman" w:cs="Times New Roman"/>
          <w:sz w:val="24"/>
          <w:szCs w:val="24"/>
        </w:rPr>
      </w:r>
      <w:r w:rsidR="00AA6986">
        <w:rPr>
          <w:rFonts w:ascii="Times New Roman" w:hAnsi="Times New Roman" w:cs="Times New Roman"/>
          <w:sz w:val="24"/>
          <w:szCs w:val="24"/>
        </w:rPr>
        <w:fldChar w:fldCharType="separate"/>
      </w:r>
      <w:r w:rsidR="00AA6986">
        <w:rPr>
          <w:rFonts w:ascii="Times New Roman" w:hAnsi="Times New Roman" w:cs="Times New Roman"/>
          <w:noProof/>
          <w:sz w:val="24"/>
          <w:szCs w:val="24"/>
        </w:rPr>
        <w:t>(Charlesworth et al. 1993; Hudson and Kaplan 1995)</w:t>
      </w:r>
      <w:r w:rsidR="00AA6986">
        <w:rPr>
          <w:rFonts w:ascii="Times New Roman" w:hAnsi="Times New Roman" w:cs="Times New Roman"/>
          <w:sz w:val="24"/>
          <w:szCs w:val="24"/>
        </w:rPr>
        <w:fldChar w:fldCharType="end"/>
      </w:r>
      <w:r w:rsidR="002668A9">
        <w:rPr>
          <w:rFonts w:ascii="Times New Roman" w:hAnsi="Times New Roman" w:cs="Times New Roman"/>
          <w:sz w:val="24"/>
          <w:szCs w:val="24"/>
        </w:rPr>
        <w:t>)</w:t>
      </w:r>
      <w:r w:rsidR="003C6D3F">
        <w:rPr>
          <w:rFonts w:ascii="Times New Roman" w:hAnsi="Times New Roman" w:cs="Times New Roman"/>
          <w:sz w:val="24"/>
          <w:szCs w:val="24"/>
        </w:rPr>
        <w:t xml:space="preserve">. Thus, </w:t>
      </w:r>
      <w:r w:rsidR="00CB71D0">
        <w:rPr>
          <w:rFonts w:ascii="Times New Roman" w:hAnsi="Times New Roman" w:cs="Times New Roman"/>
          <w:sz w:val="24"/>
          <w:szCs w:val="24"/>
        </w:rPr>
        <w:t xml:space="preserve">variation on </w:t>
      </w:r>
      <w:r w:rsidR="003C6D3F">
        <w:rPr>
          <w:rFonts w:ascii="Times New Roman" w:hAnsi="Times New Roman" w:cs="Times New Roman"/>
          <w:sz w:val="24"/>
          <w:szCs w:val="24"/>
        </w:rPr>
        <w:t xml:space="preserve">parameters dependent on </w:t>
      </w:r>
      <w:r w:rsidR="003C6D3F" w:rsidRPr="00B84C77">
        <w:rPr>
          <w:rFonts w:ascii="Times New Roman" w:hAnsi="Times New Roman" w:cs="Times New Roman"/>
          <w:i/>
          <w:iCs/>
          <w:sz w:val="24"/>
          <w:szCs w:val="24"/>
        </w:rPr>
        <w:t>Ne</w:t>
      </w:r>
      <w:r w:rsidR="00CB71D0">
        <w:rPr>
          <w:rFonts w:ascii="Times New Roman" w:hAnsi="Times New Roman" w:cs="Times New Roman"/>
          <w:sz w:val="24"/>
          <w:szCs w:val="24"/>
        </w:rPr>
        <w:t xml:space="preserve"> – such as standing levels of nucleotide variation and patterns of incomplete lineage sorting – should be influenced by linkage to functional elements. </w:t>
      </w:r>
    </w:p>
    <w:p w14:paraId="4B141097" w14:textId="17D8970E" w:rsidR="00136EDF" w:rsidRDefault="003C6D3F" w:rsidP="00057393">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Our data suggest that background selection </w:t>
      </w:r>
      <w:r w:rsidR="00D40C88">
        <w:rPr>
          <w:rFonts w:ascii="Times New Roman" w:hAnsi="Times New Roman" w:cs="Times New Roman"/>
          <w:sz w:val="24"/>
          <w:szCs w:val="24"/>
        </w:rPr>
        <w:t>is</w:t>
      </w:r>
      <w:r>
        <w:rPr>
          <w:rFonts w:ascii="Times New Roman" w:hAnsi="Times New Roman" w:cs="Times New Roman"/>
          <w:sz w:val="24"/>
          <w:szCs w:val="24"/>
        </w:rPr>
        <w:t xml:space="preserve"> important in structuring variation </w:t>
      </w:r>
      <w:r w:rsidR="002F1C0B">
        <w:rPr>
          <w:rFonts w:ascii="Times New Roman" w:hAnsi="Times New Roman" w:cs="Times New Roman"/>
          <w:sz w:val="24"/>
          <w:szCs w:val="24"/>
        </w:rPr>
        <w:t>due to</w:t>
      </w:r>
      <w:r w:rsidR="00CB71D0">
        <w:rPr>
          <w:rFonts w:ascii="Times New Roman" w:hAnsi="Times New Roman" w:cs="Times New Roman"/>
          <w:sz w:val="24"/>
          <w:szCs w:val="24"/>
        </w:rPr>
        <w:t xml:space="preserve"> </w:t>
      </w:r>
      <w:r>
        <w:rPr>
          <w:rFonts w:ascii="Times New Roman" w:hAnsi="Times New Roman" w:cs="Times New Roman"/>
          <w:sz w:val="24"/>
          <w:szCs w:val="24"/>
        </w:rPr>
        <w:t>incomplete lineage sorting.</w:t>
      </w:r>
      <w:r w:rsidR="00CB71D0">
        <w:rPr>
          <w:rFonts w:ascii="Times New Roman" w:hAnsi="Times New Roman" w:cs="Times New Roman"/>
          <w:sz w:val="24"/>
          <w:szCs w:val="24"/>
        </w:rPr>
        <w:t xml:space="preserve"> </w:t>
      </w:r>
      <w:r w:rsidR="008350DE" w:rsidRPr="00031896">
        <w:rPr>
          <w:rFonts w:ascii="Times New Roman" w:hAnsi="Times New Roman" w:cs="Times New Roman"/>
          <w:sz w:val="24"/>
          <w:szCs w:val="24"/>
        </w:rPr>
        <w:t>Regions of the genome around</w:t>
      </w:r>
      <w:r w:rsidR="00966EB4">
        <w:rPr>
          <w:rFonts w:ascii="Times New Roman" w:hAnsi="Times New Roman" w:cs="Times New Roman"/>
          <w:sz w:val="24"/>
          <w:szCs w:val="24"/>
        </w:rPr>
        <w:t xml:space="preserve"> recombination </w:t>
      </w:r>
      <w:r w:rsidR="00E474D8">
        <w:rPr>
          <w:rFonts w:ascii="Times New Roman" w:hAnsi="Times New Roman" w:cs="Times New Roman"/>
          <w:sz w:val="24"/>
          <w:szCs w:val="24"/>
        </w:rPr>
        <w:t xml:space="preserve">hotspots </w:t>
      </w:r>
      <w:r w:rsidR="008350DE" w:rsidRPr="00031896">
        <w:rPr>
          <w:rFonts w:ascii="Times New Roman" w:hAnsi="Times New Roman" w:cs="Times New Roman"/>
          <w:sz w:val="24"/>
          <w:szCs w:val="24"/>
        </w:rPr>
        <w:t xml:space="preserve">and UCEs </w:t>
      </w:r>
      <w:r w:rsidR="008B682F">
        <w:rPr>
          <w:rFonts w:ascii="Times New Roman" w:hAnsi="Times New Roman" w:cs="Times New Roman"/>
          <w:sz w:val="24"/>
          <w:szCs w:val="24"/>
        </w:rPr>
        <w:t>we</w:t>
      </w:r>
      <w:r w:rsidR="008350DE" w:rsidRPr="00031896">
        <w:rPr>
          <w:rFonts w:ascii="Times New Roman" w:hAnsi="Times New Roman" w:cs="Times New Roman"/>
          <w:sz w:val="24"/>
          <w:szCs w:val="24"/>
        </w:rPr>
        <w:t>re more similar than random</w:t>
      </w:r>
      <w:r w:rsidR="00F45971">
        <w:rPr>
          <w:rFonts w:ascii="Times New Roman" w:hAnsi="Times New Roman" w:cs="Times New Roman"/>
          <w:sz w:val="24"/>
          <w:szCs w:val="24"/>
        </w:rPr>
        <w:t>ly chosen</w:t>
      </w:r>
      <w:r w:rsidR="008350DE" w:rsidRPr="00031896">
        <w:rPr>
          <w:rFonts w:ascii="Times New Roman" w:hAnsi="Times New Roman" w:cs="Times New Roman"/>
          <w:sz w:val="24"/>
          <w:szCs w:val="24"/>
        </w:rPr>
        <w:t xml:space="preserve"> regions</w:t>
      </w:r>
      <w:r w:rsidR="00DB566A">
        <w:rPr>
          <w:rFonts w:ascii="Times New Roman" w:hAnsi="Times New Roman" w:cs="Times New Roman"/>
          <w:sz w:val="24"/>
          <w:szCs w:val="24"/>
        </w:rPr>
        <w:t>, though at different scales</w:t>
      </w:r>
      <w:r w:rsidR="008350DE" w:rsidRPr="00031896">
        <w:rPr>
          <w:rFonts w:ascii="Times New Roman" w:hAnsi="Times New Roman" w:cs="Times New Roman"/>
          <w:sz w:val="24"/>
          <w:szCs w:val="24"/>
        </w:rPr>
        <w:t>.</w:t>
      </w:r>
      <w:r w:rsidR="00DB566A">
        <w:rPr>
          <w:rFonts w:ascii="Times New Roman" w:hAnsi="Times New Roman" w:cs="Times New Roman"/>
          <w:sz w:val="24"/>
          <w:szCs w:val="24"/>
        </w:rPr>
        <w:t xml:space="preserve"> Regions immediately adjacent to recombination hotspots are</w:t>
      </w:r>
      <w:r w:rsidR="00D40C88">
        <w:rPr>
          <w:rFonts w:ascii="Times New Roman" w:hAnsi="Times New Roman" w:cs="Times New Roman"/>
          <w:sz w:val="24"/>
          <w:szCs w:val="24"/>
        </w:rPr>
        <w:t>,</w:t>
      </w:r>
      <w:r w:rsidR="00DB566A">
        <w:rPr>
          <w:rFonts w:ascii="Times New Roman" w:hAnsi="Times New Roman" w:cs="Times New Roman"/>
          <w:sz w:val="24"/>
          <w:szCs w:val="24"/>
        </w:rPr>
        <w:t xml:space="preserve"> on average</w:t>
      </w:r>
      <w:r w:rsidR="00D40C88">
        <w:rPr>
          <w:rFonts w:ascii="Times New Roman" w:hAnsi="Times New Roman" w:cs="Times New Roman"/>
          <w:sz w:val="24"/>
          <w:szCs w:val="24"/>
        </w:rPr>
        <w:t>,</w:t>
      </w:r>
      <w:r w:rsidR="00DB566A">
        <w:rPr>
          <w:rFonts w:ascii="Times New Roman" w:hAnsi="Times New Roman" w:cs="Times New Roman"/>
          <w:sz w:val="24"/>
          <w:szCs w:val="24"/>
        </w:rPr>
        <w:t xml:space="preserve"> </w:t>
      </w:r>
      <w:r w:rsidR="00AE5408">
        <w:rPr>
          <w:rFonts w:ascii="Times New Roman" w:hAnsi="Times New Roman" w:cs="Times New Roman"/>
          <w:sz w:val="24"/>
          <w:szCs w:val="24"/>
        </w:rPr>
        <w:t xml:space="preserve">more </w:t>
      </w:r>
      <w:r w:rsidR="00DB566A">
        <w:rPr>
          <w:rFonts w:ascii="Times New Roman" w:hAnsi="Times New Roman" w:cs="Times New Roman"/>
          <w:sz w:val="24"/>
          <w:szCs w:val="24"/>
        </w:rPr>
        <w:t xml:space="preserve">similar </w:t>
      </w:r>
      <w:r w:rsidR="00AE5408">
        <w:rPr>
          <w:rFonts w:ascii="Times New Roman" w:hAnsi="Times New Roman" w:cs="Times New Roman"/>
          <w:sz w:val="24"/>
          <w:szCs w:val="24"/>
        </w:rPr>
        <w:t xml:space="preserve">than </w:t>
      </w:r>
      <w:r w:rsidR="00DB566A">
        <w:rPr>
          <w:rFonts w:ascii="Times New Roman" w:hAnsi="Times New Roman" w:cs="Times New Roman"/>
          <w:sz w:val="24"/>
          <w:szCs w:val="24"/>
        </w:rPr>
        <w:t xml:space="preserve">regions around no genomic </w:t>
      </w:r>
      <w:r w:rsidR="00DB566A">
        <w:rPr>
          <w:rFonts w:ascii="Times New Roman" w:hAnsi="Times New Roman" w:cs="Times New Roman"/>
          <w:sz w:val="24"/>
          <w:szCs w:val="24"/>
        </w:rPr>
        <w:lastRenderedPageBreak/>
        <w:t>features</w:t>
      </w:r>
      <w:r w:rsidR="00AE5408">
        <w:rPr>
          <w:rFonts w:ascii="Times New Roman" w:hAnsi="Times New Roman" w:cs="Times New Roman"/>
          <w:sz w:val="24"/>
          <w:szCs w:val="24"/>
        </w:rPr>
        <w:t xml:space="preserve"> (Fig. 5B)</w:t>
      </w:r>
      <w:r w:rsidR="00DB566A">
        <w:rPr>
          <w:rFonts w:ascii="Times New Roman" w:hAnsi="Times New Roman" w:cs="Times New Roman"/>
          <w:sz w:val="24"/>
          <w:szCs w:val="24"/>
        </w:rPr>
        <w:t xml:space="preserve">, </w:t>
      </w:r>
      <w:r w:rsidR="00AE5408">
        <w:rPr>
          <w:rFonts w:ascii="Times New Roman" w:hAnsi="Times New Roman" w:cs="Times New Roman"/>
          <w:sz w:val="24"/>
          <w:szCs w:val="24"/>
        </w:rPr>
        <w:t xml:space="preserve">and </w:t>
      </w:r>
      <w:r w:rsidR="00DB566A">
        <w:rPr>
          <w:rFonts w:ascii="Times New Roman" w:hAnsi="Times New Roman" w:cs="Times New Roman"/>
          <w:sz w:val="24"/>
          <w:szCs w:val="24"/>
        </w:rPr>
        <w:t>this similarity is retained over</w:t>
      </w:r>
      <w:r w:rsidR="00AE5408">
        <w:rPr>
          <w:rFonts w:ascii="Times New Roman" w:hAnsi="Times New Roman" w:cs="Times New Roman"/>
          <w:sz w:val="24"/>
          <w:szCs w:val="24"/>
        </w:rPr>
        <w:t xml:space="preserve"> long distances (up to 5Mb; Fig. 5A)</w:t>
      </w:r>
      <w:r w:rsidR="00DB566A">
        <w:rPr>
          <w:rFonts w:ascii="Times New Roman" w:hAnsi="Times New Roman" w:cs="Times New Roman"/>
          <w:sz w:val="24"/>
          <w:szCs w:val="24"/>
        </w:rPr>
        <w:t>.</w:t>
      </w:r>
      <w:r w:rsidR="008350DE" w:rsidRPr="00031896">
        <w:rPr>
          <w:rFonts w:ascii="Times New Roman" w:hAnsi="Times New Roman" w:cs="Times New Roman"/>
          <w:sz w:val="24"/>
          <w:szCs w:val="24"/>
        </w:rPr>
        <w:t xml:space="preserve"> </w:t>
      </w:r>
      <w:r w:rsidR="00DB566A">
        <w:rPr>
          <w:rFonts w:ascii="Times New Roman" w:hAnsi="Times New Roman" w:cs="Times New Roman"/>
          <w:sz w:val="24"/>
          <w:szCs w:val="24"/>
        </w:rPr>
        <w:t>For UCEs, the regions immediately adjacent to them are significantly more similar than regions around no genomic features and this</w:t>
      </w:r>
      <w:r w:rsidR="008A394E">
        <w:rPr>
          <w:rFonts w:ascii="Times New Roman" w:hAnsi="Times New Roman" w:cs="Times New Roman"/>
          <w:sz w:val="24"/>
          <w:szCs w:val="24"/>
        </w:rPr>
        <w:t xml:space="preserve"> similarity</w:t>
      </w:r>
      <w:r w:rsidR="008350DE" w:rsidRPr="00031896">
        <w:rPr>
          <w:rFonts w:ascii="Times New Roman" w:hAnsi="Times New Roman" w:cs="Times New Roman"/>
          <w:sz w:val="24"/>
          <w:szCs w:val="24"/>
        </w:rPr>
        <w:t xml:space="preserve"> </w:t>
      </w:r>
      <w:r w:rsidR="008A394E">
        <w:rPr>
          <w:rFonts w:ascii="Times New Roman" w:hAnsi="Times New Roman" w:cs="Times New Roman"/>
          <w:sz w:val="24"/>
          <w:szCs w:val="24"/>
        </w:rPr>
        <w:t xml:space="preserve">dissipated at rates </w:t>
      </w:r>
      <w:proofErr w:type="gramStart"/>
      <w:r w:rsidR="008A394E">
        <w:rPr>
          <w:rFonts w:ascii="Times New Roman" w:hAnsi="Times New Roman" w:cs="Times New Roman"/>
          <w:sz w:val="24"/>
          <w:szCs w:val="24"/>
        </w:rPr>
        <w:t>similar to</w:t>
      </w:r>
      <w:proofErr w:type="gramEnd"/>
      <w:r w:rsidR="008A394E">
        <w:rPr>
          <w:rFonts w:ascii="Times New Roman" w:hAnsi="Times New Roman" w:cs="Times New Roman"/>
          <w:sz w:val="24"/>
          <w:szCs w:val="24"/>
        </w:rPr>
        <w:t xml:space="preserve"> chromosome-wide levels</w:t>
      </w:r>
      <w:r w:rsidR="008350DE" w:rsidRPr="00031896">
        <w:rPr>
          <w:rFonts w:ascii="Times New Roman" w:hAnsi="Times New Roman" w:cs="Times New Roman"/>
          <w:sz w:val="24"/>
          <w:szCs w:val="24"/>
        </w:rPr>
        <w:t xml:space="preserve"> </w:t>
      </w:r>
      <w:r w:rsidR="008A394E">
        <w:rPr>
          <w:rFonts w:ascii="Times New Roman" w:hAnsi="Times New Roman" w:cs="Times New Roman"/>
          <w:sz w:val="24"/>
          <w:szCs w:val="24"/>
        </w:rPr>
        <w:t xml:space="preserve">meaning that even at distances of up to 5Mb, the area around these regions </w:t>
      </w:r>
      <w:r w:rsidR="008350DE" w:rsidRPr="00031896">
        <w:rPr>
          <w:rFonts w:ascii="Times New Roman" w:hAnsi="Times New Roman" w:cs="Times New Roman"/>
          <w:sz w:val="24"/>
          <w:szCs w:val="24"/>
        </w:rPr>
        <w:t>remain</w:t>
      </w:r>
      <w:r w:rsidR="008B682F">
        <w:rPr>
          <w:rFonts w:ascii="Times New Roman" w:hAnsi="Times New Roman" w:cs="Times New Roman"/>
          <w:sz w:val="24"/>
          <w:szCs w:val="24"/>
        </w:rPr>
        <w:t>ed</w:t>
      </w:r>
      <w:r w:rsidR="008350DE" w:rsidRPr="00031896">
        <w:rPr>
          <w:rFonts w:ascii="Times New Roman" w:hAnsi="Times New Roman" w:cs="Times New Roman"/>
          <w:sz w:val="24"/>
          <w:szCs w:val="24"/>
        </w:rPr>
        <w:t xml:space="preserve"> more similar at long distances.</w:t>
      </w:r>
      <w:r w:rsidR="00DB566A">
        <w:rPr>
          <w:rFonts w:ascii="Times New Roman" w:hAnsi="Times New Roman" w:cs="Times New Roman"/>
          <w:sz w:val="24"/>
          <w:szCs w:val="24"/>
        </w:rPr>
        <w:t xml:space="preserve"> Notably, this pattern is true for regions around UCEs compared to any other genomic feature we studied. </w:t>
      </w:r>
      <w:r w:rsidR="00136EDF">
        <w:rPr>
          <w:rFonts w:ascii="Times New Roman" w:hAnsi="Times New Roman" w:cs="Times New Roman"/>
          <w:sz w:val="24"/>
          <w:szCs w:val="24"/>
        </w:rPr>
        <w:t xml:space="preserve">These results suggest that </w:t>
      </w:r>
      <w:r w:rsidR="00057393">
        <w:rPr>
          <w:rFonts w:ascii="Times New Roman" w:hAnsi="Times New Roman" w:cs="Times New Roman"/>
          <w:sz w:val="24"/>
          <w:szCs w:val="24"/>
        </w:rPr>
        <w:t>a</w:t>
      </w:r>
      <w:r w:rsidR="00136EDF">
        <w:rPr>
          <w:rFonts w:ascii="Times New Roman" w:hAnsi="Times New Roman" w:cs="Times New Roman"/>
          <w:sz w:val="24"/>
          <w:szCs w:val="24"/>
        </w:rPr>
        <w:t xml:space="preserve"> history of strong purifying selection at UCE</w:t>
      </w:r>
      <w:r w:rsidR="00057393">
        <w:rPr>
          <w:rFonts w:ascii="Times New Roman" w:hAnsi="Times New Roman" w:cs="Times New Roman"/>
          <w:sz w:val="24"/>
          <w:szCs w:val="24"/>
        </w:rPr>
        <w:t>s</w:t>
      </w:r>
      <w:r w:rsidR="00136EDF">
        <w:rPr>
          <w:rFonts w:ascii="Times New Roman" w:hAnsi="Times New Roman" w:cs="Times New Roman"/>
          <w:sz w:val="24"/>
          <w:szCs w:val="24"/>
        </w:rPr>
        <w:t xml:space="preserve"> </w:t>
      </w:r>
      <w:r w:rsidR="00136EDF">
        <w:rPr>
          <w:rFonts w:ascii="Times New Roman" w:hAnsi="Times New Roman" w:cs="Times New Roman"/>
          <w:sz w:val="24"/>
          <w:szCs w:val="24"/>
        </w:rPr>
        <w:fldChar w:fldCharType="begin"/>
      </w:r>
      <w:r w:rsidR="00136EDF">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136EDF">
        <w:rPr>
          <w:rFonts w:ascii="Times New Roman" w:hAnsi="Times New Roman" w:cs="Times New Roman"/>
          <w:sz w:val="24"/>
          <w:szCs w:val="24"/>
        </w:rPr>
        <w:fldChar w:fldCharType="separate"/>
      </w:r>
      <w:r w:rsidR="00136EDF">
        <w:rPr>
          <w:rFonts w:ascii="Times New Roman" w:hAnsi="Times New Roman" w:cs="Times New Roman"/>
          <w:noProof/>
          <w:sz w:val="24"/>
          <w:szCs w:val="24"/>
        </w:rPr>
        <w:t>(Katzman et al. 2007)</w:t>
      </w:r>
      <w:r w:rsidR="00136EDF">
        <w:rPr>
          <w:rFonts w:ascii="Times New Roman" w:hAnsi="Times New Roman" w:cs="Times New Roman"/>
          <w:sz w:val="24"/>
          <w:szCs w:val="24"/>
        </w:rPr>
        <w:fldChar w:fldCharType="end"/>
      </w:r>
      <w:r w:rsidR="008A394E">
        <w:rPr>
          <w:rFonts w:ascii="Times New Roman" w:hAnsi="Times New Roman" w:cs="Times New Roman"/>
          <w:sz w:val="24"/>
          <w:szCs w:val="24"/>
        </w:rPr>
        <w:t xml:space="preserve"> </w:t>
      </w:r>
      <w:r w:rsidR="006C1351">
        <w:rPr>
          <w:rFonts w:ascii="Times New Roman" w:hAnsi="Times New Roman" w:cs="Times New Roman"/>
          <w:sz w:val="24"/>
          <w:szCs w:val="24"/>
        </w:rPr>
        <w:t>more generally</w:t>
      </w:r>
      <w:r w:rsidR="00136EDF">
        <w:rPr>
          <w:rFonts w:ascii="Times New Roman" w:hAnsi="Times New Roman" w:cs="Times New Roman"/>
          <w:sz w:val="24"/>
          <w:szCs w:val="24"/>
        </w:rPr>
        <w:t xml:space="preserve"> strongly skews patterns of discordance</w:t>
      </w:r>
      <w:r w:rsidR="00057393">
        <w:rPr>
          <w:rFonts w:ascii="Times New Roman" w:hAnsi="Times New Roman" w:cs="Times New Roman"/>
          <w:sz w:val="24"/>
          <w:szCs w:val="24"/>
        </w:rPr>
        <w:t xml:space="preserve"> consistent with a persistent local reduction in </w:t>
      </w:r>
      <w:r w:rsidR="00057393" w:rsidRPr="005B45C4">
        <w:rPr>
          <w:rFonts w:ascii="Times New Roman" w:hAnsi="Times New Roman" w:cs="Times New Roman"/>
          <w:i/>
          <w:iCs/>
          <w:sz w:val="24"/>
          <w:szCs w:val="24"/>
        </w:rPr>
        <w:t>N</w:t>
      </w:r>
      <w:r w:rsidR="00057393" w:rsidRPr="0061180F">
        <w:rPr>
          <w:rFonts w:ascii="Times New Roman" w:hAnsi="Times New Roman" w:cs="Times New Roman"/>
          <w:i/>
          <w:iCs/>
          <w:sz w:val="24"/>
          <w:szCs w:val="24"/>
          <w:vertAlign w:val="subscript"/>
          <w:rPrChange w:id="35" w:author="Hahn, Matthew" w:date="2023-09-18T14:01:00Z">
            <w:rPr>
              <w:rFonts w:ascii="Times New Roman" w:hAnsi="Times New Roman" w:cs="Times New Roman"/>
              <w:i/>
              <w:iCs/>
              <w:sz w:val="24"/>
              <w:szCs w:val="24"/>
            </w:rPr>
          </w:rPrChange>
        </w:rPr>
        <w:t>e</w:t>
      </w:r>
      <w:r w:rsidR="00136EDF">
        <w:rPr>
          <w:rFonts w:ascii="Times New Roman" w:hAnsi="Times New Roman" w:cs="Times New Roman"/>
          <w:sz w:val="24"/>
          <w:szCs w:val="24"/>
        </w:rPr>
        <w:t xml:space="preserve">. </w:t>
      </w:r>
      <w:r w:rsidR="00CB71D0">
        <w:rPr>
          <w:rFonts w:ascii="Times New Roman" w:hAnsi="Times New Roman" w:cs="Times New Roman"/>
          <w:sz w:val="24"/>
          <w:szCs w:val="24"/>
        </w:rPr>
        <w:t xml:space="preserve">One practical consequence of this is that </w:t>
      </w:r>
      <w:r w:rsidR="00136EDF">
        <w:rPr>
          <w:rFonts w:ascii="Times New Roman" w:hAnsi="Times New Roman" w:cs="Times New Roman"/>
          <w:sz w:val="24"/>
          <w:szCs w:val="24"/>
        </w:rPr>
        <w:t>phylogenetic inferences based on UCE markers would seem less prone to discordance and may provide cleaner estimates of species tree history</w:t>
      </w:r>
      <w:r w:rsidR="000173BB">
        <w:rPr>
          <w:rFonts w:ascii="Times New Roman" w:hAnsi="Times New Roman" w:cs="Times New Roman"/>
          <w:sz w:val="24"/>
          <w:szCs w:val="24"/>
        </w:rPr>
        <w:t xml:space="preserve"> than randomly chosen regions</w:t>
      </w:r>
      <w:r w:rsidR="00CB71D0">
        <w:rPr>
          <w:rFonts w:ascii="Times New Roman" w:hAnsi="Times New Roman" w:cs="Times New Roman"/>
          <w:sz w:val="24"/>
          <w:szCs w:val="24"/>
        </w:rPr>
        <w:t>.</w:t>
      </w:r>
      <w:r w:rsidR="00DB566A">
        <w:rPr>
          <w:rFonts w:ascii="Times New Roman" w:hAnsi="Times New Roman" w:cs="Times New Roman"/>
          <w:sz w:val="24"/>
          <w:szCs w:val="24"/>
        </w:rPr>
        <w:t xml:space="preserve"> This was indeed the case as windows centered on UCEs have a higher degree of similarity to the species tree than other genomic features and recover the species tree topology </w:t>
      </w:r>
      <w:r w:rsidR="00E6760A">
        <w:rPr>
          <w:rFonts w:ascii="Times New Roman" w:hAnsi="Times New Roman" w:cs="Times New Roman"/>
          <w:sz w:val="24"/>
          <w:szCs w:val="24"/>
        </w:rPr>
        <w:t>17</w:t>
      </w:r>
      <w:r w:rsidR="00DB566A">
        <w:rPr>
          <w:rFonts w:ascii="Times New Roman" w:hAnsi="Times New Roman" w:cs="Times New Roman"/>
          <w:sz w:val="24"/>
          <w:szCs w:val="24"/>
        </w:rPr>
        <w:t xml:space="preserve">% of the time, compared to </w:t>
      </w:r>
      <w:r w:rsidR="00E6760A">
        <w:rPr>
          <w:rFonts w:ascii="Times New Roman" w:hAnsi="Times New Roman" w:cs="Times New Roman"/>
          <w:sz w:val="24"/>
          <w:szCs w:val="24"/>
        </w:rPr>
        <w:t>13</w:t>
      </w:r>
      <w:r w:rsidR="00DB566A">
        <w:rPr>
          <w:rFonts w:ascii="Times New Roman" w:hAnsi="Times New Roman" w:cs="Times New Roman"/>
          <w:sz w:val="24"/>
          <w:szCs w:val="24"/>
        </w:rPr>
        <w:t xml:space="preserve">% genome-wide or </w:t>
      </w:r>
      <w:r w:rsidR="00E6760A">
        <w:rPr>
          <w:rFonts w:ascii="Times New Roman" w:hAnsi="Times New Roman" w:cs="Times New Roman"/>
          <w:sz w:val="24"/>
          <w:szCs w:val="24"/>
        </w:rPr>
        <w:t>15</w:t>
      </w:r>
      <w:r w:rsidR="00DB566A">
        <w:rPr>
          <w:rFonts w:ascii="Times New Roman" w:hAnsi="Times New Roman" w:cs="Times New Roman"/>
          <w:sz w:val="24"/>
          <w:szCs w:val="24"/>
        </w:rPr>
        <w:t>% for protein coding genes.</w:t>
      </w:r>
      <w:r w:rsidR="00CB71D0">
        <w:rPr>
          <w:rFonts w:ascii="Times New Roman" w:hAnsi="Times New Roman" w:cs="Times New Roman"/>
          <w:sz w:val="24"/>
          <w:szCs w:val="24"/>
        </w:rPr>
        <w:t xml:space="preserve"> </w:t>
      </w:r>
      <w:proofErr w:type="gramStart"/>
      <w:r w:rsidR="00E474D8">
        <w:rPr>
          <w:rFonts w:ascii="Times New Roman" w:hAnsi="Times New Roman" w:cs="Times New Roman"/>
          <w:sz w:val="24"/>
          <w:szCs w:val="24"/>
        </w:rPr>
        <w:t>Also</w:t>
      </w:r>
      <w:proofErr w:type="gramEnd"/>
      <w:r w:rsidR="00E27E14">
        <w:rPr>
          <w:rFonts w:ascii="Times New Roman" w:hAnsi="Times New Roman" w:cs="Times New Roman"/>
          <w:sz w:val="24"/>
          <w:szCs w:val="24"/>
        </w:rPr>
        <w:t xml:space="preserve"> interesting to note is that even though we recovered the same species tree topology for the </w:t>
      </w:r>
      <w:r w:rsidR="00C75391">
        <w:rPr>
          <w:rFonts w:ascii="Times New Roman" w:hAnsi="Times New Roman" w:cs="Times New Roman"/>
          <w:sz w:val="24"/>
          <w:szCs w:val="24"/>
        </w:rPr>
        <w:t>seven</w:t>
      </w:r>
      <w:r w:rsidR="00E27E14">
        <w:rPr>
          <w:rFonts w:ascii="Times New Roman" w:hAnsi="Times New Roman" w:cs="Times New Roman"/>
          <w:sz w:val="24"/>
          <w:szCs w:val="24"/>
        </w:rPr>
        <w:t xml:space="preserve"> species </w:t>
      </w:r>
      <w:r w:rsidR="001125E2">
        <w:rPr>
          <w:rFonts w:ascii="Times New Roman" w:hAnsi="Times New Roman" w:cs="Times New Roman"/>
          <w:sz w:val="24"/>
          <w:szCs w:val="24"/>
        </w:rPr>
        <w:t>used in the genomic window analysis with both UCEs and protein-coding gene trees</w:t>
      </w:r>
      <w:r w:rsidR="00C75391">
        <w:rPr>
          <w:rFonts w:ascii="Times New Roman" w:hAnsi="Times New Roman" w:cs="Times New Roman"/>
          <w:sz w:val="24"/>
          <w:szCs w:val="24"/>
        </w:rPr>
        <w:t xml:space="preserve"> (Fig. 1)</w:t>
      </w:r>
      <w:r w:rsidR="001125E2">
        <w:rPr>
          <w:rFonts w:ascii="Times New Roman" w:hAnsi="Times New Roman" w:cs="Times New Roman"/>
          <w:sz w:val="24"/>
          <w:szCs w:val="24"/>
        </w:rPr>
        <w:t>, windows centered on UCEs are much more similar to the species tree than windows centered on protein coding genes</w:t>
      </w:r>
      <w:r w:rsidR="00C75391">
        <w:rPr>
          <w:rFonts w:ascii="Times New Roman" w:hAnsi="Times New Roman" w:cs="Times New Roman"/>
          <w:sz w:val="24"/>
          <w:szCs w:val="24"/>
        </w:rPr>
        <w:t xml:space="preserve"> (Fig. 5C)</w:t>
      </w:r>
      <w:r w:rsidR="001125E2">
        <w:rPr>
          <w:rFonts w:ascii="Times New Roman" w:hAnsi="Times New Roman" w:cs="Times New Roman"/>
          <w:sz w:val="24"/>
          <w:szCs w:val="24"/>
        </w:rPr>
        <w:t>.</w:t>
      </w:r>
      <w:r w:rsidR="00057393">
        <w:rPr>
          <w:rFonts w:ascii="Times New Roman" w:hAnsi="Times New Roman" w:cs="Times New Roman"/>
          <w:sz w:val="24"/>
          <w:szCs w:val="24"/>
        </w:rPr>
        <w:t xml:space="preserve"> </w:t>
      </w:r>
      <w:r w:rsidR="00CB71D0">
        <w:rPr>
          <w:rFonts w:ascii="Times New Roman" w:hAnsi="Times New Roman" w:cs="Times New Roman"/>
          <w:sz w:val="24"/>
          <w:szCs w:val="24"/>
        </w:rPr>
        <w:t xml:space="preserve">However, UCEs will </w:t>
      </w:r>
      <w:r w:rsidR="00136EDF">
        <w:rPr>
          <w:rFonts w:ascii="Times New Roman" w:hAnsi="Times New Roman" w:cs="Times New Roman"/>
          <w:sz w:val="24"/>
          <w:szCs w:val="24"/>
        </w:rPr>
        <w:t>also provid</w:t>
      </w:r>
      <w:r w:rsidR="00CB71D0">
        <w:rPr>
          <w:rFonts w:ascii="Times New Roman" w:hAnsi="Times New Roman" w:cs="Times New Roman"/>
          <w:sz w:val="24"/>
          <w:szCs w:val="24"/>
        </w:rPr>
        <w:t>e</w:t>
      </w:r>
      <w:r w:rsidR="00136EDF">
        <w:rPr>
          <w:rFonts w:ascii="Times New Roman" w:hAnsi="Times New Roman" w:cs="Times New Roman"/>
          <w:sz w:val="24"/>
          <w:szCs w:val="24"/>
        </w:rPr>
        <w:t xml:space="preserve"> a</w:t>
      </w:r>
      <w:r w:rsidR="00CB71D0">
        <w:rPr>
          <w:rFonts w:ascii="Times New Roman" w:hAnsi="Times New Roman" w:cs="Times New Roman"/>
          <w:sz w:val="24"/>
          <w:szCs w:val="24"/>
        </w:rPr>
        <w:t xml:space="preserve"> skewed and potentially</w:t>
      </w:r>
      <w:r w:rsidR="00136EDF">
        <w:rPr>
          <w:rFonts w:ascii="Times New Roman" w:hAnsi="Times New Roman" w:cs="Times New Roman"/>
          <w:sz w:val="24"/>
          <w:szCs w:val="24"/>
        </w:rPr>
        <w:t xml:space="preserve"> misleading view of levels of genome-wide discordance</w:t>
      </w:r>
      <w:r w:rsidR="0069616B">
        <w:rPr>
          <w:rFonts w:ascii="Times New Roman" w:hAnsi="Times New Roman" w:cs="Times New Roman"/>
          <w:sz w:val="24"/>
          <w:szCs w:val="24"/>
        </w:rPr>
        <w:t>. Given this relationship, inferences based on UCE</w:t>
      </w:r>
      <w:r w:rsidR="00D40C88">
        <w:rPr>
          <w:rFonts w:ascii="Times New Roman" w:hAnsi="Times New Roman" w:cs="Times New Roman"/>
          <w:sz w:val="24"/>
          <w:szCs w:val="24"/>
        </w:rPr>
        <w:t>s</w:t>
      </w:r>
      <w:r w:rsidR="0069616B">
        <w:rPr>
          <w:rFonts w:ascii="Times New Roman" w:hAnsi="Times New Roman" w:cs="Times New Roman"/>
          <w:sz w:val="24"/>
          <w:szCs w:val="24"/>
        </w:rPr>
        <w:t xml:space="preserve"> may not</w:t>
      </w:r>
      <w:r w:rsidR="00D40C88">
        <w:rPr>
          <w:rFonts w:ascii="Times New Roman" w:hAnsi="Times New Roman" w:cs="Times New Roman"/>
          <w:sz w:val="24"/>
          <w:szCs w:val="24"/>
        </w:rPr>
        <w:t>,</w:t>
      </w:r>
      <w:r w:rsidR="0069616B">
        <w:rPr>
          <w:rFonts w:ascii="Times New Roman" w:hAnsi="Times New Roman" w:cs="Times New Roman"/>
          <w:sz w:val="24"/>
          <w:szCs w:val="24"/>
        </w:rPr>
        <w:t xml:space="preserve"> for example</w:t>
      </w:r>
      <w:r w:rsidR="00D40C88">
        <w:rPr>
          <w:rFonts w:ascii="Times New Roman" w:hAnsi="Times New Roman" w:cs="Times New Roman"/>
          <w:sz w:val="24"/>
          <w:szCs w:val="24"/>
        </w:rPr>
        <w:t>,</w:t>
      </w:r>
      <w:r w:rsidR="0069616B">
        <w:rPr>
          <w:rFonts w:ascii="Times New Roman" w:hAnsi="Times New Roman" w:cs="Times New Roman"/>
          <w:sz w:val="24"/>
          <w:szCs w:val="24"/>
        </w:rPr>
        <w:t xml:space="preserve"> be extended to related phylogenetic parameters of interest (e.g., ancestral population sizes)</w:t>
      </w:r>
      <w:r w:rsidR="00D40C88">
        <w:rPr>
          <w:rFonts w:ascii="Times New Roman" w:hAnsi="Times New Roman" w:cs="Times New Roman"/>
          <w:sz w:val="24"/>
          <w:szCs w:val="24"/>
        </w:rPr>
        <w:t>,</w:t>
      </w:r>
      <w:r w:rsidR="0069616B">
        <w:rPr>
          <w:rFonts w:ascii="Times New Roman" w:hAnsi="Times New Roman" w:cs="Times New Roman"/>
          <w:sz w:val="24"/>
          <w:szCs w:val="24"/>
        </w:rPr>
        <w:t xml:space="preserve"> and</w:t>
      </w:r>
      <w:r w:rsidR="00057393">
        <w:rPr>
          <w:rFonts w:ascii="Times New Roman" w:hAnsi="Times New Roman" w:cs="Times New Roman"/>
          <w:sz w:val="24"/>
          <w:szCs w:val="24"/>
        </w:rPr>
        <w:t xml:space="preserve">, despite the relative ease </w:t>
      </w:r>
      <w:r w:rsidR="00D40C88">
        <w:rPr>
          <w:rFonts w:ascii="Times New Roman" w:hAnsi="Times New Roman" w:cs="Times New Roman"/>
          <w:sz w:val="24"/>
          <w:szCs w:val="24"/>
        </w:rPr>
        <w:t xml:space="preserve">of </w:t>
      </w:r>
      <w:r w:rsidR="00057393">
        <w:rPr>
          <w:rFonts w:ascii="Times New Roman" w:hAnsi="Times New Roman" w:cs="Times New Roman"/>
          <w:sz w:val="24"/>
          <w:szCs w:val="24"/>
        </w:rPr>
        <w:t>generating UCE data,</w:t>
      </w:r>
      <w:r w:rsidR="0069616B">
        <w:rPr>
          <w:rFonts w:ascii="Times New Roman" w:hAnsi="Times New Roman" w:cs="Times New Roman"/>
          <w:sz w:val="24"/>
          <w:szCs w:val="24"/>
        </w:rPr>
        <w:t xml:space="preserve"> such markers are not suitable for genetic inferences within populations.</w:t>
      </w:r>
    </w:p>
    <w:p w14:paraId="545A9A0D" w14:textId="7B6D0A74" w:rsidR="000173BB" w:rsidRDefault="000173BB" w:rsidP="005B45C4">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BF08AC">
        <w:rPr>
          <w:rFonts w:ascii="Times New Roman" w:hAnsi="Times New Roman" w:cs="Times New Roman"/>
          <w:sz w:val="24"/>
          <w:szCs w:val="24"/>
        </w:rPr>
        <w:t>direction</w:t>
      </w:r>
      <w:r>
        <w:rPr>
          <w:rFonts w:ascii="Times New Roman" w:hAnsi="Times New Roman" w:cs="Times New Roman"/>
          <w:sz w:val="24"/>
          <w:szCs w:val="24"/>
        </w:rPr>
        <w:t xml:space="preserve"> </w:t>
      </w:r>
      <w:r w:rsidR="00BF08AC">
        <w:rPr>
          <w:rFonts w:ascii="Times New Roman" w:hAnsi="Times New Roman" w:cs="Times New Roman"/>
          <w:sz w:val="24"/>
          <w:szCs w:val="24"/>
        </w:rPr>
        <w:t xml:space="preserve">and frequency </w:t>
      </w:r>
      <w:r>
        <w:rPr>
          <w:rFonts w:ascii="Times New Roman" w:hAnsi="Times New Roman" w:cs="Times New Roman"/>
          <w:sz w:val="24"/>
          <w:szCs w:val="24"/>
        </w:rPr>
        <w:t xml:space="preserve">of selection also </w:t>
      </w:r>
      <w:r w:rsidR="00BF08AC">
        <w:rPr>
          <w:rFonts w:ascii="Times New Roman" w:hAnsi="Times New Roman" w:cs="Times New Roman"/>
          <w:sz w:val="24"/>
          <w:szCs w:val="24"/>
        </w:rPr>
        <w:t>likely</w:t>
      </w:r>
      <w:r>
        <w:rPr>
          <w:rFonts w:ascii="Times New Roman" w:hAnsi="Times New Roman" w:cs="Times New Roman"/>
          <w:sz w:val="24"/>
          <w:szCs w:val="24"/>
        </w:rPr>
        <w:t xml:space="preserve"> matter</w:t>
      </w:r>
      <w:r w:rsidR="00BF08AC">
        <w:rPr>
          <w:rFonts w:ascii="Times New Roman" w:hAnsi="Times New Roman" w:cs="Times New Roman"/>
          <w:sz w:val="24"/>
          <w:szCs w:val="24"/>
        </w:rPr>
        <w:t xml:space="preserve">s </w:t>
      </w:r>
      <w:r>
        <w:rPr>
          <w:rFonts w:ascii="Times New Roman" w:hAnsi="Times New Roman" w:cs="Times New Roman"/>
          <w:sz w:val="24"/>
          <w:szCs w:val="24"/>
        </w:rPr>
        <w:t xml:space="preserve">when considering the </w:t>
      </w:r>
      <w:r w:rsidR="00BF08AC">
        <w:rPr>
          <w:rFonts w:ascii="Times New Roman" w:hAnsi="Times New Roman" w:cs="Times New Roman"/>
          <w:sz w:val="24"/>
          <w:szCs w:val="24"/>
        </w:rPr>
        <w:t xml:space="preserve">impact on variation in phylogenetic signal. Our focus on models of molecular evolution also allowed us to contrast patterns at genes experiencing positive directional selection to </w:t>
      </w:r>
      <w:r w:rsidR="00F530D3">
        <w:rPr>
          <w:rFonts w:ascii="Times New Roman" w:hAnsi="Times New Roman" w:cs="Times New Roman"/>
          <w:sz w:val="24"/>
          <w:szCs w:val="24"/>
        </w:rPr>
        <w:t>UCEs and genes evolving predominantly under purifying selection</w:t>
      </w:r>
      <w:r w:rsidR="00BF08AC">
        <w:rPr>
          <w:rFonts w:ascii="Times New Roman" w:hAnsi="Times New Roman" w:cs="Times New Roman"/>
          <w:sz w:val="24"/>
          <w:szCs w:val="24"/>
        </w:rPr>
        <w:t xml:space="preserve">. </w:t>
      </w:r>
      <w:r>
        <w:rPr>
          <w:rFonts w:ascii="Times New Roman" w:hAnsi="Times New Roman" w:cs="Times New Roman"/>
          <w:sz w:val="24"/>
          <w:szCs w:val="24"/>
        </w:rPr>
        <w:t xml:space="preserve">Positive </w:t>
      </w:r>
      <w:r w:rsidR="00BF08AC">
        <w:rPr>
          <w:rFonts w:ascii="Times New Roman" w:hAnsi="Times New Roman" w:cs="Times New Roman"/>
          <w:sz w:val="24"/>
          <w:szCs w:val="24"/>
        </w:rPr>
        <w:t xml:space="preserve">directional </w:t>
      </w:r>
      <w:r>
        <w:rPr>
          <w:rFonts w:ascii="Times New Roman" w:hAnsi="Times New Roman" w:cs="Times New Roman"/>
          <w:sz w:val="24"/>
          <w:szCs w:val="24"/>
        </w:rPr>
        <w:t xml:space="preserve">selection is </w:t>
      </w:r>
      <w:r w:rsidR="00BF08AC">
        <w:rPr>
          <w:rFonts w:ascii="Times New Roman" w:hAnsi="Times New Roman" w:cs="Times New Roman"/>
          <w:sz w:val="24"/>
          <w:szCs w:val="24"/>
        </w:rPr>
        <w:t xml:space="preserve">generally assumed to be rare and </w:t>
      </w:r>
      <w:r>
        <w:rPr>
          <w:rFonts w:ascii="Times New Roman" w:hAnsi="Times New Roman" w:cs="Times New Roman"/>
          <w:sz w:val="24"/>
          <w:szCs w:val="24"/>
        </w:rPr>
        <w:t>punctuated across lineages</w:t>
      </w:r>
      <w:r w:rsidR="00B90E01">
        <w:rPr>
          <w:rFonts w:ascii="Times New Roman" w:hAnsi="Times New Roman" w:cs="Times New Roman"/>
          <w:sz w:val="24"/>
          <w:szCs w:val="24"/>
        </w:rPr>
        <w:t xml:space="preserve"> </w:t>
      </w:r>
      <w:r w:rsidR="00C6045A">
        <w:rPr>
          <w:rFonts w:ascii="Times New Roman" w:hAnsi="Times New Roman" w:cs="Times New Roman"/>
          <w:sz w:val="24"/>
          <w:szCs w:val="24"/>
        </w:rPr>
        <w:fldChar w:fldCharType="begin">
          <w:fldData xml:space="preserve">PEVuZE5vdGU+PENpdGU+PEF1dGhvcj5LaW11cmE8L0F1dGhvcj48WWVhcj4xOTY4PC9ZZWFyPjxS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</w:fldData>
        </w:fldChar>
      </w:r>
      <w:r w:rsidR="00C6045A">
        <w:rPr>
          <w:rFonts w:ascii="Times New Roman" w:hAnsi="Times New Roman" w:cs="Times New Roman"/>
          <w:sz w:val="24"/>
          <w:szCs w:val="24"/>
        </w:rPr>
        <w:instrText xml:space="preserve"> ADDIN EN.CITE </w:instrText>
      </w:r>
      <w:r w:rsidR="00C6045A">
        <w:rPr>
          <w:rFonts w:ascii="Times New Roman" w:hAnsi="Times New Roman" w:cs="Times New Roman"/>
          <w:sz w:val="24"/>
          <w:szCs w:val="24"/>
        </w:rPr>
        <w:fldChar w:fldCharType="begin">
          <w:fldData xml:space="preserve">PEVuZE5vdGU+PENpdGU+PEF1dGhvcj5LaW11cmE8L0F1dGhvcj48WWVhcj4xOTY4PC9ZZWFyPjxS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</w:fldData>
        </w:fldChar>
      </w:r>
      <w:r w:rsidR="00C6045A">
        <w:rPr>
          <w:rFonts w:ascii="Times New Roman" w:hAnsi="Times New Roman" w:cs="Times New Roman"/>
          <w:sz w:val="24"/>
          <w:szCs w:val="24"/>
        </w:rPr>
        <w:instrText xml:space="preserve"> ADDIN EN.CITE.DATA </w:instrText>
      </w:r>
      <w:r w:rsidR="00C6045A">
        <w:rPr>
          <w:rFonts w:ascii="Times New Roman" w:hAnsi="Times New Roman" w:cs="Times New Roman"/>
          <w:sz w:val="24"/>
          <w:szCs w:val="24"/>
        </w:rPr>
      </w:r>
      <w:r w:rsidR="00C6045A">
        <w:rPr>
          <w:rFonts w:ascii="Times New Roman" w:hAnsi="Times New Roman" w:cs="Times New Roman"/>
          <w:sz w:val="24"/>
          <w:szCs w:val="24"/>
        </w:rPr>
        <w:fldChar w:fldCharType="end"/>
      </w:r>
      <w:r w:rsidR="00C6045A">
        <w:rPr>
          <w:rFonts w:ascii="Times New Roman" w:hAnsi="Times New Roman" w:cs="Times New Roman"/>
          <w:sz w:val="24"/>
          <w:szCs w:val="24"/>
        </w:rPr>
      </w:r>
      <w:r w:rsidR="00C6045A">
        <w:rPr>
          <w:rFonts w:ascii="Times New Roman" w:hAnsi="Times New Roman" w:cs="Times New Roman"/>
          <w:sz w:val="24"/>
          <w:szCs w:val="24"/>
        </w:rPr>
        <w:fldChar w:fldCharType="separate"/>
      </w:r>
      <w:r w:rsidR="00C6045A">
        <w:rPr>
          <w:rFonts w:ascii="Times New Roman" w:hAnsi="Times New Roman" w:cs="Times New Roman"/>
          <w:noProof/>
          <w:sz w:val="24"/>
          <w:szCs w:val="24"/>
        </w:rPr>
        <w:t>(Kimura 1968; Ohta 1973; Fay 2011)</w:t>
      </w:r>
      <w:r w:rsidR="00C6045A">
        <w:rPr>
          <w:rFonts w:ascii="Times New Roman" w:hAnsi="Times New Roman" w:cs="Times New Roman"/>
          <w:sz w:val="24"/>
          <w:szCs w:val="24"/>
        </w:rPr>
        <w:fldChar w:fldCharType="end"/>
      </w:r>
      <w:r w:rsidR="00C6045A">
        <w:rPr>
          <w:rFonts w:ascii="Times New Roman" w:hAnsi="Times New Roman" w:cs="Times New Roman"/>
          <w:sz w:val="24"/>
          <w:szCs w:val="24"/>
        </w:rPr>
        <w:t xml:space="preserve"> </w:t>
      </w:r>
      <w:r>
        <w:rPr>
          <w:rFonts w:ascii="Times New Roman" w:hAnsi="Times New Roman" w:cs="Times New Roman"/>
          <w:sz w:val="24"/>
          <w:szCs w:val="24"/>
        </w:rPr>
        <w:t xml:space="preserve">while strong </w:t>
      </w:r>
      <w:r w:rsidR="00BF08AC">
        <w:rPr>
          <w:rFonts w:ascii="Times New Roman" w:hAnsi="Times New Roman" w:cs="Times New Roman"/>
          <w:sz w:val="24"/>
          <w:szCs w:val="24"/>
        </w:rPr>
        <w:t>background</w:t>
      </w:r>
      <w:r>
        <w:rPr>
          <w:rFonts w:ascii="Times New Roman" w:hAnsi="Times New Roman" w:cs="Times New Roman"/>
          <w:sz w:val="24"/>
          <w:szCs w:val="24"/>
        </w:rPr>
        <w:t xml:space="preserve"> selection at UCEs is likely to be more pervasive</w:t>
      </w:r>
      <w:r w:rsidR="00066A79">
        <w:rPr>
          <w:rFonts w:ascii="Times New Roman" w:hAnsi="Times New Roman" w:cs="Times New Roman"/>
          <w:sz w:val="24"/>
          <w:szCs w:val="24"/>
        </w:rPr>
        <w:t xml:space="preserve"> </w:t>
      </w:r>
      <w:r w:rsidR="004F2D4F">
        <w:rPr>
          <w:rFonts w:ascii="Times New Roman" w:hAnsi="Times New Roman" w:cs="Times New Roman"/>
          <w:sz w:val="24"/>
          <w:szCs w:val="24"/>
        </w:rPr>
        <w:fldChar w:fldCharType="begin">
          <w:fldData xml:space="preserve">PEVuZE5vdGU+PENpdGU+PEF1dGhvcj5LYXR6bWFuPC9BdXRob3I+PFllYXI+MjAwNzwvWWVhcj48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</w:fldData>
        </w:fldChar>
      </w:r>
      <w:r w:rsidR="004F2D4F">
        <w:rPr>
          <w:rFonts w:ascii="Times New Roman" w:hAnsi="Times New Roman" w:cs="Times New Roman"/>
          <w:sz w:val="24"/>
          <w:szCs w:val="24"/>
        </w:rPr>
        <w:instrText xml:space="preserve"> ADDIN EN.CITE </w:instrText>
      </w:r>
      <w:r w:rsidR="004F2D4F">
        <w:rPr>
          <w:rFonts w:ascii="Times New Roman" w:hAnsi="Times New Roman" w:cs="Times New Roman"/>
          <w:sz w:val="24"/>
          <w:szCs w:val="24"/>
        </w:rPr>
        <w:fldChar w:fldCharType="begin">
          <w:fldData xml:space="preserve">PEVuZE5vdGU+PENpdGU+PEF1dGhvcj5LYXR6bWFuPC9BdXRob3I+PFllYXI+MjAwNzwvWWVhcj48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</w:fldData>
        </w:fldChar>
      </w:r>
      <w:r w:rsidR="004F2D4F">
        <w:rPr>
          <w:rFonts w:ascii="Times New Roman" w:hAnsi="Times New Roman" w:cs="Times New Roman"/>
          <w:sz w:val="24"/>
          <w:szCs w:val="24"/>
        </w:rPr>
        <w:instrText xml:space="preserve"> ADDIN EN.CITE.DATA </w:instrText>
      </w:r>
      <w:r w:rsidR="004F2D4F">
        <w:rPr>
          <w:rFonts w:ascii="Times New Roman" w:hAnsi="Times New Roman" w:cs="Times New Roman"/>
          <w:sz w:val="24"/>
          <w:szCs w:val="24"/>
        </w:rPr>
      </w:r>
      <w:r w:rsidR="004F2D4F">
        <w:rPr>
          <w:rFonts w:ascii="Times New Roman" w:hAnsi="Times New Roman" w:cs="Times New Roman"/>
          <w:sz w:val="24"/>
          <w:szCs w:val="24"/>
        </w:rPr>
        <w:fldChar w:fldCharType="end"/>
      </w:r>
      <w:r w:rsidR="004F2D4F">
        <w:rPr>
          <w:rFonts w:ascii="Times New Roman" w:hAnsi="Times New Roman" w:cs="Times New Roman"/>
          <w:sz w:val="24"/>
          <w:szCs w:val="24"/>
        </w:rPr>
      </w:r>
      <w:r w:rsidR="004F2D4F">
        <w:rPr>
          <w:rFonts w:ascii="Times New Roman" w:hAnsi="Times New Roman" w:cs="Times New Roman"/>
          <w:sz w:val="24"/>
          <w:szCs w:val="24"/>
        </w:rPr>
        <w:fldChar w:fldCharType="separate"/>
      </w:r>
      <w:r w:rsidR="004F2D4F">
        <w:rPr>
          <w:rFonts w:ascii="Times New Roman" w:hAnsi="Times New Roman" w:cs="Times New Roman"/>
          <w:noProof/>
          <w:sz w:val="24"/>
          <w:szCs w:val="24"/>
        </w:rPr>
        <w:t>(Chen et al. 2007; Katzman et al. 2007)</w:t>
      </w:r>
      <w:r w:rsidR="004F2D4F">
        <w:rPr>
          <w:rFonts w:ascii="Times New Roman" w:hAnsi="Times New Roman" w:cs="Times New Roman"/>
          <w:sz w:val="24"/>
          <w:szCs w:val="24"/>
        </w:rPr>
        <w:fldChar w:fldCharType="end"/>
      </w:r>
      <w:r>
        <w:rPr>
          <w:rFonts w:ascii="Times New Roman" w:hAnsi="Times New Roman" w:cs="Times New Roman"/>
          <w:sz w:val="24"/>
          <w:szCs w:val="24"/>
        </w:rPr>
        <w:t xml:space="preserve">, likely impacting the predictability of the influence of both forms of selection on discordance over evolutionary timescales. </w:t>
      </w:r>
      <w:r w:rsidR="00F530D3">
        <w:rPr>
          <w:rFonts w:ascii="Times New Roman" w:hAnsi="Times New Roman" w:cs="Times New Roman"/>
          <w:sz w:val="24"/>
          <w:szCs w:val="24"/>
        </w:rPr>
        <w:t xml:space="preserve">Consistent with this, we observed less conservation of phylogenetic signal on average surrounding </w:t>
      </w:r>
      <w:commentRangeStart w:id="36"/>
      <w:r w:rsidR="00F530D3">
        <w:rPr>
          <w:rFonts w:ascii="Times New Roman" w:hAnsi="Times New Roman" w:cs="Times New Roman"/>
          <w:sz w:val="24"/>
          <w:szCs w:val="24"/>
        </w:rPr>
        <w:t xml:space="preserve">rapidly evolving genes </w:t>
      </w:r>
      <w:r w:rsidR="006C1351">
        <w:rPr>
          <w:rFonts w:ascii="Times New Roman" w:hAnsi="Times New Roman" w:cs="Times New Roman"/>
          <w:sz w:val="24"/>
          <w:szCs w:val="24"/>
        </w:rPr>
        <w:t xml:space="preserve">and </w:t>
      </w:r>
      <w:r w:rsidR="00F530D3">
        <w:rPr>
          <w:rFonts w:ascii="Times New Roman" w:hAnsi="Times New Roman" w:cs="Times New Roman"/>
          <w:sz w:val="24"/>
          <w:szCs w:val="24"/>
        </w:rPr>
        <w:t>more variance</w:t>
      </w:r>
      <w:commentRangeEnd w:id="36"/>
      <w:r w:rsidR="0061180F">
        <w:rPr>
          <w:rStyle w:val="CommentReference"/>
        </w:rPr>
        <w:commentReference w:id="36"/>
      </w:r>
      <w:r w:rsidR="00DF4696">
        <w:rPr>
          <w:rFonts w:ascii="Times New Roman" w:hAnsi="Times New Roman" w:cs="Times New Roman"/>
          <w:sz w:val="24"/>
          <w:szCs w:val="24"/>
        </w:rPr>
        <w:t xml:space="preserve">. </w:t>
      </w:r>
      <w:r w:rsidR="0073640B">
        <w:rPr>
          <w:rFonts w:ascii="Times New Roman" w:hAnsi="Times New Roman" w:cs="Times New Roman"/>
          <w:sz w:val="24"/>
          <w:szCs w:val="24"/>
        </w:rPr>
        <w:t>T</w:t>
      </w:r>
      <w:r w:rsidR="00F530D3">
        <w:rPr>
          <w:rFonts w:ascii="Times New Roman" w:hAnsi="Times New Roman" w:cs="Times New Roman"/>
          <w:sz w:val="24"/>
          <w:szCs w:val="24"/>
        </w:rPr>
        <w:t>he models</w:t>
      </w:r>
      <w:r w:rsidR="00DF4696">
        <w:rPr>
          <w:rFonts w:ascii="Times New Roman" w:hAnsi="Times New Roman" w:cs="Times New Roman"/>
          <w:sz w:val="24"/>
          <w:szCs w:val="24"/>
        </w:rPr>
        <w:t xml:space="preserve"> that</w:t>
      </w:r>
      <w:r w:rsidR="00F530D3">
        <w:rPr>
          <w:rFonts w:ascii="Times New Roman" w:hAnsi="Times New Roman" w:cs="Times New Roman"/>
          <w:sz w:val="24"/>
          <w:szCs w:val="24"/>
        </w:rPr>
        <w:t xml:space="preserve"> we considered are designed to detect recurrent positive directional selection</w:t>
      </w:r>
      <w:r w:rsidR="0073640B">
        <w:rPr>
          <w:rFonts w:ascii="Times New Roman" w:hAnsi="Times New Roman" w:cs="Times New Roman"/>
          <w:sz w:val="24"/>
          <w:szCs w:val="24"/>
        </w:rPr>
        <w:t>. Nonetheless,</w:t>
      </w:r>
      <w:r w:rsidR="00D40C88">
        <w:rPr>
          <w:rFonts w:ascii="Times New Roman" w:hAnsi="Times New Roman" w:cs="Times New Roman"/>
          <w:sz w:val="24"/>
          <w:szCs w:val="24"/>
        </w:rPr>
        <w:t xml:space="preserve"> the reduced diversity associated with these recurrent selective sweeps of beneficial amino acid substitutions at these genes appears to fade </w:t>
      </w:r>
      <w:r w:rsidR="00DF4696">
        <w:rPr>
          <w:rFonts w:ascii="Times New Roman" w:hAnsi="Times New Roman" w:cs="Times New Roman"/>
          <w:sz w:val="24"/>
          <w:szCs w:val="24"/>
        </w:rPr>
        <w:t xml:space="preserve">relatively </w:t>
      </w:r>
      <w:r>
        <w:rPr>
          <w:rFonts w:ascii="Times New Roman" w:hAnsi="Times New Roman" w:cs="Times New Roman"/>
          <w:sz w:val="24"/>
          <w:szCs w:val="24"/>
        </w:rPr>
        <w:t>quickly over time</w:t>
      </w:r>
      <w:r w:rsidR="0073640B">
        <w:rPr>
          <w:rFonts w:ascii="Times New Roman" w:hAnsi="Times New Roman" w:cs="Times New Roman"/>
          <w:sz w:val="24"/>
          <w:szCs w:val="24"/>
        </w:rPr>
        <w:t>, at least</w:t>
      </w:r>
      <w:r w:rsidR="00DF4696">
        <w:rPr>
          <w:rFonts w:ascii="Times New Roman" w:hAnsi="Times New Roman" w:cs="Times New Roman"/>
          <w:sz w:val="24"/>
          <w:szCs w:val="24"/>
        </w:rPr>
        <w:t xml:space="preserve"> relative to more pervasive purifying selection at UCEs and other </w:t>
      </w:r>
      <w:r>
        <w:rPr>
          <w:rFonts w:ascii="Times New Roman" w:hAnsi="Times New Roman" w:cs="Times New Roman"/>
          <w:sz w:val="24"/>
          <w:szCs w:val="24"/>
        </w:rPr>
        <w:t>gene regions.</w:t>
      </w:r>
    </w:p>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10E31226" w:rsidR="006C1351" w:rsidRDefault="005725C6"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r w:rsidR="00317E4A" w:rsidRPr="00031896">
        <w:rPr>
          <w:rFonts w:ascii="Times New Roman" w:hAnsi="Times New Roman" w:cs="Times New Roman"/>
          <w:sz w:val="24"/>
          <w:szCs w:val="24"/>
        </w:rPr>
        <w:t>drastically</w:t>
      </w:r>
      <w:r w:rsidR="0002598C"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It is known that tree 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possibly leading to spurious results for tests of positive directional selection</w:t>
      </w:r>
      <w:r w:rsidR="006D0342">
        <w:rPr>
          <w:rFonts w:ascii="Times New Roman" w:hAnsi="Times New Roman" w:cs="Times New Roman"/>
          <w:sz w:val="24"/>
          <w:szCs w:val="24"/>
        </w:rPr>
        <w:t xml:space="preserve"> </w:t>
      </w:r>
      <w:r w:rsidR="006D0342">
        <w:rPr>
          <w:rFonts w:ascii="Times New Roman" w:hAnsi="Times New Roman" w:cs="Times New Roman"/>
          <w:sz w:val="24"/>
          <w:szCs w:val="24"/>
        </w:rPr>
        <w:fldChar w:fldCharType="begin">
          <w:fldData xml:space="preserve">PEVuZE5vdGU+PENpdGU+PEF1dGhvcj5NZW5kZXM8L0F1dGhvcj48WWVhcj4yMDE2PC9ZZWFyPjxS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</w:fldData>
        </w:fldChar>
      </w:r>
      <w:r w:rsidR="006D0342">
        <w:rPr>
          <w:rFonts w:ascii="Times New Roman" w:hAnsi="Times New Roman" w:cs="Times New Roman"/>
          <w:sz w:val="24"/>
          <w:szCs w:val="24"/>
        </w:rPr>
        <w:instrText xml:space="preserve"> ADDIN EN.CITE </w:instrText>
      </w:r>
      <w:r w:rsidR="006D0342">
        <w:rPr>
          <w:rFonts w:ascii="Times New Roman" w:hAnsi="Times New Roman" w:cs="Times New Roman"/>
          <w:sz w:val="24"/>
          <w:szCs w:val="24"/>
        </w:rPr>
        <w:fldChar w:fldCharType="begin">
          <w:fldData xml:space="preserve">PEVuZE5vdGU+PENpdGU+PEF1dGhvcj5NZW5kZXM8L0F1dGhvcj48WWVhcj4yMDE2PC9ZZWFyPjxS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</w:fldData>
        </w:fldChar>
      </w:r>
      <w:r w:rsidR="006D0342">
        <w:rPr>
          <w:rFonts w:ascii="Times New Roman" w:hAnsi="Times New Roman" w:cs="Times New Roman"/>
          <w:sz w:val="24"/>
          <w:szCs w:val="24"/>
        </w:rPr>
        <w:instrText xml:space="preserve"> ADDIN EN.CITE.DATA </w:instrText>
      </w:r>
      <w:r w:rsidR="006D0342">
        <w:rPr>
          <w:rFonts w:ascii="Times New Roman" w:hAnsi="Times New Roman" w:cs="Times New Roman"/>
          <w:sz w:val="24"/>
          <w:szCs w:val="24"/>
        </w:rPr>
      </w:r>
      <w:r w:rsidR="006D0342">
        <w:rPr>
          <w:rFonts w:ascii="Times New Roman" w:hAnsi="Times New Roman" w:cs="Times New Roman"/>
          <w:sz w:val="24"/>
          <w:szCs w:val="24"/>
        </w:rPr>
        <w:fldChar w:fldCharType="end"/>
      </w:r>
      <w:r w:rsidR="006D0342">
        <w:rPr>
          <w:rFonts w:ascii="Times New Roman" w:hAnsi="Times New Roman" w:cs="Times New Roman"/>
          <w:sz w:val="24"/>
          <w:szCs w:val="24"/>
        </w:rPr>
      </w:r>
      <w:r w:rsidR="006D0342">
        <w:rPr>
          <w:rFonts w:ascii="Times New Roman" w:hAnsi="Times New Roman" w:cs="Times New Roman"/>
          <w:sz w:val="24"/>
          <w:szCs w:val="24"/>
        </w:rPr>
        <w:fldChar w:fldCharType="separate"/>
      </w:r>
      <w:r w:rsidR="006D0342">
        <w:rPr>
          <w:rFonts w:ascii="Times New Roman" w:hAnsi="Times New Roman" w:cs="Times New Roman"/>
          <w:noProof/>
          <w:sz w:val="24"/>
          <w:szCs w:val="24"/>
        </w:rPr>
        <w:t>(Hahn and Nakhleh 2016; Mendes and Hahn 2016)</w:t>
      </w:r>
      <w:r w:rsidR="006D0342">
        <w:rPr>
          <w:rFonts w:ascii="Times New Roman" w:hAnsi="Times New Roman" w:cs="Times New Roman"/>
          <w:sz w:val="24"/>
          <w:szCs w:val="24"/>
        </w:rPr>
        <w:fldChar w:fldCharType="end"/>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r w:rsidR="00162F74">
        <w:rPr>
          <w:rFonts w:ascii="Times New Roman" w:hAnsi="Times New Roman" w:cs="Times New Roman"/>
          <w:sz w:val="24"/>
          <w:szCs w:val="24"/>
        </w:rPr>
        <w:t>Here</w:t>
      </w:r>
      <w:r w:rsidR="00D40C88">
        <w:rPr>
          <w:rFonts w:ascii="Times New Roman" w:hAnsi="Times New Roman" w:cs="Times New Roman"/>
          <w:sz w:val="24"/>
          <w:szCs w:val="24"/>
        </w:rPr>
        <w:t>,</w:t>
      </w:r>
      <w:r w:rsidR="00987135" w:rsidRPr="00031896">
        <w:rPr>
          <w:rFonts w:ascii="Times New Roman" w:hAnsi="Times New Roman" w:cs="Times New Roman"/>
          <w:sz w:val="24"/>
          <w:szCs w:val="24"/>
        </w:rPr>
        <w:t xml:space="preserve"> we show that th</w:t>
      </w:r>
      <w:r w:rsidR="00CF2211">
        <w:rPr>
          <w:rFonts w:ascii="Times New Roman" w:hAnsi="Times New Roman" w:cs="Times New Roman"/>
          <w:sz w:val="24"/>
          <w:szCs w:val="24"/>
        </w:rPr>
        <w:t>ese errors</w:t>
      </w:r>
      <w:r w:rsidR="00987135"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result </w:t>
      </w:r>
      <w:r w:rsidR="00D052F4" w:rsidRPr="00031896">
        <w:rPr>
          <w:rFonts w:ascii="Times New Roman" w:hAnsi="Times New Roman" w:cs="Times New Roman"/>
          <w:sz w:val="24"/>
          <w:szCs w:val="24"/>
        </w:rPr>
        <w:lastRenderedPageBreak/>
        <w:t xml:space="preserve">in </w:t>
      </w:r>
      <w:r w:rsidR="00162F74">
        <w:rPr>
          <w:rFonts w:ascii="Times New Roman" w:hAnsi="Times New Roman" w:cs="Times New Roman"/>
          <w:sz w:val="24"/>
          <w:szCs w:val="24"/>
        </w:rPr>
        <w:t>false positive (detected signal for selection only when using the gene tree) and false negative results (detected signal for selection only when using the species tree)</w:t>
      </w:r>
      <w:r w:rsidR="00D052F4" w:rsidRPr="00031896">
        <w:rPr>
          <w:rFonts w:ascii="Times New Roman" w:hAnsi="Times New Roman" w:cs="Times New Roman"/>
          <w:sz w:val="24"/>
          <w:szCs w:val="24"/>
        </w:rPr>
        <w:t xml:space="preserve">. </w:t>
      </w:r>
    </w:p>
    <w:p w14:paraId="6749C450" w14:textId="7C272A68" w:rsidR="0002598C" w:rsidRDefault="00D052F4" w:rsidP="00A55B52">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 xml:space="preserve">For each of three selection tests run,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and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and PAML’s M1a vs. M2a</w:t>
      </w:r>
      <w:ins w:id="37" w:author="Hahn, Matthew" w:date="2023-09-18T14:01:00Z">
        <w:r w:rsidR="0061180F">
          <w:rPr>
            <w:rFonts w:ascii="Times New Roman" w:hAnsi="Times New Roman" w:cs="Times New Roman"/>
            <w:sz w:val="24"/>
            <w:szCs w:val="24"/>
          </w:rPr>
          <w:t xml:space="preserve"> </w:t>
        </w:r>
      </w:ins>
      <w:r w:rsidRPr="00031896">
        <w:rPr>
          <w:rFonts w:ascii="Times New Roman" w:hAnsi="Times New Roman" w:cs="Times New Roman"/>
          <w:sz w:val="24"/>
          <w:szCs w:val="24"/>
        </w:rPr>
        <w:t>some genes showed evidence of positive selection whether the species tree or gene tree was used</w:t>
      </w:r>
      <w:r w:rsidR="00AF67FD">
        <w:rPr>
          <w:rFonts w:ascii="Times New Roman" w:hAnsi="Times New Roman" w:cs="Times New Roman"/>
          <w:sz w:val="24"/>
          <w:szCs w:val="24"/>
        </w:rPr>
        <w:t xml:space="preserve"> while many other genes had signatures of positive selection restricted only to a single tree</w:t>
      </w:r>
      <w:r w:rsidRPr="00031896">
        <w:rPr>
          <w:rFonts w:ascii="Times New Roman" w:hAnsi="Times New Roman" w:cs="Times New Roman"/>
          <w:sz w:val="24"/>
          <w:szCs w:val="24"/>
        </w:rPr>
        <w:t>. The genes unique to the type of tree used were often discordant with the species tree</w:t>
      </w:r>
      <w:r w:rsidR="00D40C88">
        <w:rPr>
          <w:rFonts w:ascii="Times New Roman" w:hAnsi="Times New Roman" w:cs="Times New Roman"/>
          <w:sz w:val="24"/>
          <w:szCs w:val="24"/>
        </w:rPr>
        <w:t xml:space="preserve">. In contrast, </w:t>
      </w:r>
      <w:r w:rsidRPr="00031896">
        <w:rPr>
          <w:rFonts w:ascii="Times New Roman" w:hAnsi="Times New Roman" w:cs="Times New Roman"/>
          <w:sz w:val="24"/>
          <w:szCs w:val="24"/>
        </w:rPr>
        <w:t xml:space="preserve">the genes that showed evidence of positive selection regardless of tree had levels of discordance comparable to all genes (85%, Figure 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that mis-mapping substitutions by supplying these tests with the wrong tree (</w:t>
      </w:r>
      <w:r w:rsidRPr="005B45C4">
        <w:rPr>
          <w:rFonts w:ascii="Times New Roman" w:hAnsi="Times New Roman" w:cs="Times New Roman"/>
          <w:i/>
          <w:iCs/>
          <w:sz w:val="24"/>
          <w:szCs w:val="24"/>
        </w:rPr>
        <w:t>i.e.</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w:t>
      </w:r>
      <w:del w:id="38" w:author="Hahn, Matthew" w:date="2023-09-18T14:02:00Z">
        <w:r w:rsidRPr="00031896" w:rsidDel="0061180F">
          <w:rPr>
            <w:rFonts w:ascii="Times New Roman" w:hAnsi="Times New Roman" w:cs="Times New Roman"/>
            <w:sz w:val="24"/>
            <w:szCs w:val="24"/>
          </w:rPr>
          <w:delText xml:space="preserve">concatenated </w:delText>
        </w:r>
      </w:del>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gene trees are discordant</w:t>
      </w:r>
      <w:r w:rsidRPr="00031896">
        <w:rPr>
          <w:rFonts w:ascii="Times New Roman" w:hAnsi="Times New Roman" w:cs="Times New Roman"/>
          <w:sz w:val="24"/>
          <w:szCs w:val="24"/>
        </w:rPr>
        <w:t xml:space="preserve">) can lead to </w:t>
      </w:r>
      <w:r w:rsidR="00580E1E">
        <w:rPr>
          <w:rFonts w:ascii="Times New Roman" w:hAnsi="Times New Roman" w:cs="Times New Roman"/>
          <w:sz w:val="24"/>
          <w:szCs w:val="24"/>
        </w:rPr>
        <w:t>inflated</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false positive and false negative</w:t>
      </w:r>
      <w:r w:rsidR="00580E1E">
        <w:rPr>
          <w:rFonts w:ascii="Times New Roman" w:hAnsi="Times New Roman" w:cs="Times New Roman"/>
          <w:sz w:val="24"/>
          <w:szCs w:val="24"/>
        </w:rPr>
        <w:t xml:space="preserve"> rates</w:t>
      </w:r>
      <w:r w:rsidRPr="00031896">
        <w:rPr>
          <w:rFonts w:ascii="Times New Roman" w:hAnsi="Times New Roman" w:cs="Times New Roman"/>
          <w:sz w:val="24"/>
          <w:szCs w:val="24"/>
        </w:rPr>
        <w:t xml:space="preserve"> when inferring genes under 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06000E" w:rsidRPr="00031896">
        <w:rPr>
          <w:rFonts w:ascii="Times New Roman" w:hAnsi="Times New Roman" w:cs="Times New Roman"/>
          <w:sz w:val="24"/>
          <w:szCs w:val="24"/>
        </w:rPr>
        <w:t xml:space="preserve"> such as </w:t>
      </w:r>
      <w:proofErr w:type="spellStart"/>
      <w:r w:rsidR="0006000E" w:rsidRPr="00031896">
        <w:rPr>
          <w:rFonts w:ascii="Times New Roman" w:hAnsi="Times New Roman" w:cs="Times New Roman"/>
          <w:sz w:val="24"/>
          <w:szCs w:val="24"/>
        </w:rPr>
        <w:t>HyPhy’s</w:t>
      </w:r>
      <w:proofErr w:type="spellEnd"/>
      <w:r w:rsidR="0006000E" w:rsidRPr="00031896">
        <w:rPr>
          <w:rFonts w:ascii="Times New Roman" w:hAnsi="Times New Roman" w:cs="Times New Roman"/>
          <w:sz w:val="24"/>
          <w:szCs w:val="24"/>
        </w:rPr>
        <w:t xml:space="preserve"> BUSTED and </w:t>
      </w:r>
      <w:proofErr w:type="spellStart"/>
      <w:r w:rsidR="0006000E" w:rsidRPr="00031896">
        <w:rPr>
          <w:rFonts w:ascii="Times New Roman" w:hAnsi="Times New Roman" w:cs="Times New Roman"/>
          <w:sz w:val="24"/>
          <w:szCs w:val="24"/>
        </w:rPr>
        <w:t>aBSREL</w:t>
      </w:r>
      <w:proofErr w:type="spellEnd"/>
      <w:r w:rsidR="0006000E" w:rsidRPr="00031896">
        <w:rPr>
          <w:rFonts w:ascii="Times New Roman" w:hAnsi="Times New Roman" w:cs="Times New Roman"/>
          <w:sz w:val="24"/>
          <w:szCs w:val="24"/>
        </w:rPr>
        <w:t xml:space="preserve"> models</w:t>
      </w:r>
      <w:r w:rsidR="00580E1E">
        <w:rPr>
          <w:rFonts w:ascii="Times New Roman" w:hAnsi="Times New Roman" w:cs="Times New Roman"/>
          <w:sz w:val="24"/>
          <w:szCs w:val="24"/>
        </w:rPr>
        <w:t>, that</w:t>
      </w:r>
      <w:r w:rsidR="0006000E" w:rsidRPr="00031896">
        <w:rPr>
          <w:rFonts w:ascii="Times New Roman" w:hAnsi="Times New Roman" w:cs="Times New Roman"/>
          <w:sz w:val="24"/>
          <w:szCs w:val="24"/>
        </w:rPr>
        <w:t xml:space="preserve"> </w:t>
      </w:r>
      <w:r w:rsidR="00CA2CF5" w:rsidRPr="00031896">
        <w:rPr>
          <w:rFonts w:ascii="Times New Roman" w:hAnsi="Times New Roman" w:cs="Times New Roman"/>
          <w:sz w:val="24"/>
          <w:szCs w:val="24"/>
        </w:rPr>
        <w:t xml:space="preserve">allow </w:t>
      </w:r>
      <w:r w:rsidR="00580E1E">
        <w:rPr>
          <w:rFonts w:ascii="Times New Roman" w:hAnsi="Times New Roman" w:cs="Times New Roman"/>
          <w:sz w:val="24"/>
          <w:szCs w:val="24"/>
        </w:rPr>
        <w:t xml:space="preserve">substitution </w:t>
      </w:r>
      <w:r w:rsidR="00CA2CF5" w:rsidRPr="00031896">
        <w:rPr>
          <w:rFonts w:ascii="Times New Roman" w:hAnsi="Times New Roman" w:cs="Times New Roman"/>
          <w:sz w:val="24"/>
          <w:szCs w:val="24"/>
        </w:rPr>
        <w:t xml:space="preserve">rates to vary among both branches and </w:t>
      </w:r>
      <w:r w:rsidR="00580E1E">
        <w:rPr>
          <w:rFonts w:ascii="Times New Roman" w:hAnsi="Times New Roman" w:cs="Times New Roman"/>
          <w:sz w:val="24"/>
          <w:szCs w:val="24"/>
        </w:rPr>
        <w:t xml:space="preserve">codon </w:t>
      </w:r>
      <w:r w:rsidR="00CA2CF5" w:rsidRPr="00031896">
        <w:rPr>
          <w:rFonts w:ascii="Times New Roman" w:hAnsi="Times New Roman" w:cs="Times New Roman"/>
          <w:sz w:val="24"/>
          <w:szCs w:val="24"/>
        </w:rPr>
        <w:t xml:space="preserve">sites,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580E1E">
        <w:rPr>
          <w:rFonts w:ascii="Times New Roman" w:hAnsi="Times New Roman" w:cs="Times New Roman"/>
          <w:sz w:val="24"/>
          <w:szCs w:val="24"/>
        </w:rPr>
        <w:t xml:space="preserve">inferred gene </w:t>
      </w:r>
      <w:r w:rsidR="0006000E" w:rsidRPr="00031896">
        <w:rPr>
          <w:rFonts w:ascii="Times New Roman" w:hAnsi="Times New Roman" w:cs="Times New Roman"/>
          <w:sz w:val="24"/>
          <w:szCs w:val="24"/>
        </w:rPr>
        <w:t>(</w:t>
      </w:r>
      <w:r w:rsidR="0006000E" w:rsidRPr="005B45C4">
        <w:rPr>
          <w:rFonts w:ascii="Times New Roman" w:hAnsi="Times New Roman" w:cs="Times New Roman"/>
          <w:i/>
          <w:iCs/>
          <w:sz w:val="24"/>
          <w:szCs w:val="24"/>
        </w:rPr>
        <w:t>i.e.</w:t>
      </w:r>
      <w:r w:rsidR="0006000E" w:rsidRPr="00031896">
        <w:rPr>
          <w:rFonts w:ascii="Times New Roman" w:hAnsi="Times New Roman" w:cs="Times New Roman"/>
          <w:sz w:val="24"/>
          <w:szCs w:val="24"/>
        </w:rPr>
        <w:t xml:space="preserve">, the </w:t>
      </w:r>
      <w:r w:rsidR="00580E1E" w:rsidRPr="00031896">
        <w:rPr>
          <w:rFonts w:ascii="Times New Roman" w:hAnsi="Times New Roman" w:cs="Times New Roman"/>
          <w:sz w:val="24"/>
          <w:szCs w:val="24"/>
        </w:rPr>
        <w:t>correct tree</w:t>
      </w:r>
      <w:r w:rsidR="0006000E" w:rsidRPr="00031896">
        <w:rPr>
          <w:rFonts w:ascii="Times New Roman" w:hAnsi="Times New Roman" w:cs="Times New Roman"/>
          <w:sz w:val="24"/>
          <w:szCs w:val="24"/>
        </w:rPr>
        <w:t xml:space="preserve">, assuming no errors in gene tree reconstruction). This means that using a </w:t>
      </w:r>
      <w:commentRangeStart w:id="39"/>
      <w:del w:id="40" w:author="Hahn, Matthew" w:date="2023-09-18T14:02:00Z">
        <w:r w:rsidR="0006000E" w:rsidRPr="00031896" w:rsidDel="0061180F">
          <w:rPr>
            <w:rFonts w:ascii="Times New Roman" w:hAnsi="Times New Roman" w:cs="Times New Roman"/>
            <w:sz w:val="24"/>
            <w:szCs w:val="24"/>
          </w:rPr>
          <w:delText xml:space="preserve">concatenated </w:delText>
        </w:r>
      </w:del>
      <w:ins w:id="41" w:author="Hahn, Matthew" w:date="2023-09-18T14:02:00Z">
        <w:r w:rsidR="0061180F">
          <w:rPr>
            <w:rFonts w:ascii="Times New Roman" w:hAnsi="Times New Roman" w:cs="Times New Roman"/>
            <w:sz w:val="24"/>
            <w:szCs w:val="24"/>
          </w:rPr>
          <w:t>single species</w:t>
        </w:r>
        <w:r w:rsidR="0061180F" w:rsidRPr="00031896">
          <w:rPr>
            <w:rFonts w:ascii="Times New Roman" w:hAnsi="Times New Roman" w:cs="Times New Roman"/>
            <w:sz w:val="24"/>
            <w:szCs w:val="24"/>
          </w:rPr>
          <w:t xml:space="preserve"> </w:t>
        </w:r>
        <w:commentRangeEnd w:id="39"/>
        <w:r w:rsidR="0061180F">
          <w:rPr>
            <w:rStyle w:val="CommentReference"/>
          </w:rPr>
          <w:commentReference w:id="39"/>
        </w:r>
      </w:ins>
      <w:r w:rsidR="0006000E" w:rsidRPr="00031896">
        <w:rPr>
          <w:rFonts w:ascii="Times New Roman" w:hAnsi="Times New Roman" w:cs="Times New Roman"/>
          <w:sz w:val="24"/>
          <w:szCs w:val="24"/>
        </w:rPr>
        <w:t xml:space="preserve">tree for these tests </w:t>
      </w:r>
      <w:r w:rsidR="00D40C88">
        <w:rPr>
          <w:rFonts w:ascii="Times New Roman" w:hAnsi="Times New Roman" w:cs="Times New Roman"/>
          <w:sz w:val="24"/>
          <w:szCs w:val="24"/>
        </w:rPr>
        <w:t>reduces the</w:t>
      </w:r>
      <w:r w:rsidR="00580E1E">
        <w:rPr>
          <w:rFonts w:ascii="Times New Roman" w:hAnsi="Times New Roman" w:cs="Times New Roman"/>
          <w:sz w:val="24"/>
          <w:szCs w:val="24"/>
        </w:rPr>
        <w:t xml:space="preserve"> power to detect positive selection</w:t>
      </w:r>
      <w:r w:rsidR="0006000E" w:rsidRPr="00031896">
        <w:rPr>
          <w:rFonts w:ascii="Times New Roman" w:hAnsi="Times New Roman" w:cs="Times New Roman"/>
          <w:sz w:val="24"/>
          <w:szCs w:val="24"/>
        </w:rPr>
        <w:t xml:space="preserve">. </w:t>
      </w:r>
      <w:r w:rsidR="002E769D" w:rsidRPr="00031896">
        <w:rPr>
          <w:rFonts w:ascii="Times New Roman" w:hAnsi="Times New Roman" w:cs="Times New Roman"/>
          <w:sz w:val="24"/>
          <w:szCs w:val="24"/>
        </w:rPr>
        <w:t>On the other hand, models that only allow rates to vary among sites, such as PAML’s M1a vs. M2a test, show</w:t>
      </w:r>
      <w:r w:rsidR="00580E1E">
        <w:rPr>
          <w:rFonts w:ascii="Times New Roman" w:hAnsi="Times New Roman" w:cs="Times New Roman"/>
          <w:sz w:val="24"/>
          <w:szCs w:val="24"/>
        </w:rPr>
        <w:t>ed</w:t>
      </w:r>
      <w:r w:rsidR="002E769D" w:rsidRPr="00031896">
        <w:rPr>
          <w:rFonts w:ascii="Times New Roman" w:hAnsi="Times New Roman" w:cs="Times New Roman"/>
          <w:sz w:val="24"/>
          <w:szCs w:val="24"/>
        </w:rPr>
        <w:t xml:space="preserve"> an increase in</w:t>
      </w:r>
      <w:r w:rsidR="006D0342">
        <w:rPr>
          <w:rFonts w:ascii="Times New Roman" w:hAnsi="Times New Roman" w:cs="Times New Roman"/>
          <w:sz w:val="24"/>
          <w:szCs w:val="24"/>
        </w:rPr>
        <w:t xml:space="preserve"> the number</w:t>
      </w:r>
      <w:r w:rsidR="002E769D" w:rsidRPr="00031896">
        <w:rPr>
          <w:rFonts w:ascii="Times New Roman" w:hAnsi="Times New Roman" w:cs="Times New Roman"/>
          <w:sz w:val="24"/>
          <w:szCs w:val="24"/>
        </w:rPr>
        <w:t xml:space="preserve"> </w:t>
      </w:r>
      <w:r w:rsidR="00D40C88">
        <w:rPr>
          <w:rFonts w:ascii="Times New Roman" w:hAnsi="Times New Roman" w:cs="Times New Roman"/>
          <w:sz w:val="24"/>
          <w:szCs w:val="24"/>
        </w:rPr>
        <w:t xml:space="preserve">of </w:t>
      </w:r>
      <w:r w:rsidRPr="00031896">
        <w:rPr>
          <w:rFonts w:ascii="Times New Roman" w:hAnsi="Times New Roman" w:cs="Times New Roman"/>
          <w:sz w:val="24"/>
          <w:szCs w:val="24"/>
        </w:rPr>
        <w:t>false positives</w:t>
      </w:r>
      <w:r w:rsidR="006D0342">
        <w:rPr>
          <w:rFonts w:ascii="Times New Roman" w:hAnsi="Times New Roman" w:cs="Times New Roman"/>
          <w:sz w:val="24"/>
          <w:szCs w:val="24"/>
        </w:rPr>
        <w:t xml:space="preserve"> inferred when using the wrong tree</w:t>
      </w:r>
      <w:r w:rsidRPr="00031896">
        <w:rPr>
          <w:rFonts w:ascii="Times New Roman" w:hAnsi="Times New Roman" w:cs="Times New Roman"/>
          <w:sz w:val="24"/>
          <w:szCs w:val="24"/>
        </w:rPr>
        <w:t>.</w:t>
      </w:r>
      <w:r w:rsidR="00580E1E">
        <w:rPr>
          <w:rFonts w:ascii="Times New Roman" w:hAnsi="Times New Roman" w:cs="Times New Roman"/>
          <w:sz w:val="24"/>
          <w:szCs w:val="24"/>
        </w:rPr>
        <w:t xml:space="preserve"> That is, tree mis-specification 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in</w:t>
      </w:r>
      <w:r w:rsidR="00C445FE">
        <w:rPr>
          <w:rFonts w:ascii="Times New Roman" w:hAnsi="Times New Roman" w:cs="Times New Roman"/>
          <w:sz w:val="24"/>
          <w:szCs w:val="24"/>
        </w:rPr>
        <w:t xml:space="preserve"> spurious increases in </w:t>
      </w:r>
      <w:proofErr w:type="spellStart"/>
      <w:r w:rsidR="00C445FE" w:rsidRPr="005B45C4">
        <w:rPr>
          <w:rFonts w:ascii="Times New Roman" w:hAnsi="Times New Roman" w:cs="Times New Roman"/>
          <w:i/>
          <w:iCs/>
          <w:sz w:val="24"/>
          <w:szCs w:val="24"/>
        </w:rPr>
        <w:t>d</w:t>
      </w:r>
      <w:r w:rsidR="00C445FE" w:rsidRPr="0061180F">
        <w:rPr>
          <w:rFonts w:ascii="Times New Roman" w:hAnsi="Times New Roman" w:cs="Times New Roman"/>
          <w:i/>
          <w:iCs/>
          <w:sz w:val="24"/>
          <w:szCs w:val="24"/>
          <w:vertAlign w:val="subscript"/>
          <w:rPrChange w:id="42" w:author="Hahn, Matthew" w:date="2023-09-18T14:03:00Z">
            <w:rPr>
              <w:rFonts w:ascii="Times New Roman" w:hAnsi="Times New Roman" w:cs="Times New Roman"/>
              <w:i/>
              <w:iCs/>
              <w:sz w:val="24"/>
              <w:szCs w:val="24"/>
            </w:rPr>
          </w:rPrChange>
        </w:rPr>
        <w:t>N</w:t>
      </w:r>
      <w:proofErr w:type="spellEnd"/>
      <w:r w:rsidR="00C445FE" w:rsidRPr="005B45C4">
        <w:rPr>
          <w:rFonts w:ascii="Times New Roman" w:hAnsi="Times New Roman" w:cs="Times New Roman"/>
          <w:i/>
          <w:iCs/>
          <w:sz w:val="24"/>
          <w:szCs w:val="24"/>
        </w:rPr>
        <w:t>/</w:t>
      </w:r>
      <w:proofErr w:type="spellStart"/>
      <w:r w:rsidR="00C445FE" w:rsidRPr="005B45C4">
        <w:rPr>
          <w:rFonts w:ascii="Times New Roman" w:hAnsi="Times New Roman" w:cs="Times New Roman"/>
          <w:i/>
          <w:iCs/>
          <w:sz w:val="24"/>
          <w:szCs w:val="24"/>
        </w:rPr>
        <w:t>d</w:t>
      </w:r>
      <w:r w:rsidR="00C445FE" w:rsidRPr="0061180F">
        <w:rPr>
          <w:rFonts w:ascii="Times New Roman" w:hAnsi="Times New Roman" w:cs="Times New Roman"/>
          <w:i/>
          <w:iCs/>
          <w:sz w:val="24"/>
          <w:szCs w:val="24"/>
          <w:vertAlign w:val="subscript"/>
          <w:rPrChange w:id="43" w:author="Hahn, Matthew" w:date="2023-09-18T14:03:00Z">
            <w:rPr>
              <w:rFonts w:ascii="Times New Roman" w:hAnsi="Times New Roman" w:cs="Times New Roman"/>
              <w:i/>
              <w:iCs/>
              <w:sz w:val="24"/>
              <w:szCs w:val="24"/>
            </w:rPr>
          </w:rPrChange>
        </w:rPr>
        <w:t>S</w:t>
      </w:r>
      <w:proofErr w:type="spellEnd"/>
      <w:r w:rsidR="00C445FE">
        <w:rPr>
          <w:rFonts w:ascii="Times New Roman" w:hAnsi="Times New Roman" w:cs="Times New Roman"/>
          <w:sz w:val="24"/>
          <w:szCs w:val="24"/>
        </w:rPr>
        <w:t xml:space="preserve"> that </w:t>
      </w:r>
      <w:r w:rsidR="006C1351">
        <w:rPr>
          <w:rFonts w:ascii="Times New Roman" w:hAnsi="Times New Roman" w:cs="Times New Roman"/>
          <w:sz w:val="24"/>
          <w:szCs w:val="24"/>
        </w:rPr>
        <w:t>mimic</w:t>
      </w:r>
      <w:r w:rsidR="00C445FE">
        <w:rPr>
          <w:rFonts w:ascii="Times New Roman" w:hAnsi="Times New Roman" w:cs="Times New Roman"/>
          <w:sz w:val="24"/>
          <w:szCs w:val="24"/>
        </w:rPr>
        <w:t xml:space="preserve"> positive selection.  </w:t>
      </w:r>
      <w:r w:rsidRPr="00031896">
        <w:rPr>
          <w:rFonts w:ascii="Times New Roman" w:hAnsi="Times New Roman" w:cs="Times New Roman"/>
          <w:sz w:val="24"/>
          <w:szCs w:val="24"/>
        </w:rPr>
        <w:t xml:space="preserve"> </w:t>
      </w:r>
    </w:p>
    <w:p w14:paraId="74B68322" w14:textId="0A7C2E80" w:rsidR="005D3A4E" w:rsidRPr="00031896" w:rsidRDefault="00C445FE" w:rsidP="005D3A4E">
      <w:pPr>
        <w:spacing w:after="0"/>
        <w:jc w:val="both"/>
        <w:rPr>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w:t>
      </w:r>
      <w:r>
        <w:rPr>
          <w:rFonts w:ascii="Times New Roman" w:hAnsi="Times New Roman" w:cs="Times New Roman"/>
          <w:sz w:val="24"/>
          <w:szCs w:val="24"/>
        </w:rPr>
        <w:t xml:space="preserve">likely </w:t>
      </w:r>
      <w:r w:rsidR="0002598C" w:rsidRPr="00031896">
        <w:rPr>
          <w:rFonts w:ascii="Times New Roman" w:hAnsi="Times New Roman" w:cs="Times New Roman"/>
          <w:sz w:val="24"/>
          <w:szCs w:val="24"/>
        </w:rPr>
        <w:t xml:space="preserve">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PFJlY051bT4xNzwvUmVjTnVtPjxEaXNwbGF5VGV4dD4oTWVuZGVzIGFuZCBIYWhuIDIwMTY7IFJv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</w:fldData>
        </w:fldChar>
      </w:r>
      <w:r w:rsidR="00027007">
        <w:rPr>
          <w:rFonts w:ascii="Times New Roman" w:hAnsi="Times New Roman" w:cs="Times New Roman"/>
          <w:sz w:val="24"/>
          <w:szCs w:val="24"/>
        </w:rPr>
        <w:instrText xml:space="preserve"> ADDIN EN.CITE </w:instrTex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PFJlY051bT4xNzwvUmVjTnVtPjxEaXNwbGF5VGV4dD4oTWVuZGVzIGFuZCBIYWhuIDIwMTY7IFJv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</w:fldData>
        </w:fldChar>
      </w:r>
      <w:r w:rsidR="00027007">
        <w:rPr>
          <w:rFonts w:ascii="Times New Roman" w:hAnsi="Times New Roman" w:cs="Times New Roman"/>
          <w:sz w:val="24"/>
          <w:szCs w:val="24"/>
        </w:rPr>
        <w:instrText xml:space="preserve"> ADDIN EN.CITE.DATA </w:instrText>
      </w:r>
      <w:r w:rsidR="00027007">
        <w:rPr>
          <w:rFonts w:ascii="Times New Roman" w:hAnsi="Times New Roman" w:cs="Times New Roman"/>
          <w:sz w:val="24"/>
          <w:szCs w:val="24"/>
        </w:rPr>
      </w:r>
      <w:r w:rsidR="00027007">
        <w:rPr>
          <w:rFonts w:ascii="Times New Roman" w:hAnsi="Times New Roman" w:cs="Times New Roman"/>
          <w:sz w:val="24"/>
          <w:szCs w:val="24"/>
        </w:rPr>
        <w:fldChar w:fldCharType="end"/>
      </w:r>
      <w:r w:rsidR="00027007">
        <w:rPr>
          <w:rFonts w:ascii="Times New Roman" w:hAnsi="Times New Roman" w:cs="Times New Roman"/>
          <w:sz w:val="24"/>
          <w:szCs w:val="24"/>
        </w:rPr>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 Roycroft et al. 2021)</w:t>
      </w:r>
      <w:r w:rsidR="00027007">
        <w:rPr>
          <w:rFonts w:ascii="Times New Roman" w:hAnsi="Times New Roman" w:cs="Times New Roman"/>
          <w:sz w:val="24"/>
          <w:szCs w:val="24"/>
        </w:rPr>
        <w:fldChar w:fldCharType="end"/>
      </w:r>
      <w:commentRangeStart w:id="44"/>
      <w:r w:rsidR="00027007">
        <w:rPr>
          <w:rFonts w:ascii="Times New Roman" w:hAnsi="Times New Roman" w:cs="Times New Roman"/>
          <w:sz w:val="24"/>
          <w:szCs w:val="24"/>
        </w:rPr>
        <w:t>.</w:t>
      </w:r>
      <w:commentRangeEnd w:id="44"/>
      <w:r w:rsidR="0061180F">
        <w:rPr>
          <w:rStyle w:val="CommentReference"/>
        </w:rPr>
        <w:commentReference w:id="44"/>
      </w:r>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We </w:t>
      </w:r>
      <w:r w:rsidR="00D40C88">
        <w:rPr>
          <w:rFonts w:ascii="Times New Roman" w:hAnsi="Times New Roman" w:cs="Times New Roman"/>
          <w:sz w:val="24"/>
          <w:szCs w:val="24"/>
        </w:rPr>
        <w:t xml:space="preserve">also </w:t>
      </w:r>
      <w:r w:rsidR="00027007">
        <w:rPr>
          <w:rFonts w:ascii="Times New Roman" w:hAnsi="Times New Roman" w:cs="Times New Roman"/>
          <w:sz w:val="24"/>
          <w:szCs w:val="24"/>
        </w:rPr>
        <w:t xml:space="preserve">find evidence for this here, given that tree similarity </w:t>
      </w:r>
      <w:r>
        <w:rPr>
          <w:rFonts w:ascii="Times New Roman" w:hAnsi="Times New Roman" w:cs="Times New Roman"/>
          <w:sz w:val="24"/>
          <w:szCs w:val="24"/>
        </w:rPr>
        <w:t>diminished at scales that are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genomic distance between the 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FF1430">
        <w:rPr>
          <w:rFonts w:ascii="Times New Roman" w:hAnsi="Times New Roman" w:cs="Times New Roman"/>
          <w:sz w:val="24"/>
          <w:szCs w:val="24"/>
        </w:rPr>
        <w:t>37.02</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 xml:space="preserve">. Nevertheless,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However, </w:t>
      </w:r>
      <w:r w:rsidR="006C1351">
        <w:rPr>
          <w:rFonts w:ascii="Times New Roman" w:hAnsi="Times New Roman" w:cs="Times New Roman"/>
          <w:sz w:val="24"/>
          <w:szCs w:val="24"/>
        </w:rPr>
        <w:t xml:space="preserve">incorporating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bT40NzwvUmVjTnVtPjxEaXNwbGF5VGV4dD4oUG9sbGFyZCBldCBhbC4gMjAxMDsgSHUgZXQgYWwu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</w:fldData>
        </w:fldChar>
      </w:r>
      <w:r w:rsidR="00A15B4F">
        <w:rPr>
          <w:rFonts w:ascii="Times New Roman" w:hAnsi="Times New Roman" w:cs="Times New Roman"/>
          <w:sz w:val="24"/>
          <w:szCs w:val="24"/>
        </w:rPr>
        <w:instrText xml:space="preserve"> ADDIN EN.CITE </w:instrTex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bT40NzwvUmVjTnVtPjxEaXNwbGF5VGV4dD4oUG9sbGFyZCBldCBhbC4gMjAxMDsgSHUgZXQgYWwu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</w:fldData>
        </w:fldChar>
      </w:r>
      <w:r w:rsidR="00A15B4F">
        <w:rPr>
          <w:rFonts w:ascii="Times New Roman" w:hAnsi="Times New Roman" w:cs="Times New Roman"/>
          <w:sz w:val="24"/>
          <w:szCs w:val="24"/>
        </w:rPr>
        <w:instrText xml:space="preserve"> ADDIN EN.CITE.DATA </w:instrText>
      </w:r>
      <w:r w:rsidR="00A15B4F">
        <w:rPr>
          <w:rFonts w:ascii="Times New Roman" w:hAnsi="Times New Roman" w:cs="Times New Roman"/>
          <w:sz w:val="24"/>
          <w:szCs w:val="24"/>
        </w:rPr>
      </w:r>
      <w:r w:rsidR="00A15B4F">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A15B4F">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 xml:space="preserve">ven methods that allow the use of different trees for different loci (like PAML and </w:t>
      </w:r>
      <w:proofErr w:type="spellStart"/>
      <w:r w:rsidR="007146C0">
        <w:rPr>
          <w:rFonts w:ascii="Times New Roman" w:hAnsi="Times New Roman" w:cs="Times New Roman"/>
          <w:sz w:val="24"/>
          <w:szCs w:val="24"/>
        </w:rPr>
        <w:t>HyPhy</w:t>
      </w:r>
      <w:proofErr w:type="spellEnd"/>
      <w:r w:rsidR="007146C0">
        <w:rPr>
          <w:rFonts w:ascii="Times New Roman" w:hAnsi="Times New Roman" w:cs="Times New Roman"/>
          <w:sz w:val="24"/>
          <w:szCs w:val="24"/>
        </w:rPr>
        <w:t>)</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UmVjTnVtPjI0MDwvUmVjTnVtPjxEaXNwbGF5VGV4dD4oQ2FyYm9uZSBldCBhbC4gMjAxNDsgRm9v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QmVpamluZyAxMDAxMDEsIENoaW5hIChCLlouKS4mI3hEOzFdIE9yZWdvbiBIZWFsdGggJmFtcDtT
Y2llbmNlIFVuaXZlcnNpdHksIENlbnRlciBmb3IgU3Bva2VuIExhbmd1YWdlIFVuZGVyc3RhbmRp
bmcsIEluc3RpdHV0ZSBvbiBEZXZlbG9wbWVudCBhbmQgRGlzYWJpbGl0eSwgUG9ydGxhbmQsIE9y
ZWdvbiA5NzIzOSwgVVNBLiBbMl0gQmlsbCBMeW9ucyBJbmZvcm1hdGljcyBDZW50ZXIsIFVDTCBD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QmVpamluZyAxMDAxMDEsIENoaW5hIChCLlouKS4mI3hEOzFdIElCRSwgSW5zdGl0dXQgZGUgQmlv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==
</w:fldData>
        </w:fldChar>
      </w:r>
      <w:r w:rsidR="00FF1430">
        <w:rPr>
          <w:rFonts w:ascii="Times New Roman" w:hAnsi="Times New Roman" w:cs="Times New Roman"/>
          <w:sz w:val="24"/>
          <w:szCs w:val="24"/>
        </w:rPr>
        <w:instrText xml:space="preserve"> ADDIN EN.CITE </w:instrText>
      </w:r>
      <w:r w:rsidR="00FF1430">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UmVjTnVtPjI0MDwvUmVjTnVtPjxEaXNwbGF5VGV4dD4oQ2FyYm9uZSBldCBhbC4gMjAxNDsgRm9v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QmVpamluZyAxMDAxMDEsIENoaW5hIChCLlouKS4mI3hEOzFdIE9yZWdvbiBIZWFsdGggJmFtcDtT
Y2llbmNlIFVuaXZlcnNpdHksIENlbnRlciBmb3IgU3Bva2VuIExhbmd1YWdlIFVuZGVyc3RhbmRp
bmcsIEluc3RpdHV0ZSBvbiBEZXZlbG9wbWVudCBhbmQgRGlzYWJpbGl0eSwgUG9ydGxhbmQsIE9y
ZWdvbiA5NzIzOSwgVVNBLiBbMl0gQmlsbCBMeW9ucyBJbmZvcm1hdGljcyBDZW50ZXIsIFVDTCBD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QmVpamluZyAxMDAxMDEsIENoaW5hIChCLlouKS4mI3hEOzFdIElCRSwgSW5zdGl0dXQgZGUgQmlv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==
</w:fldData>
        </w:fldChar>
      </w:r>
      <w:r w:rsidR="00FF1430">
        <w:rPr>
          <w:rFonts w:ascii="Times New Roman" w:hAnsi="Times New Roman" w:cs="Times New Roman"/>
          <w:sz w:val="24"/>
          <w:szCs w:val="24"/>
        </w:rPr>
        <w:instrText xml:space="preserve"> ADDIN EN.CITE.DATA </w:instrText>
      </w:r>
      <w:r w:rsidR="00FF1430">
        <w:rPr>
          <w:rFonts w:ascii="Times New Roman" w:hAnsi="Times New Roman" w:cs="Times New Roman"/>
          <w:sz w:val="24"/>
          <w:szCs w:val="24"/>
        </w:rPr>
      </w:r>
      <w:r w:rsidR="00FF1430">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FF1430">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 xml:space="preserve">. Our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 xml:space="preserve">that the use of a single tree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false negative and false positive inferences of positive selection.</w:t>
      </w:r>
    </w:p>
    <w:p w14:paraId="3E06BC0E" w14:textId="072170C5" w:rsidR="00D820F9" w:rsidRDefault="00BD1339" w:rsidP="005B45C4">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lastRenderedPageBreak/>
        <w:t xml:space="preserve">Finally, because of recombination’s underlying </w:t>
      </w:r>
      <w:r w:rsidR="007336E1">
        <w:rPr>
          <w:rFonts w:ascii="Times New Roman" w:hAnsi="Times New Roman" w:cs="Times New Roman"/>
          <w:sz w:val="24"/>
          <w:szCs w:val="24"/>
        </w:rPr>
        <w:t>contribution</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to phylogenomic</w:t>
      </w:r>
      <w:r w:rsidRPr="00031896">
        <w:rPr>
          <w:rFonts w:ascii="Times New Roman" w:hAnsi="Times New Roman" w:cs="Times New Roman"/>
          <w:sz w:val="24"/>
          <w:szCs w:val="24"/>
        </w:rPr>
        <w:t xml:space="preserve"> discordance, one might be tempted to control for alternate topologies in a comparative genomic dataset</w:t>
      </w:r>
      <w:r w:rsidR="003E7B41" w:rsidRPr="00031896">
        <w:rPr>
          <w:rFonts w:ascii="Times New Roman" w:hAnsi="Times New Roman" w:cs="Times New Roman"/>
          <w:sz w:val="24"/>
          <w:szCs w:val="24"/>
        </w:rPr>
        <w:t xml:space="preserve"> by</w:t>
      </w:r>
      <w:r w:rsidRPr="00031896">
        <w:rPr>
          <w:rFonts w:ascii="Times New Roman" w:hAnsi="Times New Roman" w:cs="Times New Roman"/>
          <w:sz w:val="24"/>
          <w:szCs w:val="24"/>
        </w:rPr>
        <w:t xml:space="preserve"> using</w:t>
      </w:r>
      <w:r w:rsidR="003E7B41" w:rsidRPr="00031896">
        <w:rPr>
          <w:rFonts w:ascii="Times New Roman" w:hAnsi="Times New Roman" w:cs="Times New Roman"/>
          <w:sz w:val="24"/>
          <w:szCs w:val="24"/>
        </w:rPr>
        <w:t xml:space="preserve"> a</w:t>
      </w:r>
      <w:r w:rsidRPr="00031896">
        <w:rPr>
          <w:rFonts w:ascii="Times New Roman" w:hAnsi="Times New Roman" w:cs="Times New Roman"/>
          <w:sz w:val="24"/>
          <w:szCs w:val="24"/>
        </w:rPr>
        <w:t xml:space="preserve"> </w:t>
      </w:r>
      <w:r w:rsidR="00317E4A" w:rsidRPr="00031896">
        <w:rPr>
          <w:rFonts w:ascii="Times New Roman" w:hAnsi="Times New Roman" w:cs="Times New Roman"/>
          <w:sz w:val="24"/>
          <w:szCs w:val="24"/>
        </w:rPr>
        <w:t>genetic map from a single, well</w:t>
      </w:r>
      <w:r w:rsidR="00D40C88">
        <w:rPr>
          <w:rFonts w:ascii="Times New Roman" w:hAnsi="Times New Roman" w:cs="Times New Roman"/>
          <w:sz w:val="24"/>
          <w:szCs w:val="24"/>
        </w:rPr>
        <w:t>-</w:t>
      </w:r>
      <w:r w:rsidR="00317E4A" w:rsidRPr="00031896">
        <w:rPr>
          <w:rFonts w:ascii="Times New Roman" w:hAnsi="Times New Roman" w:cs="Times New Roman"/>
          <w:sz w:val="24"/>
          <w:szCs w:val="24"/>
        </w:rPr>
        <w:t>studie</w:t>
      </w:r>
      <w:r w:rsidR="007336E1">
        <w:rPr>
          <w:rFonts w:ascii="Times New Roman" w:hAnsi="Times New Roman" w:cs="Times New Roman"/>
          <w:sz w:val="24"/>
          <w:szCs w:val="24"/>
        </w:rPr>
        <w:t>d</w:t>
      </w:r>
      <w:r w:rsidR="00317E4A" w:rsidRPr="00031896">
        <w:rPr>
          <w:rFonts w:ascii="Times New Roman" w:hAnsi="Times New Roman" w:cs="Times New Roman"/>
          <w:sz w:val="24"/>
          <w:szCs w:val="24"/>
        </w:rPr>
        <w:t xml:space="preserve"> species and sampling regions with low recombination rates</w:t>
      </w:r>
      <w:r w:rsidRPr="00031896">
        <w:rPr>
          <w:rFonts w:ascii="Times New Roman" w:hAnsi="Times New Roman" w:cs="Times New Roman"/>
          <w:sz w:val="24"/>
          <w:szCs w:val="24"/>
        </w:rPr>
        <w:t xml:space="preserve">. However, our results show that </w:t>
      </w:r>
      <w:r w:rsidR="00D40C88">
        <w:rPr>
          <w:rFonts w:ascii="Times New Roman" w:hAnsi="Times New Roman" w:cs="Times New Roman"/>
          <w:sz w:val="24"/>
          <w:szCs w:val="24"/>
        </w:rPr>
        <w:t>using</w:t>
      </w:r>
      <w:r w:rsidR="002F50EA">
        <w:rPr>
          <w:rFonts w:ascii="Times New Roman" w:hAnsi="Times New Roman" w:cs="Times New Roman"/>
          <w:sz w:val="24"/>
          <w:szCs w:val="24"/>
        </w:rPr>
        <w:t xml:space="preserve"> a single recombination map</w:t>
      </w:r>
      <w:r w:rsidR="00317E4A" w:rsidRPr="00031896">
        <w:rPr>
          <w:rFonts w:ascii="Times New Roman" w:hAnsi="Times New Roman" w:cs="Times New Roman"/>
          <w:sz w:val="24"/>
          <w:szCs w:val="24"/>
        </w:rPr>
        <w:t xml:space="preserve"> is</w:t>
      </w:r>
      <w:r w:rsidRPr="00031896">
        <w:rPr>
          <w:rFonts w:ascii="Times New Roman" w:hAnsi="Times New Roman" w:cs="Times New Roman"/>
          <w:sz w:val="24"/>
          <w:szCs w:val="24"/>
        </w:rPr>
        <w:t xml:space="preserve"> insufficient to control for discordance</w:t>
      </w:r>
      <w:r w:rsidR="00FF15C6">
        <w:rPr>
          <w:rFonts w:ascii="Times New Roman" w:hAnsi="Times New Roman" w:cs="Times New Roman"/>
          <w:sz w:val="24"/>
          <w:szCs w:val="24"/>
        </w:rPr>
        <w:t xml:space="preserve"> </w:t>
      </w:r>
      <w:r w:rsidR="00FF15C6" w:rsidRPr="00031896">
        <w:rPr>
          <w:rFonts w:ascii="Times New Roman" w:hAnsi="Times New Roman" w:cs="Times New Roman"/>
          <w:sz w:val="24"/>
          <w:szCs w:val="24"/>
        </w:rPr>
        <w:t xml:space="preserve">even among a small sample of </w:t>
      </w:r>
      <w:r w:rsidR="00FF15C6">
        <w:rPr>
          <w:rFonts w:ascii="Times New Roman" w:hAnsi="Times New Roman" w:cs="Times New Roman"/>
          <w:sz w:val="24"/>
          <w:szCs w:val="24"/>
        </w:rPr>
        <w:t>seven</w:t>
      </w:r>
      <w:r w:rsidR="00FF15C6" w:rsidRPr="00031896">
        <w:rPr>
          <w:rFonts w:ascii="Times New Roman" w:hAnsi="Times New Roman" w:cs="Times New Roman"/>
          <w:sz w:val="24"/>
          <w:szCs w:val="24"/>
        </w:rPr>
        <w:t xml:space="preserve"> species</w:t>
      </w:r>
      <w:r w:rsidRPr="00031896">
        <w:rPr>
          <w:rFonts w:ascii="Times New Roman" w:hAnsi="Times New Roman" w:cs="Times New Roman"/>
          <w:sz w:val="24"/>
          <w:szCs w:val="24"/>
        </w:rPr>
        <w:t>. This is likely because the recombination rate</w:t>
      </w:r>
      <w:r w:rsidR="00211419">
        <w:rPr>
          <w:rFonts w:ascii="Times New Roman" w:hAnsi="Times New Roman" w:cs="Times New Roman"/>
          <w:sz w:val="24"/>
          <w:szCs w:val="24"/>
        </w:rPr>
        <w:t xml:space="preserve"> </w:t>
      </w:r>
      <w:r w:rsidR="00D40C88">
        <w:rPr>
          <w:rFonts w:ascii="Times New Roman" w:hAnsi="Times New Roman" w:cs="Times New Roman"/>
          <w:sz w:val="24"/>
          <w:szCs w:val="24"/>
        </w:rPr>
        <w:t>also evolves</w:t>
      </w:r>
      <w:r w:rsidR="00211419">
        <w:rPr>
          <w:rFonts w:ascii="Times New Roman" w:hAnsi="Times New Roman" w:cs="Times New Roman"/>
          <w:sz w:val="24"/>
          <w:szCs w:val="24"/>
        </w:rPr>
        <w:t xml:space="preserve"> and is linked to structural variation </w:t>
      </w:r>
      <w:r w:rsidR="00211419">
        <w:rPr>
          <w:rFonts w:ascii="Times New Roman" w:hAnsi="Times New Roman" w:cs="Times New Roman"/>
          <w:sz w:val="24"/>
          <w:szCs w:val="24"/>
        </w:rPr>
        <w:fldChar w:fldCharType="begin">
          <w:fldData xml:space="preserve">PEVuZE5vdGU+PENpdGU+PEF1dGhvcj5Nb3JnYW48L0F1dGhvcj48WWVhcj4yMDE3PC9ZZWFyPjxS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</w:fldData>
        </w:fldChar>
      </w:r>
      <w:r w:rsidR="00211419">
        <w:rPr>
          <w:rFonts w:ascii="Times New Roman" w:hAnsi="Times New Roman" w:cs="Times New Roman"/>
          <w:sz w:val="24"/>
          <w:szCs w:val="24"/>
        </w:rPr>
        <w:instrText xml:space="preserve"> ADDIN EN.CITE </w:instrText>
      </w:r>
      <w:r w:rsidR="00211419">
        <w:rPr>
          <w:rFonts w:ascii="Times New Roman" w:hAnsi="Times New Roman" w:cs="Times New Roman"/>
          <w:sz w:val="24"/>
          <w:szCs w:val="24"/>
        </w:rPr>
        <w:fldChar w:fldCharType="begin">
          <w:fldData xml:space="preserve">PEVuZE5vdGU+PENpdGU+PEF1dGhvcj5Nb3JnYW48L0F1dGhvcj48WWVhcj4yMDE3PC9ZZWFyPjxS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</w:fldData>
        </w:fldChar>
      </w:r>
      <w:r w:rsidR="00211419">
        <w:rPr>
          <w:rFonts w:ascii="Times New Roman" w:hAnsi="Times New Roman" w:cs="Times New Roman"/>
          <w:sz w:val="24"/>
          <w:szCs w:val="24"/>
        </w:rPr>
        <w:instrText xml:space="preserve"> ADDIN EN.CITE.DATA </w:instrText>
      </w:r>
      <w:r w:rsidR="00211419">
        <w:rPr>
          <w:rFonts w:ascii="Times New Roman" w:hAnsi="Times New Roman" w:cs="Times New Roman"/>
          <w:sz w:val="24"/>
          <w:szCs w:val="24"/>
        </w:rPr>
      </w:r>
      <w:r w:rsidR="00211419">
        <w:rPr>
          <w:rFonts w:ascii="Times New Roman" w:hAnsi="Times New Roman" w:cs="Times New Roman"/>
          <w:sz w:val="24"/>
          <w:szCs w:val="24"/>
        </w:rPr>
        <w:fldChar w:fldCharType="end"/>
      </w:r>
      <w:r w:rsidR="00211419">
        <w:rPr>
          <w:rFonts w:ascii="Times New Roman" w:hAnsi="Times New Roman" w:cs="Times New Roman"/>
          <w:sz w:val="24"/>
          <w:szCs w:val="24"/>
        </w:rPr>
      </w:r>
      <w:r w:rsidR="00211419">
        <w:rPr>
          <w:rFonts w:ascii="Times New Roman" w:hAnsi="Times New Roman" w:cs="Times New Roman"/>
          <w:sz w:val="24"/>
          <w:szCs w:val="24"/>
        </w:rPr>
        <w:fldChar w:fldCharType="separate"/>
      </w:r>
      <w:r w:rsidR="00211419">
        <w:rPr>
          <w:rFonts w:ascii="Times New Roman" w:hAnsi="Times New Roman" w:cs="Times New Roman"/>
          <w:noProof/>
          <w:sz w:val="24"/>
          <w:szCs w:val="24"/>
        </w:rPr>
        <w:t>(Morgan et al. 2017)</w:t>
      </w:r>
      <w:r w:rsidR="00211419">
        <w:rPr>
          <w:rFonts w:ascii="Times New Roman" w:hAnsi="Times New Roman" w:cs="Times New Roman"/>
          <w:sz w:val="24"/>
          <w:szCs w:val="24"/>
        </w:rPr>
        <w:fldChar w:fldCharType="end"/>
      </w:r>
      <w:r w:rsidR="00211419">
        <w:rPr>
          <w:rFonts w:ascii="Times New Roman" w:hAnsi="Times New Roman" w:cs="Times New Roman"/>
          <w:sz w:val="24"/>
          <w:szCs w:val="24"/>
        </w:rPr>
        <w:t xml:space="preserve"> which is unaccounted for with use of a single </w:t>
      </w:r>
      <w:r w:rsidR="0083296E">
        <w:rPr>
          <w:rFonts w:ascii="Times New Roman" w:hAnsi="Times New Roman" w:cs="Times New Roman"/>
          <w:sz w:val="24"/>
          <w:szCs w:val="24"/>
        </w:rPr>
        <w:t xml:space="preserve">reference </w:t>
      </w:r>
      <w:r w:rsidR="00211419">
        <w:rPr>
          <w:rFonts w:ascii="Times New Roman" w:hAnsi="Times New Roman" w:cs="Times New Roman"/>
          <w:sz w:val="24"/>
          <w:szCs w:val="24"/>
        </w:rPr>
        <w:t>genome</w:t>
      </w:r>
      <w:r w:rsidR="002E3C2C" w:rsidRPr="00031896">
        <w:rPr>
          <w:rFonts w:ascii="Times New Roman" w:hAnsi="Times New Roman" w:cs="Times New Roman"/>
          <w:sz w:val="24"/>
          <w:szCs w:val="24"/>
        </w:rPr>
        <w:t>, resulting in a diminished correlation</w:t>
      </w:r>
      <w:r w:rsidR="00D40C88">
        <w:rPr>
          <w:rFonts w:ascii="Times New Roman" w:hAnsi="Times New Roman" w:cs="Times New Roman"/>
          <w:sz w:val="24"/>
          <w:szCs w:val="24"/>
        </w:rPr>
        <w:t xml:space="preserve"> signal</w:t>
      </w:r>
      <w:r w:rsidR="002E3C2C" w:rsidRPr="00031896">
        <w:rPr>
          <w:rFonts w:ascii="Times New Roman" w:hAnsi="Times New Roman" w:cs="Times New Roman"/>
          <w:sz w:val="24"/>
          <w:szCs w:val="24"/>
        </w:rPr>
        <w:t xml:space="preserve"> between rates and phylogenetic discordance over time</w:t>
      </w:r>
      <w:r w:rsidRPr="00031896">
        <w:rPr>
          <w:rFonts w:ascii="Times New Roman" w:hAnsi="Times New Roman" w:cs="Times New Roman"/>
          <w:sz w:val="24"/>
          <w:szCs w:val="24"/>
        </w:rPr>
        <w:t>.</w:t>
      </w:r>
      <w:r w:rsidR="002E3C2C" w:rsidRPr="00031896">
        <w:rPr>
          <w:rFonts w:ascii="Times New Roman" w:hAnsi="Times New Roman" w:cs="Times New Roman"/>
          <w:sz w:val="24"/>
          <w:szCs w:val="24"/>
        </w:rPr>
        <w:t xml:space="preserve"> This would</w:t>
      </w:r>
      <w:r w:rsidR="006C1351">
        <w:rPr>
          <w:rFonts w:ascii="Times New Roman" w:hAnsi="Times New Roman" w:cs="Times New Roman"/>
          <w:sz w:val="24"/>
          <w:szCs w:val="24"/>
        </w:rPr>
        <w:t xml:space="preserve"> likely</w:t>
      </w:r>
      <w:r w:rsidR="002E3C2C" w:rsidRPr="00031896">
        <w:rPr>
          <w:rFonts w:ascii="Times New Roman" w:hAnsi="Times New Roman" w:cs="Times New Roman"/>
          <w:sz w:val="24"/>
          <w:szCs w:val="24"/>
        </w:rPr>
        <w:t xml:space="preserve"> be compounded for more </w:t>
      </w:r>
      <w:r w:rsidR="00B62CA2">
        <w:rPr>
          <w:rFonts w:ascii="Times New Roman" w:hAnsi="Times New Roman" w:cs="Times New Roman"/>
          <w:sz w:val="24"/>
          <w:szCs w:val="24"/>
        </w:rPr>
        <w:t>species spanning deeper evolutionary timescales</w:t>
      </w:r>
      <w:r w:rsidR="002F50EA">
        <w:rPr>
          <w:rFonts w:ascii="Times New Roman" w:hAnsi="Times New Roman" w:cs="Times New Roman"/>
          <w:sz w:val="24"/>
          <w:szCs w:val="24"/>
        </w:rPr>
        <w:t xml:space="preserve">. </w:t>
      </w:r>
    </w:p>
    <w:p w14:paraId="196C9861" w14:textId="77777777" w:rsidR="005D3A4E" w:rsidRPr="00D1036D" w:rsidRDefault="005D3A4E" w:rsidP="005D3A4E">
      <w:pPr>
        <w:spacing w:after="0"/>
        <w:jc w:val="both"/>
        <w:rPr>
          <w:rFonts w:ascii="Times New Roman" w:hAnsi="Times New Roman" w:cs="Times New Roman"/>
          <w:i/>
          <w:iCs/>
          <w:sz w:val="24"/>
          <w:szCs w:val="24"/>
        </w:rPr>
      </w:pPr>
    </w:p>
    <w:p w14:paraId="31290C2A" w14:textId="6346648C" w:rsidR="00B62CA2" w:rsidRPr="00D1036D" w:rsidRDefault="00B62CA2" w:rsidP="00562FAD">
      <w:pPr>
        <w:pStyle w:val="Heading2"/>
      </w:pPr>
      <w:r w:rsidRPr="00D1036D">
        <w:t>Conclusions</w:t>
      </w:r>
    </w:p>
    <w:p w14:paraId="21698D05" w14:textId="18AC2713" w:rsidR="00482581" w:rsidRDefault="001E6D5D" w:rsidP="001E6D5D">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Overall, o</w:t>
      </w:r>
      <w:r w:rsidR="00F02A1F" w:rsidRPr="00031896">
        <w:rPr>
          <w:rFonts w:ascii="Times New Roman" w:hAnsi="Times New Roman" w:cs="Times New Roman"/>
          <w:sz w:val="24"/>
          <w:szCs w:val="24"/>
        </w:rPr>
        <w:t xml:space="preserve">ur results increase whole genome sampling in the diverse group of murine </w:t>
      </w:r>
      <w:r w:rsidR="007336E1" w:rsidRPr="00031896">
        <w:rPr>
          <w:rFonts w:ascii="Times New Roman" w:hAnsi="Times New Roman" w:cs="Times New Roman"/>
          <w:sz w:val="24"/>
          <w:szCs w:val="24"/>
        </w:rPr>
        <w:t>rodents</w:t>
      </w:r>
      <w:r w:rsidR="001F5331">
        <w:rPr>
          <w:rFonts w:ascii="Times New Roman" w:hAnsi="Times New Roman" w:cs="Times New Roman"/>
          <w:sz w:val="24"/>
          <w:szCs w:val="24"/>
        </w:rPr>
        <w:t xml:space="preserve"> and provide a broad murine species tree based on thousands of UCE</w:t>
      </w:r>
      <w:r>
        <w:rPr>
          <w:rFonts w:ascii="Times New Roman" w:hAnsi="Times New Roman" w:cs="Times New Roman"/>
          <w:sz w:val="24"/>
          <w:szCs w:val="24"/>
        </w:rPr>
        <w:t>s</w:t>
      </w:r>
      <w:r w:rsidR="00F02A1F" w:rsidRPr="00031896">
        <w:rPr>
          <w:rFonts w:ascii="Times New Roman" w:hAnsi="Times New Roman" w:cs="Times New Roman"/>
          <w:sz w:val="24"/>
          <w:szCs w:val="24"/>
        </w:rPr>
        <w:t xml:space="preserve">. The </w:t>
      </w:r>
      <w:r w:rsidR="00514DB6" w:rsidRPr="00031896">
        <w:rPr>
          <w:rFonts w:ascii="Times New Roman" w:hAnsi="Times New Roman" w:cs="Times New Roman"/>
          <w:sz w:val="24"/>
          <w:szCs w:val="24"/>
        </w:rPr>
        <w:t>high-quality</w:t>
      </w:r>
      <w:r w:rsidR="00F02A1F" w:rsidRPr="00031896">
        <w:rPr>
          <w:rFonts w:ascii="Times New Roman" w:hAnsi="Times New Roman" w:cs="Times New Roman"/>
          <w:sz w:val="24"/>
          <w:szCs w:val="24"/>
        </w:rPr>
        <w:t xml:space="preserve"> </w:t>
      </w:r>
      <w:r w:rsidR="00B30752" w:rsidRPr="00D4662B">
        <w:rPr>
          <w:rFonts w:ascii="Times New Roman" w:hAnsi="Times New Roman" w:cs="Times New Roman"/>
          <w:i/>
          <w:sz w:val="24"/>
          <w:szCs w:val="24"/>
        </w:rPr>
        <w:t>M. musculus</w:t>
      </w:r>
      <w:r w:rsidR="00F02A1F" w:rsidRPr="00031896">
        <w:rPr>
          <w:rFonts w:ascii="Times New Roman" w:hAnsi="Times New Roman" w:cs="Times New Roman"/>
          <w:sz w:val="24"/>
          <w:szCs w:val="24"/>
        </w:rPr>
        <w:t xml:space="preserve"> genome allows us </w:t>
      </w:r>
      <w:r w:rsidR="006C1351">
        <w:rPr>
          <w:rFonts w:ascii="Times New Roman" w:hAnsi="Times New Roman" w:cs="Times New Roman"/>
          <w:sz w:val="24"/>
          <w:szCs w:val="24"/>
        </w:rPr>
        <w:t>to</w:t>
      </w:r>
      <w:r w:rsidR="00F02A1F" w:rsidRPr="00031896">
        <w:rPr>
          <w:rFonts w:ascii="Times New Roman" w:hAnsi="Times New Roman" w:cs="Times New Roman"/>
          <w:sz w:val="24"/>
          <w:szCs w:val="24"/>
        </w:rPr>
        <w:t xml:space="preserve"> </w:t>
      </w:r>
      <w:r w:rsidR="00B62CA2">
        <w:rPr>
          <w:rFonts w:ascii="Times New Roman" w:hAnsi="Times New Roman" w:cs="Times New Roman"/>
          <w:sz w:val="24"/>
          <w:szCs w:val="24"/>
        </w:rPr>
        <w:t>examine</w:t>
      </w:r>
      <w:r w:rsidR="00F02A1F" w:rsidRPr="00031896">
        <w:rPr>
          <w:rFonts w:ascii="Times New Roman" w:hAnsi="Times New Roman" w:cs="Times New Roman"/>
          <w:sz w:val="24"/>
          <w:szCs w:val="24"/>
        </w:rPr>
        <w:t xml:space="preserve"> fine-scale patterns and effects of phylogenetic discordance along chromosomes</w:t>
      </w:r>
      <w:r w:rsidR="006C1351">
        <w:rPr>
          <w:rFonts w:ascii="Times New Roman" w:hAnsi="Times New Roman" w:cs="Times New Roman"/>
          <w:sz w:val="24"/>
          <w:szCs w:val="24"/>
        </w:rPr>
        <w:t xml:space="preserve">, revealing </w:t>
      </w:r>
      <w:r>
        <w:rPr>
          <w:rFonts w:ascii="Times New Roman" w:hAnsi="Times New Roman" w:cs="Times New Roman"/>
          <w:sz w:val="24"/>
          <w:szCs w:val="24"/>
        </w:rPr>
        <w:t xml:space="preserve">how discordance at evolutionary </w:t>
      </w:r>
      <w:r w:rsidR="007B062B">
        <w:rPr>
          <w:rFonts w:ascii="Times New Roman" w:hAnsi="Times New Roman" w:cs="Times New Roman"/>
          <w:sz w:val="24"/>
          <w:szCs w:val="24"/>
        </w:rPr>
        <w:t>timescales</w:t>
      </w:r>
      <w:r>
        <w:rPr>
          <w:rFonts w:ascii="Times New Roman" w:hAnsi="Times New Roman" w:cs="Times New Roman"/>
          <w:sz w:val="24"/>
          <w:szCs w:val="24"/>
        </w:rPr>
        <w:t xml:space="preserve"> </w:t>
      </w:r>
      <w:r w:rsidR="006C1351">
        <w:rPr>
          <w:rFonts w:ascii="Times New Roman" w:hAnsi="Times New Roman" w:cs="Times New Roman"/>
          <w:sz w:val="24"/>
          <w:szCs w:val="24"/>
        </w:rPr>
        <w:t>varies with genome biology</w:t>
      </w:r>
      <w:r w:rsidR="00F02A1F" w:rsidRPr="00031896">
        <w:rPr>
          <w:rFonts w:ascii="Times New Roman" w:hAnsi="Times New Roman" w:cs="Times New Roman"/>
          <w:sz w:val="24"/>
          <w:szCs w:val="24"/>
        </w:rPr>
        <w:t>. We</w:t>
      </w:r>
      <w:r>
        <w:rPr>
          <w:rFonts w:ascii="Times New Roman" w:hAnsi="Times New Roman" w:cs="Times New Roman"/>
          <w:sz w:val="24"/>
          <w:szCs w:val="24"/>
        </w:rPr>
        <w:t xml:space="preserve"> also</w:t>
      </w:r>
      <w:r w:rsidR="00F02A1F" w:rsidRPr="00031896">
        <w:rPr>
          <w:rFonts w:ascii="Times New Roman" w:hAnsi="Times New Roman" w:cs="Times New Roman"/>
          <w:sz w:val="24"/>
          <w:szCs w:val="24"/>
        </w:rPr>
        <w:t xml:space="preserve"> demonstrate how</w:t>
      </w:r>
      <w:r>
        <w:rPr>
          <w:rFonts w:ascii="Times New Roman" w:hAnsi="Times New Roman" w:cs="Times New Roman"/>
          <w:sz w:val="24"/>
          <w:szCs w:val="24"/>
        </w:rPr>
        <w:t xml:space="preserve"> phylogenetic discordance can mislead</w:t>
      </w:r>
      <w:r w:rsidR="00F02A1F" w:rsidRPr="00031896">
        <w:rPr>
          <w:rFonts w:ascii="Times New Roman" w:hAnsi="Times New Roman" w:cs="Times New Roman"/>
          <w:sz w:val="24"/>
          <w:szCs w:val="24"/>
        </w:rPr>
        <w:t xml:space="preserve"> common tests for selection if only a single species tree is </w:t>
      </w:r>
      <w:r w:rsidR="00514DB6" w:rsidRPr="00031896">
        <w:rPr>
          <w:rFonts w:ascii="Times New Roman" w:hAnsi="Times New Roman" w:cs="Times New Roman"/>
          <w:sz w:val="24"/>
          <w:szCs w:val="24"/>
        </w:rPr>
        <w:t xml:space="preserve">used. </w:t>
      </w:r>
      <w:r w:rsidR="008150E1" w:rsidRPr="00031896">
        <w:rPr>
          <w:rFonts w:ascii="Times New Roman" w:hAnsi="Times New Roman" w:cs="Times New Roman"/>
          <w:sz w:val="24"/>
          <w:szCs w:val="24"/>
        </w:rPr>
        <w:t>Using our results, we can better u</w:t>
      </w:r>
      <w:r w:rsidR="00514DB6" w:rsidRPr="00031896">
        <w:rPr>
          <w:rFonts w:ascii="Times New Roman" w:hAnsi="Times New Roman" w:cs="Times New Roman"/>
          <w:sz w:val="24"/>
          <w:szCs w:val="24"/>
        </w:rPr>
        <w:t>nderstand the complexities of phylogenomic datasets</w:t>
      </w:r>
      <w:r w:rsidR="008150E1" w:rsidRPr="00031896">
        <w:rPr>
          <w:rFonts w:ascii="Times New Roman" w:hAnsi="Times New Roman" w:cs="Times New Roman"/>
          <w:sz w:val="24"/>
          <w:szCs w:val="24"/>
        </w:rPr>
        <w:t xml:space="preserve"> which</w:t>
      </w:r>
      <w:r w:rsidR="00514DB6" w:rsidRPr="00031896">
        <w:rPr>
          <w:rFonts w:ascii="Times New Roman" w:hAnsi="Times New Roman" w:cs="Times New Roman"/>
          <w:sz w:val="24"/>
          <w:szCs w:val="24"/>
        </w:rPr>
        <w:t xml:space="preserve"> will help to ensure that steps are taken to </w:t>
      </w:r>
      <w:r w:rsidR="008150E1" w:rsidRPr="00031896">
        <w:rPr>
          <w:rFonts w:ascii="Times New Roman" w:hAnsi="Times New Roman" w:cs="Times New Roman"/>
          <w:sz w:val="24"/>
          <w:szCs w:val="24"/>
        </w:rPr>
        <w:t>accommodate these details</w:t>
      </w:r>
      <w:r w:rsidR="00514DB6" w:rsidRPr="00031896">
        <w:rPr>
          <w:rFonts w:ascii="Times New Roman" w:hAnsi="Times New Roman" w:cs="Times New Roman"/>
          <w:sz w:val="24"/>
          <w:szCs w:val="24"/>
        </w:rPr>
        <w:t xml:space="preserve"> in </w:t>
      </w:r>
      <w:r w:rsidR="00997B40" w:rsidRPr="00A21B9E">
        <w:rPr>
          <w:rFonts w:ascii="Times New Roman" w:hAnsi="Times New Roman" w:cs="Times New Roman"/>
          <w:sz w:val="24"/>
          <w:szCs w:val="24"/>
        </w:rPr>
        <w:t>future</w:t>
      </w:r>
      <w:r w:rsidR="00997B40">
        <w:rPr>
          <w:rFonts w:ascii="Times New Roman" w:hAnsi="Times New Roman" w:cs="Times New Roman"/>
          <w:sz w:val="24"/>
          <w:szCs w:val="24"/>
        </w:rPr>
        <w:t xml:space="preserve"> </w:t>
      </w:r>
      <w:r w:rsidR="00514DB6" w:rsidRPr="00031896">
        <w:rPr>
          <w:rFonts w:ascii="Times New Roman" w:hAnsi="Times New Roman" w:cs="Times New Roman"/>
          <w:sz w:val="24"/>
          <w:szCs w:val="24"/>
        </w:rPr>
        <w:t>comparative studies.</w:t>
      </w:r>
      <w:r w:rsidR="00815BD6">
        <w:rPr>
          <w:rFonts w:ascii="Times New Roman" w:hAnsi="Times New Roman" w:cs="Times New Roman"/>
          <w:sz w:val="24"/>
          <w:szCs w:val="24"/>
        </w:rPr>
        <w:t xml:space="preserve"> </w:t>
      </w:r>
    </w:p>
    <w:p w14:paraId="6E15D4D3" w14:textId="4E0DFAA9" w:rsidR="00C75391" w:rsidRDefault="00851991" w:rsidP="00C75391">
      <w:pPr>
        <w:pStyle w:val="Heading1"/>
      </w:pPr>
      <w:r>
        <w:t>Acknowledgme</w:t>
      </w:r>
      <w:r w:rsidR="00C75391">
        <w:t>nts</w:t>
      </w:r>
    </w:p>
    <w:p w14:paraId="37CD18A9" w14:textId="5AE8074B" w:rsidR="00851991" w:rsidRDefault="00851991" w:rsidP="005C2974">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We thank Jake Esselstyn and Kevin Rowe for helpful comments and discussion on the murine species tree.</w:t>
      </w:r>
      <w:r w:rsidR="00A76FC9">
        <w:rPr>
          <w:rFonts w:ascii="Times New Roman" w:hAnsi="Times New Roman" w:cs="Times New Roman"/>
          <w:sz w:val="24"/>
          <w:szCs w:val="24"/>
        </w:rPr>
        <w:t xml:space="preserve"> We also thank Brant Faircloth and Trevor Sless for advice on using </w:t>
      </w:r>
      <w:proofErr w:type="spellStart"/>
      <w:r w:rsidR="00A76FC9">
        <w:rPr>
          <w:rFonts w:ascii="Times New Roman" w:hAnsi="Times New Roman" w:cs="Times New Roman"/>
          <w:sz w:val="24"/>
          <w:szCs w:val="24"/>
        </w:rPr>
        <w:t>phyluce</w:t>
      </w:r>
      <w:proofErr w:type="spellEnd"/>
      <w:r w:rsidR="00A76FC9">
        <w:rPr>
          <w:rFonts w:ascii="Times New Roman" w:hAnsi="Times New Roman" w:cs="Times New Roman"/>
          <w:sz w:val="24"/>
          <w:szCs w:val="24"/>
        </w:rPr>
        <w:t>.</w:t>
      </w:r>
      <w:r>
        <w:rPr>
          <w:rFonts w:ascii="Times New Roman" w:hAnsi="Times New Roman" w:cs="Times New Roman"/>
          <w:sz w:val="24"/>
          <w:szCs w:val="24"/>
        </w:rPr>
        <w:t xml:space="preserve"> </w:t>
      </w:r>
      <w:r w:rsidR="00C04E5F">
        <w:rPr>
          <w:rFonts w:ascii="Times New Roman" w:hAnsi="Times New Roman" w:cs="Times New Roman"/>
          <w:sz w:val="24"/>
          <w:szCs w:val="24"/>
        </w:rPr>
        <w:t xml:space="preserve">We are grateful for tissue samples provided by Chris Conroy at the </w:t>
      </w:r>
      <w:r w:rsidR="00C04E5F" w:rsidRPr="00C04E5F">
        <w:rPr>
          <w:rFonts w:ascii="Times New Roman" w:hAnsi="Times New Roman" w:cs="Times New Roman"/>
          <w:sz w:val="24"/>
          <w:szCs w:val="24"/>
        </w:rPr>
        <w:t xml:space="preserve">Museum of Vertebrate Zoology, Berkeley, CA (MVZ) and </w:t>
      </w:r>
      <w:r w:rsidR="00C04E5F">
        <w:rPr>
          <w:rFonts w:ascii="Times New Roman" w:hAnsi="Times New Roman" w:cs="Times New Roman"/>
          <w:sz w:val="24"/>
          <w:szCs w:val="24"/>
        </w:rPr>
        <w:t xml:space="preserve">Adam Ferguson at </w:t>
      </w:r>
      <w:r w:rsidR="00C04E5F" w:rsidRPr="00C04E5F">
        <w:rPr>
          <w:rFonts w:ascii="Times New Roman" w:hAnsi="Times New Roman" w:cs="Times New Roman"/>
          <w:sz w:val="24"/>
          <w:szCs w:val="24"/>
        </w:rPr>
        <w:t>the Field Museum of Natural History, Chicago, IL (FMNH)</w:t>
      </w:r>
      <w:r w:rsidR="00C04E5F">
        <w:rPr>
          <w:rFonts w:ascii="Times New Roman" w:hAnsi="Times New Roman" w:cs="Times New Roman"/>
          <w:sz w:val="24"/>
          <w:szCs w:val="24"/>
        </w:rPr>
        <w:t>, and to the original collectors</w:t>
      </w:r>
      <w:r w:rsidR="00C04E5F" w:rsidRPr="00C04E5F">
        <w:rPr>
          <w:rFonts w:ascii="Times New Roman" w:hAnsi="Times New Roman" w:cs="Times New Roman"/>
          <w:sz w:val="24"/>
          <w:szCs w:val="24"/>
        </w:rPr>
        <w:t xml:space="preserve">. </w:t>
      </w:r>
      <w:r w:rsidR="00C75391"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sidR="00B84C77">
        <w:rPr>
          <w:rFonts w:ascii="Times New Roman" w:hAnsi="Times New Roman" w:cs="Times New Roman"/>
          <w:sz w:val="24"/>
          <w:szCs w:val="24"/>
        </w:rPr>
        <w:t xml:space="preserve">. </w:t>
      </w:r>
      <w:r w:rsidR="00A76FC9" w:rsidRPr="00F76DC7">
        <w:rPr>
          <w:rFonts w:ascii="Times New Roman" w:hAnsi="Times New Roman" w:cs="Times New Roman"/>
          <w:sz w:val="24"/>
          <w:szCs w:val="24"/>
        </w:rPr>
        <w:t>J.J.H. received financial</w:t>
      </w:r>
      <w:r w:rsidR="00A76FC9">
        <w:rPr>
          <w:rFonts w:ascii="Times New Roman" w:hAnsi="Times New Roman" w:cs="Times New Roman"/>
          <w:sz w:val="24"/>
          <w:szCs w:val="24"/>
        </w:rPr>
        <w:t xml:space="preserve"> </w:t>
      </w:r>
      <w:r w:rsidR="00A76FC9" w:rsidRPr="00F76DC7">
        <w:rPr>
          <w:rFonts w:ascii="Times New Roman" w:hAnsi="Times New Roman" w:cs="Times New Roman"/>
          <w:sz w:val="24"/>
          <w:szCs w:val="24"/>
        </w:rPr>
        <w:t>support from the Cornell Center for Vertebrate Genomics</w:t>
      </w:r>
      <w:r w:rsidR="00A76FC9">
        <w:rPr>
          <w:rFonts w:ascii="Times New Roman" w:hAnsi="Times New Roman" w:cs="Times New Roman"/>
          <w:sz w:val="24"/>
          <w:szCs w:val="24"/>
        </w:rPr>
        <w:t xml:space="preserve">. </w:t>
      </w:r>
      <w:r w:rsidR="00D40C88" w:rsidRPr="00AF0B2F">
        <w:rPr>
          <w:rFonts w:ascii="Times New Roman" w:hAnsi="Times New Roman" w:cs="Times New Roman"/>
          <w:sz w:val="24"/>
          <w:szCs w:val="24"/>
        </w:rPr>
        <w:t>J. S. B. was supported by the University of Michigan Life Sciences Fellows program and the Jean Wright Cohn Endowment Fund at the University of Michigan Museum of Zoology.</w:t>
      </w:r>
      <w:r w:rsidR="00D40C88">
        <w:rPr>
          <w:rFonts w:ascii="Times New Roman" w:hAnsi="Times New Roman" w:cs="Times New Roman"/>
          <w:sz w:val="24"/>
          <w:szCs w:val="24"/>
        </w:rPr>
        <w:t xml:space="preserve"> </w:t>
      </w:r>
      <w:r w:rsidR="00A76FC9" w:rsidRPr="00EB5534">
        <w:rPr>
          <w:rFonts w:ascii="Times New Roman" w:hAnsi="Times New Roman" w:cs="Times New Roman"/>
          <w:sz w:val="24"/>
          <w:szCs w:val="24"/>
        </w:rPr>
        <w:t>Computations</w:t>
      </w:r>
      <w:r w:rsidR="00A76FC9">
        <w:rPr>
          <w:rFonts w:ascii="Times New Roman" w:hAnsi="Times New Roman" w:cs="Times New Roman"/>
          <w:sz w:val="24"/>
          <w:szCs w:val="24"/>
        </w:rPr>
        <w:t xml:space="preserve"> for species tree reconstruction</w:t>
      </w:r>
      <w:r w:rsidR="00A76FC9"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sidR="00A76FC9">
        <w:rPr>
          <w:rFonts w:ascii="Times New Roman" w:hAnsi="Times New Roman" w:cs="Times New Roman"/>
          <w:sz w:val="24"/>
          <w:szCs w:val="24"/>
        </w:rPr>
        <w:t xml:space="preserve">, and the Cornell University Biotechnology Resource Center </w:t>
      </w:r>
      <w:proofErr w:type="spellStart"/>
      <w:r w:rsidR="00A76FC9">
        <w:rPr>
          <w:rFonts w:ascii="Times New Roman" w:hAnsi="Times New Roman" w:cs="Times New Roman"/>
          <w:sz w:val="24"/>
          <w:szCs w:val="24"/>
        </w:rPr>
        <w:t>BioHPC</w:t>
      </w:r>
      <w:proofErr w:type="spellEnd"/>
      <w:r w:rsidR="00A76FC9">
        <w:rPr>
          <w:rFonts w:ascii="Times New Roman" w:hAnsi="Times New Roman" w:cs="Times New Roman"/>
          <w:sz w:val="24"/>
          <w:szCs w:val="24"/>
        </w:rPr>
        <w:t xml:space="preserve"> (RRID:SCR_021757) with help from Qi Sun. </w:t>
      </w:r>
      <w:r w:rsidR="00C75391" w:rsidRPr="00C75391">
        <w:rPr>
          <w:rFonts w:ascii="Times New Roman" w:hAnsi="Times New Roman" w:cs="Times New Roman"/>
          <w:sz w:val="24"/>
          <w:szCs w:val="24"/>
        </w:rPr>
        <w:t>Bioinformatic analyses</w:t>
      </w:r>
      <w:r w:rsidR="00C75391">
        <w:rPr>
          <w:rFonts w:ascii="Times New Roman" w:hAnsi="Times New Roman" w:cs="Times New Roman"/>
          <w:sz w:val="24"/>
          <w:szCs w:val="24"/>
        </w:rPr>
        <w:t xml:space="preserve"> for genomic discordance and selection tests</w:t>
      </w:r>
      <w:r w:rsidR="00C75391" w:rsidRPr="00C75391">
        <w:rPr>
          <w:rFonts w:ascii="Times New Roman" w:hAnsi="Times New Roman" w:cs="Times New Roman"/>
          <w:sz w:val="24"/>
          <w:szCs w:val="24"/>
        </w:rPr>
        <w:t xml:space="preserve"> were conducted using the University of Montana </w:t>
      </w:r>
      <w:proofErr w:type="spellStart"/>
      <w:r w:rsidR="00C75391" w:rsidRPr="00C75391">
        <w:rPr>
          <w:rFonts w:ascii="Times New Roman" w:hAnsi="Times New Roman" w:cs="Times New Roman"/>
          <w:sz w:val="24"/>
          <w:szCs w:val="24"/>
        </w:rPr>
        <w:t>Griz</w:t>
      </w:r>
      <w:proofErr w:type="spellEnd"/>
      <w:r w:rsidR="00C75391" w:rsidRPr="00C75391">
        <w:rPr>
          <w:rFonts w:ascii="Times New Roman" w:hAnsi="Times New Roman" w:cs="Times New Roman"/>
          <w:sz w:val="24"/>
          <w:szCs w:val="24"/>
        </w:rPr>
        <w:t xml:space="preserve"> Shared Computing Cluster supported by grants from the NSF (CC-2018112 and OAC-1925267, J.M.G. co-PI). Any opinions, findings, and conclusions or recommendations expressed in this material are those of the authors and do not necessarily reflect the views of the NSF or the NIH.</w:t>
      </w:r>
    </w:p>
    <w:p w14:paraId="0A4BF3FE" w14:textId="4D6A2DEE" w:rsidR="00851991" w:rsidRDefault="00851991" w:rsidP="00851991">
      <w:pPr>
        <w:pStyle w:val="Heading1"/>
      </w:pPr>
      <w:r>
        <w:t>Data availability</w:t>
      </w:r>
    </w:p>
    <w:p w14:paraId="381D10BA" w14:textId="3888AC6F" w:rsidR="00851991" w:rsidRPr="005C2974" w:rsidRDefault="00851991" w:rsidP="005C2974">
      <w:pPr>
        <w:rPr>
          <w:rFonts w:ascii="Times New Roman" w:hAnsi="Times New Roman" w:cs="Times New Roman"/>
          <w:sz w:val="24"/>
          <w:szCs w:val="24"/>
        </w:rPr>
      </w:pPr>
      <w:r>
        <w:rPr>
          <w:rFonts w:ascii="Times New Roman" w:hAnsi="Times New Roman" w:cs="Times New Roman"/>
          <w:sz w:val="24"/>
          <w:szCs w:val="24"/>
        </w:rPr>
        <w:lastRenderedPageBreak/>
        <w:t xml:space="preserve">All raw reads and assembled genomes are available on XX. Pseudo-assemblies and locus alignments (UCEs, genes, and windows) are available on XX. All code and summary data for this project are deposited in </w:t>
      </w:r>
      <w:hyperlink r:id="rId15" w:history="1">
        <w:r w:rsidRPr="008F61BC">
          <w:rPr>
            <w:rStyle w:val="Hyperlink"/>
            <w:rFonts w:ascii="Times New Roman" w:hAnsi="Times New Roman" w:cs="Times New Roman"/>
            <w:sz w:val="24"/>
            <w:szCs w:val="24"/>
          </w:rPr>
          <w:t>https://github.com/gwct/murine-discordance</w:t>
        </w:r>
      </w:hyperlink>
      <w:r>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5699E858" w14:textId="77777777" w:rsidR="00482581" w:rsidRDefault="00482581" w:rsidP="00F413E3">
      <w:pPr>
        <w:spacing w:after="160" w:line="259" w:lineRule="auto"/>
        <w:jc w:val="both"/>
        <w:rPr>
          <w:rFonts w:ascii="Times New Roman" w:hAnsi="Times New Roman" w:cs="Times New Roman"/>
          <w:sz w:val="24"/>
          <w:szCs w:val="24"/>
        </w:rPr>
      </w:pP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br w:type="page"/>
      </w:r>
    </w:p>
    <w:p w14:paraId="1A108345" w14:textId="35CF9218" w:rsidR="00805723" w:rsidRDefault="00E44640" w:rsidP="00F413E3">
      <w:pPr>
        <w:pStyle w:val="Heading1"/>
        <w:jc w:val="both"/>
      </w:pPr>
      <w:r w:rsidRPr="00197A2B">
        <w:lastRenderedPageBreak/>
        <w:t>Tables</w:t>
      </w:r>
    </w:p>
    <w:p w14:paraId="62509156" w14:textId="77777777" w:rsidR="00231BBB" w:rsidRPr="008C347C" w:rsidRDefault="00231BBB" w:rsidP="00F413E3">
      <w:pPr>
        <w:pStyle w:val="Heading3"/>
      </w:pPr>
      <w:r w:rsidRPr="008C347C">
        <w:t xml:space="preserve">Table 1: All taxa whose genomes were included in this study, the source of the assembly, and the assembly level of each genome. </w:t>
      </w:r>
    </w:p>
    <w:tbl>
      <w:tblPr>
        <w:tblW w:w="9576" w:type="dxa"/>
        <w:tblLook w:val="04A0" w:firstRow="1" w:lastRow="0" w:firstColumn="1" w:lastColumn="0" w:noHBand="0" w:noVBand="1"/>
      </w:tblPr>
      <w:tblGrid>
        <w:gridCol w:w="1908"/>
        <w:gridCol w:w="3240"/>
        <w:gridCol w:w="1800"/>
        <w:gridCol w:w="817"/>
        <w:gridCol w:w="1811"/>
      </w:tblGrid>
      <w:tr w:rsidR="008C347C" w:rsidRPr="00231BBB" w14:paraId="2A19E0D6" w14:textId="0ECA6333" w:rsidTr="002031D5">
        <w:trPr>
          <w:trHeight w:val="288"/>
        </w:trPr>
        <w:tc>
          <w:tcPr>
            <w:tcW w:w="1908" w:type="dxa"/>
            <w:tcBorders>
              <w:top w:val="single" w:sz="4" w:space="0" w:color="auto"/>
              <w:bottom w:val="single" w:sz="4" w:space="0" w:color="auto"/>
              <w:right w:val="single" w:sz="4" w:space="0" w:color="auto"/>
            </w:tcBorders>
            <w:shd w:val="clear" w:color="auto" w:fill="auto"/>
            <w:noWrap/>
            <w:vAlign w:val="bottom"/>
            <w:hideMark/>
          </w:tcPr>
          <w:p w14:paraId="47E471F3"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Taxon</w:t>
            </w:r>
          </w:p>
        </w:tc>
        <w:tc>
          <w:tcPr>
            <w:tcW w:w="3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F462BA"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Assembly source</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7C3F2E" w14:textId="77777777" w:rsidR="008C347C" w:rsidRPr="00231BBB" w:rsidRDefault="008C347C" w:rsidP="00F413E3">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Assembly level</w:t>
            </w:r>
          </w:p>
        </w:tc>
        <w:tc>
          <w:tcPr>
            <w:tcW w:w="810" w:type="dxa"/>
            <w:tcBorders>
              <w:top w:val="single" w:sz="4" w:space="0" w:color="auto"/>
              <w:left w:val="single" w:sz="4" w:space="0" w:color="auto"/>
              <w:bottom w:val="single" w:sz="4" w:space="0" w:color="auto"/>
            </w:tcBorders>
          </w:tcPr>
          <w:p w14:paraId="42C3B43E" w14:textId="77777777" w:rsidR="002031D5" w:rsidRDefault="002031D5" w:rsidP="002031D5">
            <w:pPr>
              <w:spacing w:after="0" w:line="240" w:lineRule="auto"/>
              <w:rPr>
                <w:rFonts w:ascii="Times New Roman" w:eastAsia="Times New Roman" w:hAnsi="Times New Roman" w:cs="Times New Roman"/>
                <w:b/>
                <w:bCs/>
                <w:color w:val="000000"/>
                <w:sz w:val="24"/>
                <w:szCs w:val="24"/>
              </w:rPr>
            </w:pPr>
          </w:p>
          <w:p w14:paraId="60DC8FE6" w14:textId="77777777" w:rsidR="002031D5" w:rsidRDefault="002031D5" w:rsidP="002031D5">
            <w:pPr>
              <w:spacing w:after="0" w:line="240" w:lineRule="auto"/>
              <w:rPr>
                <w:rFonts w:ascii="Times New Roman" w:eastAsia="Times New Roman" w:hAnsi="Times New Roman" w:cs="Times New Roman"/>
                <w:b/>
                <w:bCs/>
                <w:color w:val="000000"/>
                <w:sz w:val="24"/>
                <w:szCs w:val="24"/>
              </w:rPr>
            </w:pPr>
          </w:p>
          <w:p w14:paraId="349097BC" w14:textId="258E5842" w:rsidR="008C347C" w:rsidRPr="002031D5" w:rsidRDefault="008C347C" w:rsidP="002031D5">
            <w:pPr>
              <w:spacing w:after="0" w:line="240" w:lineRule="auto"/>
              <w:rPr>
                <w:rFonts w:ascii="Times New Roman" w:eastAsia="Times New Roman" w:hAnsi="Times New Roman" w:cs="Times New Roman"/>
                <w:b/>
                <w:bCs/>
                <w:color w:val="000000"/>
                <w:sz w:val="24"/>
                <w:szCs w:val="24"/>
              </w:rPr>
            </w:pPr>
            <w:r w:rsidRPr="002031D5">
              <w:rPr>
                <w:rFonts w:ascii="Times New Roman" w:eastAsia="Times New Roman" w:hAnsi="Times New Roman" w:cs="Times New Roman"/>
                <w:b/>
                <w:bCs/>
                <w:color w:val="000000"/>
                <w:sz w:val="24"/>
                <w:szCs w:val="24"/>
              </w:rPr>
              <w:t>No. UCEs</w:t>
            </w:r>
          </w:p>
        </w:tc>
        <w:tc>
          <w:tcPr>
            <w:tcW w:w="1818" w:type="dxa"/>
            <w:tcBorders>
              <w:top w:val="single" w:sz="4" w:space="0" w:color="auto"/>
              <w:left w:val="single" w:sz="4" w:space="0" w:color="auto"/>
              <w:bottom w:val="single" w:sz="4" w:space="0" w:color="auto"/>
            </w:tcBorders>
          </w:tcPr>
          <w:p w14:paraId="054C5347" w14:textId="00D1CB76" w:rsidR="008C347C" w:rsidRPr="00231BBB" w:rsidRDefault="008C347C" w:rsidP="00BC53EE">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Used in genome-wide discordance analyses</w:t>
            </w:r>
          </w:p>
        </w:tc>
      </w:tr>
      <w:tr w:rsidR="008C347C" w:rsidRPr="00231BBB" w14:paraId="1FD80AC9" w14:textId="5C2383AA" w:rsidTr="008C347C">
        <w:trPr>
          <w:trHeight w:val="288"/>
        </w:trPr>
        <w:tc>
          <w:tcPr>
            <w:tcW w:w="1908" w:type="dxa"/>
            <w:tcBorders>
              <w:top w:val="single" w:sz="4" w:space="0" w:color="auto"/>
              <w:bottom w:val="nil"/>
            </w:tcBorders>
            <w:shd w:val="clear" w:color="auto" w:fill="auto"/>
            <w:noWrap/>
            <w:vAlign w:val="bottom"/>
            <w:hideMark/>
          </w:tcPr>
          <w:p w14:paraId="3DD34DE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Apodemus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speciosus</w:t>
            </w:r>
            <w:proofErr w:type="spellEnd"/>
          </w:p>
        </w:tc>
        <w:tc>
          <w:tcPr>
            <w:tcW w:w="3240" w:type="dxa"/>
            <w:tcBorders>
              <w:top w:val="single" w:sz="4" w:space="0" w:color="auto"/>
              <w:bottom w:val="nil"/>
            </w:tcBorders>
            <w:shd w:val="clear" w:color="auto" w:fill="auto"/>
            <w:noWrap/>
            <w:vAlign w:val="bottom"/>
            <w:hideMark/>
          </w:tcPr>
          <w:p w14:paraId="6E6080C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GCA_002335545.1</w:t>
            </w:r>
          </w:p>
        </w:tc>
        <w:tc>
          <w:tcPr>
            <w:tcW w:w="1800" w:type="dxa"/>
            <w:tcBorders>
              <w:top w:val="single" w:sz="4" w:space="0" w:color="auto"/>
              <w:left w:val="nil"/>
              <w:bottom w:val="nil"/>
            </w:tcBorders>
            <w:shd w:val="clear" w:color="auto" w:fill="auto"/>
            <w:noWrap/>
            <w:vAlign w:val="bottom"/>
            <w:hideMark/>
          </w:tcPr>
          <w:p w14:paraId="0739B87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single" w:sz="4" w:space="0" w:color="auto"/>
              <w:left w:val="nil"/>
              <w:bottom w:val="nil"/>
            </w:tcBorders>
          </w:tcPr>
          <w:p w14:paraId="4C66D3CC" w14:textId="1C9EAF1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2336</w:t>
            </w:r>
          </w:p>
        </w:tc>
        <w:tc>
          <w:tcPr>
            <w:tcW w:w="1818" w:type="dxa"/>
            <w:tcBorders>
              <w:top w:val="single" w:sz="4" w:space="0" w:color="auto"/>
              <w:left w:val="nil"/>
              <w:bottom w:val="nil"/>
            </w:tcBorders>
          </w:tcPr>
          <w:p w14:paraId="597EE56D"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46EF772B" w14:textId="74346A2D" w:rsidTr="008C347C">
        <w:trPr>
          <w:trHeight w:val="288"/>
        </w:trPr>
        <w:tc>
          <w:tcPr>
            <w:tcW w:w="1908" w:type="dxa"/>
            <w:tcBorders>
              <w:top w:val="nil"/>
              <w:bottom w:val="nil"/>
            </w:tcBorders>
            <w:shd w:val="clear" w:color="auto" w:fill="auto"/>
            <w:noWrap/>
            <w:vAlign w:val="bottom"/>
            <w:hideMark/>
          </w:tcPr>
          <w:p w14:paraId="3E22740C"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Apodemus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sylvaticus</w:t>
            </w:r>
            <w:proofErr w:type="spellEnd"/>
          </w:p>
        </w:tc>
        <w:tc>
          <w:tcPr>
            <w:tcW w:w="3240" w:type="dxa"/>
            <w:tcBorders>
              <w:top w:val="nil"/>
              <w:bottom w:val="nil"/>
            </w:tcBorders>
            <w:shd w:val="clear" w:color="auto" w:fill="auto"/>
            <w:noWrap/>
            <w:vAlign w:val="bottom"/>
            <w:hideMark/>
          </w:tcPr>
          <w:p w14:paraId="4ACABE96"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GCA_001305905.1</w:t>
            </w:r>
          </w:p>
        </w:tc>
        <w:tc>
          <w:tcPr>
            <w:tcW w:w="1800" w:type="dxa"/>
            <w:tcBorders>
              <w:top w:val="nil"/>
              <w:left w:val="nil"/>
              <w:bottom w:val="nil"/>
            </w:tcBorders>
            <w:shd w:val="clear" w:color="auto" w:fill="auto"/>
            <w:noWrap/>
            <w:vAlign w:val="bottom"/>
            <w:hideMark/>
          </w:tcPr>
          <w:p w14:paraId="5EFE4C3E"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5CBFD8DD" w14:textId="5192F3D1"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2510</w:t>
            </w:r>
          </w:p>
        </w:tc>
        <w:tc>
          <w:tcPr>
            <w:tcW w:w="1818" w:type="dxa"/>
            <w:tcBorders>
              <w:top w:val="nil"/>
              <w:left w:val="nil"/>
              <w:bottom w:val="nil"/>
            </w:tcBorders>
          </w:tcPr>
          <w:p w14:paraId="19DA298D"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38F13DBA" w14:textId="6178BA99" w:rsidTr="008C347C">
        <w:trPr>
          <w:trHeight w:val="288"/>
        </w:trPr>
        <w:tc>
          <w:tcPr>
            <w:tcW w:w="1908" w:type="dxa"/>
            <w:tcBorders>
              <w:top w:val="nil"/>
              <w:bottom w:val="nil"/>
            </w:tcBorders>
            <w:shd w:val="clear" w:color="auto" w:fill="auto"/>
            <w:noWrap/>
            <w:vAlign w:val="bottom"/>
            <w:hideMark/>
          </w:tcPr>
          <w:p w14:paraId="6BBB8123"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Arvicanthis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niloticus</w:t>
            </w:r>
            <w:proofErr w:type="spellEnd"/>
          </w:p>
        </w:tc>
        <w:tc>
          <w:tcPr>
            <w:tcW w:w="3240" w:type="dxa"/>
            <w:tcBorders>
              <w:top w:val="nil"/>
              <w:bottom w:val="nil"/>
            </w:tcBorders>
            <w:shd w:val="clear" w:color="auto" w:fill="auto"/>
            <w:noWrap/>
            <w:vAlign w:val="bottom"/>
            <w:hideMark/>
          </w:tcPr>
          <w:p w14:paraId="135617B9"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GCA_011762505.1</w:t>
            </w:r>
          </w:p>
        </w:tc>
        <w:tc>
          <w:tcPr>
            <w:tcW w:w="1800" w:type="dxa"/>
            <w:tcBorders>
              <w:top w:val="nil"/>
              <w:left w:val="nil"/>
              <w:bottom w:val="nil"/>
            </w:tcBorders>
            <w:shd w:val="clear" w:color="auto" w:fill="auto"/>
            <w:noWrap/>
            <w:vAlign w:val="bottom"/>
            <w:hideMark/>
          </w:tcPr>
          <w:p w14:paraId="68D8DF5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2FDAD61" w14:textId="28FCD2F4"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2563</w:t>
            </w:r>
          </w:p>
        </w:tc>
        <w:tc>
          <w:tcPr>
            <w:tcW w:w="1818" w:type="dxa"/>
            <w:tcBorders>
              <w:top w:val="nil"/>
              <w:left w:val="nil"/>
              <w:bottom w:val="nil"/>
            </w:tcBorders>
          </w:tcPr>
          <w:p w14:paraId="6F9B582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5F310376" w14:textId="3591781B" w:rsidTr="008C347C">
        <w:trPr>
          <w:trHeight w:val="288"/>
        </w:trPr>
        <w:tc>
          <w:tcPr>
            <w:tcW w:w="1908" w:type="dxa"/>
            <w:tcBorders>
              <w:top w:val="nil"/>
              <w:bottom w:val="nil"/>
            </w:tcBorders>
            <w:shd w:val="clear" w:color="auto" w:fill="auto"/>
            <w:noWrap/>
            <w:vAlign w:val="bottom"/>
            <w:hideMark/>
          </w:tcPr>
          <w:p w14:paraId="19D9DA1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Grammomys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dolichurus</w:t>
            </w:r>
            <w:proofErr w:type="spellEnd"/>
          </w:p>
        </w:tc>
        <w:tc>
          <w:tcPr>
            <w:tcW w:w="3240" w:type="dxa"/>
            <w:tcBorders>
              <w:top w:val="nil"/>
              <w:bottom w:val="nil"/>
            </w:tcBorders>
            <w:shd w:val="clear" w:color="auto" w:fill="auto"/>
            <w:noWrap/>
            <w:vAlign w:val="bottom"/>
            <w:hideMark/>
          </w:tcPr>
          <w:p w14:paraId="5590962C" w14:textId="1E6823EF"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Kumon et al., 2021: De novo assembled</w:t>
            </w:r>
          </w:p>
        </w:tc>
        <w:tc>
          <w:tcPr>
            <w:tcW w:w="1800" w:type="dxa"/>
            <w:tcBorders>
              <w:top w:val="nil"/>
              <w:left w:val="nil"/>
              <w:bottom w:val="nil"/>
            </w:tcBorders>
            <w:shd w:val="clear" w:color="auto" w:fill="auto"/>
            <w:noWrap/>
            <w:vAlign w:val="bottom"/>
            <w:hideMark/>
          </w:tcPr>
          <w:p w14:paraId="26DDEC74"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AC4E925" w14:textId="7D52B99C"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2395</w:t>
            </w:r>
          </w:p>
        </w:tc>
        <w:tc>
          <w:tcPr>
            <w:tcW w:w="1818" w:type="dxa"/>
            <w:tcBorders>
              <w:top w:val="nil"/>
              <w:left w:val="nil"/>
              <w:bottom w:val="nil"/>
            </w:tcBorders>
          </w:tcPr>
          <w:p w14:paraId="28B9769B" w14:textId="3A033D0D"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667264F4" w14:textId="6E07E721" w:rsidTr="008C347C">
        <w:trPr>
          <w:trHeight w:val="288"/>
        </w:trPr>
        <w:tc>
          <w:tcPr>
            <w:tcW w:w="1908" w:type="dxa"/>
            <w:tcBorders>
              <w:top w:val="nil"/>
              <w:bottom w:val="nil"/>
            </w:tcBorders>
            <w:shd w:val="clear" w:color="auto" w:fill="auto"/>
            <w:noWrap/>
            <w:vAlign w:val="bottom"/>
            <w:hideMark/>
          </w:tcPr>
          <w:p w14:paraId="765EA998"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Hylomyscus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alleni</w:t>
            </w:r>
            <w:proofErr w:type="spellEnd"/>
          </w:p>
        </w:tc>
        <w:tc>
          <w:tcPr>
            <w:tcW w:w="3240" w:type="dxa"/>
            <w:tcBorders>
              <w:top w:val="nil"/>
              <w:bottom w:val="nil"/>
            </w:tcBorders>
            <w:shd w:val="clear" w:color="auto" w:fill="auto"/>
            <w:noWrap/>
            <w:vAlign w:val="bottom"/>
            <w:hideMark/>
          </w:tcPr>
          <w:p w14:paraId="289D235B" w14:textId="5D5391B1"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Kumon et al., 2021: De novo assembled</w:t>
            </w:r>
          </w:p>
        </w:tc>
        <w:tc>
          <w:tcPr>
            <w:tcW w:w="1800" w:type="dxa"/>
            <w:tcBorders>
              <w:top w:val="nil"/>
              <w:left w:val="nil"/>
              <w:bottom w:val="nil"/>
            </w:tcBorders>
            <w:shd w:val="clear" w:color="auto" w:fill="auto"/>
            <w:noWrap/>
            <w:vAlign w:val="bottom"/>
            <w:hideMark/>
          </w:tcPr>
          <w:p w14:paraId="2F622CB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459DCA4" w14:textId="6A092557"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2392</w:t>
            </w:r>
          </w:p>
        </w:tc>
        <w:tc>
          <w:tcPr>
            <w:tcW w:w="1818" w:type="dxa"/>
            <w:tcBorders>
              <w:top w:val="nil"/>
              <w:left w:val="nil"/>
              <w:bottom w:val="nil"/>
            </w:tcBorders>
          </w:tcPr>
          <w:p w14:paraId="403AE07D" w14:textId="2949DBC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2E2190A8" w14:textId="2DC2ECDC" w:rsidTr="008C347C">
        <w:trPr>
          <w:trHeight w:val="288"/>
        </w:trPr>
        <w:tc>
          <w:tcPr>
            <w:tcW w:w="1908" w:type="dxa"/>
            <w:tcBorders>
              <w:top w:val="nil"/>
              <w:bottom w:val="nil"/>
            </w:tcBorders>
            <w:shd w:val="clear" w:color="auto" w:fill="auto"/>
            <w:noWrap/>
            <w:vAlign w:val="bottom"/>
            <w:hideMark/>
          </w:tcPr>
          <w:p w14:paraId="4D97DBA0"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Mastomys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natalensis</w:t>
            </w:r>
            <w:proofErr w:type="spellEnd"/>
          </w:p>
        </w:tc>
        <w:tc>
          <w:tcPr>
            <w:tcW w:w="3240" w:type="dxa"/>
            <w:tcBorders>
              <w:top w:val="nil"/>
              <w:bottom w:val="nil"/>
            </w:tcBorders>
            <w:shd w:val="clear" w:color="auto" w:fill="auto"/>
            <w:noWrap/>
            <w:vAlign w:val="bottom"/>
            <w:hideMark/>
          </w:tcPr>
          <w:p w14:paraId="55D1740C" w14:textId="68523534"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Kumon et al., 2021: De novo assembled</w:t>
            </w:r>
          </w:p>
        </w:tc>
        <w:tc>
          <w:tcPr>
            <w:tcW w:w="1800" w:type="dxa"/>
            <w:tcBorders>
              <w:top w:val="nil"/>
              <w:left w:val="nil"/>
              <w:bottom w:val="nil"/>
            </w:tcBorders>
            <w:shd w:val="clear" w:color="auto" w:fill="auto"/>
            <w:noWrap/>
            <w:vAlign w:val="bottom"/>
            <w:hideMark/>
          </w:tcPr>
          <w:p w14:paraId="5F5DD1E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D4AEAE1" w14:textId="34CFFFA8"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2483</w:t>
            </w:r>
          </w:p>
        </w:tc>
        <w:tc>
          <w:tcPr>
            <w:tcW w:w="1818" w:type="dxa"/>
            <w:tcBorders>
              <w:top w:val="nil"/>
              <w:left w:val="nil"/>
              <w:bottom w:val="nil"/>
            </w:tcBorders>
          </w:tcPr>
          <w:p w14:paraId="2A057868" w14:textId="1181937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15D613AC" w14:textId="2EE9085F" w:rsidTr="008C347C">
        <w:trPr>
          <w:trHeight w:val="288"/>
        </w:trPr>
        <w:tc>
          <w:tcPr>
            <w:tcW w:w="1908" w:type="dxa"/>
            <w:tcBorders>
              <w:top w:val="nil"/>
              <w:bottom w:val="nil"/>
            </w:tcBorders>
            <w:shd w:val="clear" w:color="auto" w:fill="auto"/>
            <w:noWrap/>
            <w:vAlign w:val="bottom"/>
            <w:hideMark/>
          </w:tcPr>
          <w:p w14:paraId="58B74B7B"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 xml:space="preserve">Mus </w:t>
            </w:r>
            <w:proofErr w:type="spellStart"/>
            <w:r w:rsidRPr="00231BBB">
              <w:rPr>
                <w:rFonts w:ascii="Times New Roman" w:eastAsia="Times New Roman" w:hAnsi="Times New Roman" w:cs="Times New Roman"/>
                <w:i/>
                <w:iCs/>
                <w:color w:val="000000"/>
                <w:sz w:val="24"/>
                <w:szCs w:val="24"/>
              </w:rPr>
              <w:t>caroli</w:t>
            </w:r>
            <w:proofErr w:type="spellEnd"/>
          </w:p>
        </w:tc>
        <w:tc>
          <w:tcPr>
            <w:tcW w:w="3240" w:type="dxa"/>
            <w:tcBorders>
              <w:top w:val="nil"/>
              <w:bottom w:val="nil"/>
            </w:tcBorders>
            <w:shd w:val="clear" w:color="auto" w:fill="auto"/>
            <w:noWrap/>
            <w:vAlign w:val="bottom"/>
            <w:hideMark/>
          </w:tcPr>
          <w:p w14:paraId="0AD78E5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GCA_900094665.2</w:t>
            </w:r>
          </w:p>
        </w:tc>
        <w:tc>
          <w:tcPr>
            <w:tcW w:w="1800" w:type="dxa"/>
            <w:tcBorders>
              <w:top w:val="nil"/>
              <w:left w:val="nil"/>
              <w:bottom w:val="nil"/>
            </w:tcBorders>
            <w:shd w:val="clear" w:color="auto" w:fill="auto"/>
            <w:noWrap/>
            <w:vAlign w:val="bottom"/>
            <w:hideMark/>
          </w:tcPr>
          <w:p w14:paraId="0A7C8596"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61D8722" w14:textId="357780FF"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2584</w:t>
            </w:r>
          </w:p>
        </w:tc>
        <w:tc>
          <w:tcPr>
            <w:tcW w:w="1818" w:type="dxa"/>
            <w:tcBorders>
              <w:top w:val="nil"/>
              <w:left w:val="nil"/>
              <w:bottom w:val="nil"/>
            </w:tcBorders>
          </w:tcPr>
          <w:p w14:paraId="3CF2EF24"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1A8BBF4E" w14:textId="4ECD0E9F" w:rsidTr="008C347C">
        <w:trPr>
          <w:trHeight w:val="288"/>
        </w:trPr>
        <w:tc>
          <w:tcPr>
            <w:tcW w:w="1908" w:type="dxa"/>
            <w:tcBorders>
              <w:top w:val="nil"/>
              <w:bottom w:val="nil"/>
            </w:tcBorders>
            <w:shd w:val="clear" w:color="auto" w:fill="auto"/>
            <w:noWrap/>
            <w:vAlign w:val="bottom"/>
            <w:hideMark/>
          </w:tcPr>
          <w:p w14:paraId="50BD6BAD"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Mus musculus</w:t>
            </w:r>
          </w:p>
        </w:tc>
        <w:tc>
          <w:tcPr>
            <w:tcW w:w="3240" w:type="dxa"/>
            <w:tcBorders>
              <w:top w:val="nil"/>
              <w:bottom w:val="nil"/>
            </w:tcBorders>
            <w:shd w:val="clear" w:color="auto" w:fill="auto"/>
            <w:noWrap/>
            <w:vAlign w:val="bottom"/>
            <w:hideMark/>
          </w:tcPr>
          <w:p w14:paraId="0DD89C8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GRCm38.p6/mm10</w:t>
            </w:r>
          </w:p>
        </w:tc>
        <w:tc>
          <w:tcPr>
            <w:tcW w:w="1800" w:type="dxa"/>
            <w:tcBorders>
              <w:top w:val="nil"/>
              <w:left w:val="nil"/>
              <w:bottom w:val="nil"/>
            </w:tcBorders>
            <w:shd w:val="clear" w:color="auto" w:fill="auto"/>
            <w:noWrap/>
            <w:vAlign w:val="bottom"/>
            <w:hideMark/>
          </w:tcPr>
          <w:p w14:paraId="49FA726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8031D67" w14:textId="392E7350"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2294</w:t>
            </w:r>
          </w:p>
        </w:tc>
        <w:tc>
          <w:tcPr>
            <w:tcW w:w="1818" w:type="dxa"/>
            <w:tcBorders>
              <w:top w:val="nil"/>
              <w:left w:val="nil"/>
              <w:bottom w:val="nil"/>
            </w:tcBorders>
          </w:tcPr>
          <w:p w14:paraId="2BB6BBBC" w14:textId="3303608D"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3D01F4C7" w14:textId="1C4CEA33" w:rsidTr="008C347C">
        <w:trPr>
          <w:trHeight w:val="288"/>
        </w:trPr>
        <w:tc>
          <w:tcPr>
            <w:tcW w:w="1908" w:type="dxa"/>
            <w:tcBorders>
              <w:top w:val="nil"/>
              <w:bottom w:val="nil"/>
            </w:tcBorders>
            <w:shd w:val="clear" w:color="auto" w:fill="auto"/>
            <w:noWrap/>
            <w:vAlign w:val="bottom"/>
            <w:hideMark/>
          </w:tcPr>
          <w:p w14:paraId="7E36C05D"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 xml:space="preserve">Mus </w:t>
            </w:r>
            <w:proofErr w:type="spellStart"/>
            <w:r w:rsidRPr="00231BBB">
              <w:rPr>
                <w:rFonts w:ascii="Times New Roman" w:eastAsia="Times New Roman" w:hAnsi="Times New Roman" w:cs="Times New Roman"/>
                <w:i/>
                <w:iCs/>
                <w:color w:val="000000"/>
                <w:sz w:val="24"/>
                <w:szCs w:val="24"/>
              </w:rPr>
              <w:t>pahari</w:t>
            </w:r>
            <w:proofErr w:type="spellEnd"/>
          </w:p>
        </w:tc>
        <w:tc>
          <w:tcPr>
            <w:tcW w:w="3240" w:type="dxa"/>
            <w:tcBorders>
              <w:top w:val="nil"/>
              <w:bottom w:val="nil"/>
            </w:tcBorders>
            <w:shd w:val="clear" w:color="auto" w:fill="auto"/>
            <w:noWrap/>
            <w:vAlign w:val="bottom"/>
            <w:hideMark/>
          </w:tcPr>
          <w:p w14:paraId="157EB65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GCA_900095145.2</w:t>
            </w:r>
          </w:p>
        </w:tc>
        <w:tc>
          <w:tcPr>
            <w:tcW w:w="1800" w:type="dxa"/>
            <w:tcBorders>
              <w:top w:val="nil"/>
              <w:left w:val="nil"/>
              <w:bottom w:val="nil"/>
            </w:tcBorders>
            <w:shd w:val="clear" w:color="auto" w:fill="auto"/>
            <w:noWrap/>
            <w:vAlign w:val="bottom"/>
            <w:hideMark/>
          </w:tcPr>
          <w:p w14:paraId="3926A397"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1A5EAC3A" w14:textId="75DF6E3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2556</w:t>
            </w:r>
          </w:p>
        </w:tc>
        <w:tc>
          <w:tcPr>
            <w:tcW w:w="1818" w:type="dxa"/>
            <w:tcBorders>
              <w:top w:val="nil"/>
              <w:left w:val="nil"/>
              <w:bottom w:val="nil"/>
            </w:tcBorders>
          </w:tcPr>
          <w:p w14:paraId="4DC1644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4002375A" w14:textId="0F307852" w:rsidTr="008C347C">
        <w:trPr>
          <w:trHeight w:val="288"/>
        </w:trPr>
        <w:tc>
          <w:tcPr>
            <w:tcW w:w="1908" w:type="dxa"/>
            <w:tcBorders>
              <w:top w:val="nil"/>
              <w:bottom w:val="nil"/>
            </w:tcBorders>
            <w:shd w:val="clear" w:color="auto" w:fill="auto"/>
            <w:noWrap/>
            <w:vAlign w:val="bottom"/>
            <w:hideMark/>
          </w:tcPr>
          <w:p w14:paraId="0F18499E"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 xml:space="preserve">Mus </w:t>
            </w:r>
            <w:proofErr w:type="spellStart"/>
            <w:r w:rsidRPr="00231BBB">
              <w:rPr>
                <w:rFonts w:ascii="Times New Roman" w:eastAsia="Times New Roman" w:hAnsi="Times New Roman" w:cs="Times New Roman"/>
                <w:i/>
                <w:iCs/>
                <w:color w:val="000000"/>
                <w:sz w:val="24"/>
                <w:szCs w:val="24"/>
              </w:rPr>
              <w:t>spretus</w:t>
            </w:r>
            <w:proofErr w:type="spellEnd"/>
          </w:p>
        </w:tc>
        <w:tc>
          <w:tcPr>
            <w:tcW w:w="3240" w:type="dxa"/>
            <w:tcBorders>
              <w:top w:val="nil"/>
              <w:bottom w:val="nil"/>
            </w:tcBorders>
            <w:shd w:val="clear" w:color="auto" w:fill="auto"/>
            <w:noWrap/>
            <w:vAlign w:val="bottom"/>
            <w:hideMark/>
          </w:tcPr>
          <w:p w14:paraId="31CCE547"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GCA_001624865.1</w:t>
            </w:r>
          </w:p>
        </w:tc>
        <w:tc>
          <w:tcPr>
            <w:tcW w:w="1800" w:type="dxa"/>
            <w:tcBorders>
              <w:top w:val="nil"/>
              <w:left w:val="nil"/>
              <w:bottom w:val="nil"/>
            </w:tcBorders>
            <w:shd w:val="clear" w:color="auto" w:fill="auto"/>
            <w:noWrap/>
            <w:vAlign w:val="bottom"/>
            <w:hideMark/>
          </w:tcPr>
          <w:p w14:paraId="1C84951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5581AA0" w14:textId="42DE041A"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2578</w:t>
            </w:r>
          </w:p>
        </w:tc>
        <w:tc>
          <w:tcPr>
            <w:tcW w:w="1818" w:type="dxa"/>
            <w:tcBorders>
              <w:top w:val="nil"/>
              <w:left w:val="nil"/>
              <w:bottom w:val="nil"/>
            </w:tcBorders>
          </w:tcPr>
          <w:p w14:paraId="51849FAE"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69D527EA" w14:textId="67EEB166" w:rsidTr="008C347C">
        <w:trPr>
          <w:trHeight w:val="288"/>
        </w:trPr>
        <w:tc>
          <w:tcPr>
            <w:tcW w:w="1908" w:type="dxa"/>
            <w:tcBorders>
              <w:top w:val="nil"/>
              <w:bottom w:val="nil"/>
            </w:tcBorders>
            <w:shd w:val="clear" w:color="auto" w:fill="auto"/>
            <w:noWrap/>
            <w:vAlign w:val="bottom"/>
            <w:hideMark/>
          </w:tcPr>
          <w:p w14:paraId="30125F9F"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Otomys</w:t>
            </w:r>
            <w:proofErr w:type="spellEnd"/>
            <w:r w:rsidRPr="00231BBB">
              <w:rPr>
                <w:rFonts w:ascii="Times New Roman" w:eastAsia="Times New Roman" w:hAnsi="Times New Roman" w:cs="Times New Roman"/>
                <w:i/>
                <w:iCs/>
                <w:color w:val="000000"/>
                <w:sz w:val="24"/>
                <w:szCs w:val="24"/>
              </w:rPr>
              <w:t xml:space="preserve"> typus</w:t>
            </w:r>
          </w:p>
        </w:tc>
        <w:tc>
          <w:tcPr>
            <w:tcW w:w="3240" w:type="dxa"/>
            <w:tcBorders>
              <w:top w:val="nil"/>
              <w:bottom w:val="nil"/>
            </w:tcBorders>
            <w:shd w:val="clear" w:color="auto" w:fill="auto"/>
            <w:noWrap/>
            <w:vAlign w:val="bottom"/>
            <w:hideMark/>
          </w:tcPr>
          <w:p w14:paraId="4BEB2E21"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This study: De novo assembled</w:t>
            </w:r>
          </w:p>
        </w:tc>
        <w:tc>
          <w:tcPr>
            <w:tcW w:w="1800" w:type="dxa"/>
            <w:tcBorders>
              <w:top w:val="nil"/>
              <w:left w:val="nil"/>
              <w:bottom w:val="nil"/>
            </w:tcBorders>
            <w:shd w:val="clear" w:color="auto" w:fill="auto"/>
            <w:noWrap/>
            <w:vAlign w:val="bottom"/>
            <w:hideMark/>
          </w:tcPr>
          <w:p w14:paraId="185579E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2231C166" w14:textId="51B99F8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2627</w:t>
            </w:r>
          </w:p>
        </w:tc>
        <w:tc>
          <w:tcPr>
            <w:tcW w:w="1818" w:type="dxa"/>
            <w:tcBorders>
              <w:top w:val="nil"/>
              <w:left w:val="nil"/>
              <w:bottom w:val="nil"/>
            </w:tcBorders>
          </w:tcPr>
          <w:p w14:paraId="4B187211"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0586A5F4" w14:textId="03DCD21E" w:rsidTr="008C347C">
        <w:trPr>
          <w:trHeight w:val="288"/>
        </w:trPr>
        <w:tc>
          <w:tcPr>
            <w:tcW w:w="1908" w:type="dxa"/>
            <w:tcBorders>
              <w:top w:val="nil"/>
              <w:bottom w:val="nil"/>
            </w:tcBorders>
            <w:shd w:val="clear" w:color="auto" w:fill="auto"/>
            <w:noWrap/>
            <w:vAlign w:val="bottom"/>
            <w:hideMark/>
          </w:tcPr>
          <w:p w14:paraId="31692F40"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Phodopus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sungorus</w:t>
            </w:r>
            <w:proofErr w:type="spellEnd"/>
          </w:p>
        </w:tc>
        <w:tc>
          <w:tcPr>
            <w:tcW w:w="3240" w:type="dxa"/>
            <w:tcBorders>
              <w:top w:val="nil"/>
              <w:bottom w:val="nil"/>
            </w:tcBorders>
            <w:shd w:val="clear" w:color="auto" w:fill="auto"/>
            <w:noWrap/>
            <w:vAlign w:val="bottom"/>
            <w:hideMark/>
          </w:tcPr>
          <w:p w14:paraId="2B466BA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lang w:val="it-IT"/>
              </w:rPr>
            </w:pPr>
            <w:r w:rsidRPr="00231BBB">
              <w:rPr>
                <w:rFonts w:ascii="Times New Roman" w:eastAsia="Times New Roman" w:hAnsi="Times New Roman" w:cs="Times New Roman"/>
                <w:color w:val="000000"/>
                <w:sz w:val="24"/>
                <w:szCs w:val="24"/>
                <w:lang w:val="it-IT"/>
              </w:rPr>
              <w:t>Moore et al., 2022: De novo assembled</w:t>
            </w:r>
          </w:p>
        </w:tc>
        <w:tc>
          <w:tcPr>
            <w:tcW w:w="1800" w:type="dxa"/>
            <w:tcBorders>
              <w:top w:val="nil"/>
              <w:left w:val="nil"/>
              <w:bottom w:val="nil"/>
            </w:tcBorders>
            <w:shd w:val="clear" w:color="auto" w:fill="auto"/>
            <w:noWrap/>
            <w:vAlign w:val="bottom"/>
            <w:hideMark/>
          </w:tcPr>
          <w:p w14:paraId="479D2230"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72356593" w14:textId="3BB583B7"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2633</w:t>
            </w:r>
          </w:p>
        </w:tc>
        <w:tc>
          <w:tcPr>
            <w:tcW w:w="1818" w:type="dxa"/>
            <w:tcBorders>
              <w:top w:val="nil"/>
              <w:left w:val="nil"/>
              <w:bottom w:val="nil"/>
            </w:tcBorders>
          </w:tcPr>
          <w:p w14:paraId="49757781"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60CB4B89" w14:textId="3A7668F4" w:rsidTr="008C347C">
        <w:trPr>
          <w:trHeight w:val="288"/>
        </w:trPr>
        <w:tc>
          <w:tcPr>
            <w:tcW w:w="1908" w:type="dxa"/>
            <w:tcBorders>
              <w:top w:val="nil"/>
              <w:bottom w:val="nil"/>
            </w:tcBorders>
            <w:shd w:val="clear" w:color="auto" w:fill="auto"/>
            <w:noWrap/>
            <w:vAlign w:val="bottom"/>
            <w:hideMark/>
          </w:tcPr>
          <w:p w14:paraId="19992456"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Praomys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delectorum</w:t>
            </w:r>
            <w:proofErr w:type="spellEnd"/>
          </w:p>
        </w:tc>
        <w:tc>
          <w:tcPr>
            <w:tcW w:w="3240" w:type="dxa"/>
            <w:tcBorders>
              <w:top w:val="nil"/>
              <w:bottom w:val="nil"/>
            </w:tcBorders>
            <w:shd w:val="clear" w:color="auto" w:fill="auto"/>
            <w:noWrap/>
            <w:vAlign w:val="bottom"/>
            <w:hideMark/>
          </w:tcPr>
          <w:p w14:paraId="2313AE8B" w14:textId="0052A6C9"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Kumon et al., 2021: De novo assembled</w:t>
            </w:r>
          </w:p>
        </w:tc>
        <w:tc>
          <w:tcPr>
            <w:tcW w:w="1800" w:type="dxa"/>
            <w:tcBorders>
              <w:top w:val="nil"/>
              <w:left w:val="nil"/>
              <w:bottom w:val="nil"/>
            </w:tcBorders>
            <w:shd w:val="clear" w:color="auto" w:fill="auto"/>
            <w:noWrap/>
            <w:vAlign w:val="bottom"/>
            <w:hideMark/>
          </w:tcPr>
          <w:p w14:paraId="451BBFE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549E87C4" w14:textId="7D95FCB2"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2549</w:t>
            </w:r>
          </w:p>
        </w:tc>
        <w:tc>
          <w:tcPr>
            <w:tcW w:w="1818" w:type="dxa"/>
            <w:tcBorders>
              <w:top w:val="nil"/>
              <w:left w:val="nil"/>
              <w:bottom w:val="nil"/>
            </w:tcBorders>
          </w:tcPr>
          <w:p w14:paraId="6BA5315A" w14:textId="239BC1AA"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00377399" w14:textId="3B634C4C" w:rsidTr="008C347C">
        <w:trPr>
          <w:trHeight w:val="288"/>
        </w:trPr>
        <w:tc>
          <w:tcPr>
            <w:tcW w:w="1908" w:type="dxa"/>
            <w:tcBorders>
              <w:top w:val="nil"/>
              <w:bottom w:val="nil"/>
            </w:tcBorders>
            <w:shd w:val="clear" w:color="auto" w:fill="auto"/>
            <w:noWrap/>
            <w:vAlign w:val="bottom"/>
            <w:hideMark/>
          </w:tcPr>
          <w:p w14:paraId="721D9EBC"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Rattus norvegicus</w:t>
            </w:r>
          </w:p>
        </w:tc>
        <w:tc>
          <w:tcPr>
            <w:tcW w:w="3240" w:type="dxa"/>
            <w:tcBorders>
              <w:top w:val="nil"/>
              <w:bottom w:val="nil"/>
            </w:tcBorders>
            <w:shd w:val="clear" w:color="auto" w:fill="auto"/>
            <w:noWrap/>
            <w:vAlign w:val="bottom"/>
            <w:hideMark/>
          </w:tcPr>
          <w:p w14:paraId="755F7593"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GCA_015227675.2</w:t>
            </w:r>
          </w:p>
        </w:tc>
        <w:tc>
          <w:tcPr>
            <w:tcW w:w="1800" w:type="dxa"/>
            <w:tcBorders>
              <w:top w:val="nil"/>
              <w:left w:val="nil"/>
              <w:bottom w:val="nil"/>
            </w:tcBorders>
            <w:shd w:val="clear" w:color="auto" w:fill="auto"/>
            <w:noWrap/>
            <w:vAlign w:val="bottom"/>
            <w:hideMark/>
          </w:tcPr>
          <w:p w14:paraId="6A2E7C2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145E4987" w14:textId="42EF0A33"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2425</w:t>
            </w:r>
          </w:p>
        </w:tc>
        <w:tc>
          <w:tcPr>
            <w:tcW w:w="1818" w:type="dxa"/>
            <w:tcBorders>
              <w:top w:val="nil"/>
              <w:left w:val="nil"/>
              <w:bottom w:val="nil"/>
            </w:tcBorders>
          </w:tcPr>
          <w:p w14:paraId="6B72CA29"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1023410D" w14:textId="2DC27CD5" w:rsidTr="008C347C">
        <w:trPr>
          <w:trHeight w:val="288"/>
        </w:trPr>
        <w:tc>
          <w:tcPr>
            <w:tcW w:w="1908" w:type="dxa"/>
            <w:tcBorders>
              <w:top w:val="nil"/>
              <w:bottom w:val="nil"/>
            </w:tcBorders>
            <w:shd w:val="clear" w:color="auto" w:fill="auto"/>
            <w:noWrap/>
            <w:vAlign w:val="bottom"/>
            <w:hideMark/>
          </w:tcPr>
          <w:p w14:paraId="6A5A66DB"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 xml:space="preserve">Rattus </w:t>
            </w:r>
            <w:proofErr w:type="spellStart"/>
            <w:r w:rsidRPr="00231BBB">
              <w:rPr>
                <w:rFonts w:ascii="Times New Roman" w:eastAsia="Times New Roman" w:hAnsi="Times New Roman" w:cs="Times New Roman"/>
                <w:i/>
                <w:iCs/>
                <w:color w:val="000000"/>
                <w:sz w:val="24"/>
                <w:szCs w:val="24"/>
              </w:rPr>
              <w:t>rattus</w:t>
            </w:r>
            <w:proofErr w:type="spellEnd"/>
          </w:p>
        </w:tc>
        <w:tc>
          <w:tcPr>
            <w:tcW w:w="3240" w:type="dxa"/>
            <w:tcBorders>
              <w:top w:val="nil"/>
              <w:bottom w:val="nil"/>
            </w:tcBorders>
            <w:shd w:val="clear" w:color="auto" w:fill="auto"/>
            <w:noWrap/>
            <w:vAlign w:val="bottom"/>
            <w:hideMark/>
          </w:tcPr>
          <w:p w14:paraId="2928DB32"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GCA_011064425.1</w:t>
            </w:r>
          </w:p>
        </w:tc>
        <w:tc>
          <w:tcPr>
            <w:tcW w:w="1800" w:type="dxa"/>
            <w:tcBorders>
              <w:top w:val="nil"/>
              <w:left w:val="nil"/>
              <w:bottom w:val="nil"/>
            </w:tcBorders>
            <w:shd w:val="clear" w:color="auto" w:fill="auto"/>
            <w:noWrap/>
            <w:vAlign w:val="bottom"/>
            <w:hideMark/>
          </w:tcPr>
          <w:p w14:paraId="1F6DC3CA"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50FCDFD1" w14:textId="5FF1C669"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2443</w:t>
            </w:r>
          </w:p>
        </w:tc>
        <w:tc>
          <w:tcPr>
            <w:tcW w:w="1818" w:type="dxa"/>
            <w:tcBorders>
              <w:top w:val="nil"/>
              <w:left w:val="nil"/>
              <w:bottom w:val="nil"/>
            </w:tcBorders>
          </w:tcPr>
          <w:p w14:paraId="193BCDA0"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32F5F5A1" w14:textId="264C293A" w:rsidTr="008C347C">
        <w:trPr>
          <w:trHeight w:val="288"/>
        </w:trPr>
        <w:tc>
          <w:tcPr>
            <w:tcW w:w="1908" w:type="dxa"/>
            <w:tcBorders>
              <w:top w:val="nil"/>
              <w:bottom w:val="nil"/>
            </w:tcBorders>
            <w:shd w:val="clear" w:color="auto" w:fill="auto"/>
            <w:noWrap/>
            <w:vAlign w:val="bottom"/>
            <w:hideMark/>
          </w:tcPr>
          <w:p w14:paraId="33834752"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Rhabdomys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dilectus</w:t>
            </w:r>
            <w:proofErr w:type="spellEnd"/>
          </w:p>
        </w:tc>
        <w:tc>
          <w:tcPr>
            <w:tcW w:w="3240" w:type="dxa"/>
            <w:tcBorders>
              <w:top w:val="nil"/>
              <w:bottom w:val="nil"/>
            </w:tcBorders>
            <w:shd w:val="clear" w:color="auto" w:fill="auto"/>
            <w:noWrap/>
            <w:vAlign w:val="bottom"/>
            <w:hideMark/>
          </w:tcPr>
          <w:p w14:paraId="4E53E616" w14:textId="0830BF68"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Kumon et al., 2021: De novo assembled</w:t>
            </w:r>
          </w:p>
        </w:tc>
        <w:tc>
          <w:tcPr>
            <w:tcW w:w="1800" w:type="dxa"/>
            <w:tcBorders>
              <w:top w:val="nil"/>
              <w:left w:val="nil"/>
              <w:bottom w:val="nil"/>
            </w:tcBorders>
            <w:shd w:val="clear" w:color="auto" w:fill="auto"/>
            <w:noWrap/>
            <w:vAlign w:val="bottom"/>
            <w:hideMark/>
          </w:tcPr>
          <w:p w14:paraId="03AEB6E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0AB9EBF" w14:textId="512BBA0B"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2546</w:t>
            </w:r>
          </w:p>
        </w:tc>
        <w:tc>
          <w:tcPr>
            <w:tcW w:w="1818" w:type="dxa"/>
            <w:tcBorders>
              <w:top w:val="nil"/>
              <w:left w:val="nil"/>
              <w:bottom w:val="nil"/>
            </w:tcBorders>
          </w:tcPr>
          <w:p w14:paraId="52D64F17" w14:textId="29615254"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8C347C" w:rsidRPr="00231BBB" w14:paraId="1DC65AE1" w14:textId="02A507F7" w:rsidTr="008C347C">
        <w:trPr>
          <w:trHeight w:val="288"/>
        </w:trPr>
        <w:tc>
          <w:tcPr>
            <w:tcW w:w="1908" w:type="dxa"/>
            <w:tcBorders>
              <w:top w:val="nil"/>
              <w:bottom w:val="nil"/>
            </w:tcBorders>
            <w:shd w:val="clear" w:color="auto" w:fill="auto"/>
            <w:noWrap/>
            <w:vAlign w:val="bottom"/>
            <w:hideMark/>
          </w:tcPr>
          <w:p w14:paraId="20DCFF13"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Rhombomys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opimus</w:t>
            </w:r>
            <w:proofErr w:type="spellEnd"/>
          </w:p>
        </w:tc>
        <w:tc>
          <w:tcPr>
            <w:tcW w:w="3240" w:type="dxa"/>
            <w:tcBorders>
              <w:top w:val="nil"/>
              <w:bottom w:val="nil"/>
            </w:tcBorders>
            <w:shd w:val="clear" w:color="auto" w:fill="auto"/>
            <w:noWrap/>
            <w:vAlign w:val="bottom"/>
            <w:hideMark/>
          </w:tcPr>
          <w:p w14:paraId="593250B8"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GCA_010120015.1</w:t>
            </w:r>
          </w:p>
        </w:tc>
        <w:tc>
          <w:tcPr>
            <w:tcW w:w="1800" w:type="dxa"/>
            <w:tcBorders>
              <w:top w:val="nil"/>
              <w:left w:val="nil"/>
              <w:bottom w:val="nil"/>
            </w:tcBorders>
            <w:shd w:val="clear" w:color="auto" w:fill="auto"/>
            <w:noWrap/>
            <w:vAlign w:val="bottom"/>
            <w:hideMark/>
          </w:tcPr>
          <w:p w14:paraId="7A4F945B"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59FB6E61" w14:textId="6BE755A8"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2627</w:t>
            </w:r>
          </w:p>
        </w:tc>
        <w:tc>
          <w:tcPr>
            <w:tcW w:w="1818" w:type="dxa"/>
            <w:tcBorders>
              <w:top w:val="nil"/>
              <w:left w:val="nil"/>
              <w:bottom w:val="nil"/>
            </w:tcBorders>
          </w:tcPr>
          <w:p w14:paraId="102F43B5"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p>
        </w:tc>
      </w:tr>
      <w:tr w:rsidR="008C347C" w:rsidRPr="00231BBB" w14:paraId="00956247" w14:textId="00453A59" w:rsidTr="008C347C">
        <w:trPr>
          <w:trHeight w:val="288"/>
        </w:trPr>
        <w:tc>
          <w:tcPr>
            <w:tcW w:w="1908" w:type="dxa"/>
            <w:tcBorders>
              <w:top w:val="nil"/>
              <w:bottom w:val="single" w:sz="4" w:space="0" w:color="auto"/>
            </w:tcBorders>
            <w:shd w:val="clear" w:color="auto" w:fill="auto"/>
            <w:noWrap/>
            <w:vAlign w:val="bottom"/>
            <w:hideMark/>
          </w:tcPr>
          <w:p w14:paraId="5D9922D5" w14:textId="77777777" w:rsidR="008C347C" w:rsidRPr="00231BBB"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Rhynchomys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soricoides</w:t>
            </w:r>
            <w:proofErr w:type="spellEnd"/>
          </w:p>
        </w:tc>
        <w:tc>
          <w:tcPr>
            <w:tcW w:w="3240" w:type="dxa"/>
            <w:tcBorders>
              <w:top w:val="nil"/>
              <w:bottom w:val="single" w:sz="4" w:space="0" w:color="auto"/>
            </w:tcBorders>
            <w:shd w:val="clear" w:color="auto" w:fill="auto"/>
            <w:noWrap/>
            <w:vAlign w:val="bottom"/>
            <w:hideMark/>
          </w:tcPr>
          <w:p w14:paraId="56DA2EF4" w14:textId="3EB78439"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Kumon et al., 2021: De novo assembled</w:t>
            </w:r>
          </w:p>
        </w:tc>
        <w:tc>
          <w:tcPr>
            <w:tcW w:w="1800" w:type="dxa"/>
            <w:tcBorders>
              <w:top w:val="nil"/>
              <w:left w:val="nil"/>
              <w:bottom w:val="single" w:sz="4" w:space="0" w:color="auto"/>
            </w:tcBorders>
            <w:shd w:val="clear" w:color="auto" w:fill="auto"/>
            <w:noWrap/>
            <w:vAlign w:val="bottom"/>
            <w:hideMark/>
          </w:tcPr>
          <w:p w14:paraId="0B481DDC" w14:textId="77777777"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single" w:sz="4" w:space="0" w:color="auto"/>
            </w:tcBorders>
          </w:tcPr>
          <w:p w14:paraId="68AE44E1" w14:textId="112ADC8D" w:rsidR="008C347C" w:rsidRPr="00231BBB" w:rsidRDefault="00A76FC9"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2570</w:t>
            </w:r>
          </w:p>
        </w:tc>
        <w:tc>
          <w:tcPr>
            <w:tcW w:w="1818" w:type="dxa"/>
            <w:tcBorders>
              <w:top w:val="nil"/>
              <w:left w:val="nil"/>
              <w:bottom w:val="single" w:sz="4" w:space="0" w:color="auto"/>
            </w:tcBorders>
          </w:tcPr>
          <w:p w14:paraId="7ADC064D" w14:textId="15A02381" w:rsidR="008C347C" w:rsidRPr="00231BBB" w:rsidRDefault="008C347C" w:rsidP="00F413E3">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bl>
    <w:p w14:paraId="7724658D" w14:textId="4A58D353" w:rsidR="00231BBB" w:rsidRDefault="00231BBB" w:rsidP="00F413E3">
      <w:pPr>
        <w:jc w:val="both"/>
      </w:pPr>
    </w:p>
    <w:p w14:paraId="4CAFEFCB" w14:textId="435FA381" w:rsidR="00231BBB" w:rsidRDefault="00231BBB" w:rsidP="00F413E3">
      <w:pPr>
        <w:jc w:val="both"/>
      </w:pPr>
    </w:p>
    <w:p w14:paraId="47106FE4" w14:textId="5CA16A79" w:rsidR="008C347C" w:rsidRDefault="008C347C" w:rsidP="00F413E3">
      <w:pPr>
        <w:jc w:val="both"/>
      </w:pPr>
    </w:p>
    <w:p w14:paraId="377E8C55" w14:textId="0CDA73B2" w:rsidR="008C347C" w:rsidRDefault="008C347C" w:rsidP="00F413E3">
      <w:pPr>
        <w:jc w:val="both"/>
      </w:pPr>
    </w:p>
    <w:p w14:paraId="7CE5D7EB" w14:textId="77777777" w:rsidR="008C347C" w:rsidRPr="007061AA" w:rsidRDefault="008C347C" w:rsidP="00F413E3">
      <w:pPr>
        <w:pStyle w:val="Heading3"/>
      </w:pPr>
      <w:r>
        <w:lastRenderedPageBreak/>
        <w:t xml:space="preserve">Table 2: Prior node ages used in phylogenetic dating in millions of years before present. </w:t>
      </w:r>
    </w:p>
    <w:tbl>
      <w:tblPr>
        <w:tblW w:w="8085" w:type="dxa"/>
        <w:jc w:val="center"/>
        <w:tblLook w:val="04A0" w:firstRow="1" w:lastRow="0" w:firstColumn="1" w:lastColumn="0" w:noHBand="0" w:noVBand="1"/>
      </w:tblPr>
      <w:tblGrid>
        <w:gridCol w:w="1425"/>
        <w:gridCol w:w="1800"/>
        <w:gridCol w:w="1995"/>
        <w:gridCol w:w="2865"/>
      </w:tblGrid>
      <w:tr w:rsidR="008C347C" w:rsidRPr="006B09C6" w14:paraId="785A76B3" w14:textId="77777777" w:rsidTr="008C347C">
        <w:trPr>
          <w:trHeight w:val="288"/>
          <w:jc w:val="center"/>
        </w:trPr>
        <w:tc>
          <w:tcPr>
            <w:tcW w:w="14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994BD5"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Clade</w:t>
            </w:r>
          </w:p>
        </w:tc>
        <w:tc>
          <w:tcPr>
            <w:tcW w:w="1800" w:type="dxa"/>
            <w:tcBorders>
              <w:top w:val="single" w:sz="4" w:space="0" w:color="auto"/>
              <w:left w:val="single" w:sz="4" w:space="0" w:color="auto"/>
              <w:bottom w:val="single" w:sz="4" w:space="0" w:color="auto"/>
              <w:right w:val="single" w:sz="4" w:space="0" w:color="auto"/>
            </w:tcBorders>
          </w:tcPr>
          <w:p w14:paraId="4BFEEECA"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 xml:space="preserve">Minimum Age </w:t>
            </w:r>
          </w:p>
        </w:tc>
        <w:tc>
          <w:tcPr>
            <w:tcW w:w="19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1B8F02"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Maximum Age</w:t>
            </w:r>
          </w:p>
        </w:tc>
        <w:tc>
          <w:tcPr>
            <w:tcW w:w="2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49E81D" w14:textId="77777777" w:rsidR="008C347C" w:rsidRPr="008C347C" w:rsidRDefault="008C347C" w:rsidP="00F413E3">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Citation</w:t>
            </w:r>
          </w:p>
        </w:tc>
      </w:tr>
      <w:tr w:rsidR="008C347C" w:rsidRPr="006B09C6" w14:paraId="6FF741AA" w14:textId="77777777" w:rsidTr="008C347C">
        <w:trPr>
          <w:trHeight w:val="288"/>
          <w:jc w:val="center"/>
        </w:trPr>
        <w:tc>
          <w:tcPr>
            <w:tcW w:w="1425" w:type="dxa"/>
            <w:tcBorders>
              <w:top w:val="single" w:sz="4" w:space="0" w:color="auto"/>
              <w:left w:val="single" w:sz="4" w:space="0" w:color="auto"/>
              <w:bottom w:val="nil"/>
              <w:right w:val="single" w:sz="4" w:space="0" w:color="auto"/>
            </w:tcBorders>
            <w:shd w:val="clear" w:color="auto" w:fill="auto"/>
            <w:noWrap/>
            <w:vAlign w:val="bottom"/>
            <w:hideMark/>
          </w:tcPr>
          <w:p w14:paraId="4188ACE2"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r w:rsidRPr="008C347C">
              <w:rPr>
                <w:rFonts w:ascii="Times New Roman" w:eastAsia="Times New Roman" w:hAnsi="Times New Roman" w:cs="Times New Roman"/>
                <w:i/>
                <w:iCs/>
                <w:color w:val="000000"/>
                <w:sz w:val="24"/>
                <w:szCs w:val="24"/>
              </w:rPr>
              <w:t>Mus</w:t>
            </w:r>
          </w:p>
        </w:tc>
        <w:tc>
          <w:tcPr>
            <w:tcW w:w="1800" w:type="dxa"/>
            <w:tcBorders>
              <w:top w:val="single" w:sz="4" w:space="0" w:color="auto"/>
              <w:left w:val="single" w:sz="4" w:space="0" w:color="auto"/>
              <w:bottom w:val="nil"/>
              <w:right w:val="single" w:sz="4" w:space="0" w:color="auto"/>
            </w:tcBorders>
          </w:tcPr>
          <w:p w14:paraId="335D3DAF"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5.3</w:t>
            </w:r>
          </w:p>
        </w:tc>
        <w:tc>
          <w:tcPr>
            <w:tcW w:w="1995" w:type="dxa"/>
            <w:tcBorders>
              <w:top w:val="single" w:sz="4" w:space="0" w:color="auto"/>
              <w:left w:val="single" w:sz="4" w:space="0" w:color="auto"/>
              <w:bottom w:val="nil"/>
              <w:right w:val="single" w:sz="4" w:space="0" w:color="auto"/>
            </w:tcBorders>
            <w:shd w:val="clear" w:color="auto" w:fill="auto"/>
            <w:noWrap/>
            <w:vAlign w:val="bottom"/>
            <w:hideMark/>
          </w:tcPr>
          <w:p w14:paraId="1B14256A"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7.2</w:t>
            </w:r>
          </w:p>
        </w:tc>
        <w:tc>
          <w:tcPr>
            <w:tcW w:w="2865" w:type="dxa"/>
            <w:tcBorders>
              <w:top w:val="single" w:sz="4" w:space="0" w:color="auto"/>
              <w:left w:val="single" w:sz="4" w:space="0" w:color="auto"/>
              <w:bottom w:val="nil"/>
              <w:right w:val="single" w:sz="4" w:space="0" w:color="auto"/>
            </w:tcBorders>
            <w:shd w:val="clear" w:color="auto" w:fill="auto"/>
            <w:noWrap/>
            <w:vAlign w:val="bottom"/>
            <w:hideMark/>
          </w:tcPr>
          <w:p w14:paraId="6EEC07E1"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proofErr w:type="spellStart"/>
            <w:r w:rsidRPr="008C347C">
              <w:rPr>
                <w:rFonts w:ascii="Times New Roman" w:eastAsia="Times New Roman" w:hAnsi="Times New Roman" w:cs="Times New Roman"/>
                <w:color w:val="000000"/>
                <w:sz w:val="24"/>
                <w:szCs w:val="24"/>
              </w:rPr>
              <w:t>Steppan</w:t>
            </w:r>
            <w:proofErr w:type="spellEnd"/>
            <w:r w:rsidRPr="008C347C">
              <w:rPr>
                <w:rFonts w:ascii="Times New Roman" w:eastAsia="Times New Roman" w:hAnsi="Times New Roman" w:cs="Times New Roman"/>
                <w:color w:val="000000"/>
                <w:sz w:val="24"/>
                <w:szCs w:val="24"/>
              </w:rPr>
              <w:t xml:space="preserve"> and Schenk, 2017</w:t>
            </w:r>
          </w:p>
        </w:tc>
      </w:tr>
      <w:tr w:rsidR="008C347C" w:rsidRPr="006B09C6" w14:paraId="7B45E189" w14:textId="77777777" w:rsidTr="008C347C">
        <w:trPr>
          <w:trHeight w:val="288"/>
          <w:jc w:val="center"/>
        </w:trPr>
        <w:tc>
          <w:tcPr>
            <w:tcW w:w="1425" w:type="dxa"/>
            <w:tcBorders>
              <w:top w:val="nil"/>
              <w:left w:val="single" w:sz="4" w:space="0" w:color="auto"/>
              <w:bottom w:val="nil"/>
              <w:right w:val="single" w:sz="4" w:space="0" w:color="auto"/>
            </w:tcBorders>
            <w:shd w:val="clear" w:color="auto" w:fill="auto"/>
            <w:noWrap/>
            <w:vAlign w:val="bottom"/>
            <w:hideMark/>
          </w:tcPr>
          <w:p w14:paraId="7B9F0B91"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proofErr w:type="spellStart"/>
            <w:r w:rsidRPr="008C347C">
              <w:rPr>
                <w:rFonts w:ascii="Times New Roman" w:eastAsia="Times New Roman" w:hAnsi="Times New Roman" w:cs="Times New Roman"/>
                <w:i/>
                <w:iCs/>
                <w:color w:val="000000"/>
                <w:sz w:val="24"/>
                <w:szCs w:val="24"/>
              </w:rPr>
              <w:t>Apodemus</w:t>
            </w:r>
            <w:proofErr w:type="spellEnd"/>
            <w:r w:rsidRPr="008C347C">
              <w:rPr>
                <w:rFonts w:ascii="Times New Roman" w:eastAsia="Times New Roman" w:hAnsi="Times New Roman" w:cs="Times New Roman"/>
                <w:i/>
                <w:iCs/>
                <w:color w:val="000000"/>
                <w:sz w:val="24"/>
                <w:szCs w:val="24"/>
              </w:rPr>
              <w:t xml:space="preserve"> </w:t>
            </w:r>
          </w:p>
        </w:tc>
        <w:tc>
          <w:tcPr>
            <w:tcW w:w="1800" w:type="dxa"/>
            <w:tcBorders>
              <w:top w:val="nil"/>
              <w:left w:val="single" w:sz="4" w:space="0" w:color="auto"/>
              <w:bottom w:val="nil"/>
              <w:right w:val="single" w:sz="4" w:space="0" w:color="auto"/>
            </w:tcBorders>
          </w:tcPr>
          <w:p w14:paraId="1F8BC0C6"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5.3</w:t>
            </w:r>
          </w:p>
        </w:tc>
        <w:tc>
          <w:tcPr>
            <w:tcW w:w="1995" w:type="dxa"/>
            <w:tcBorders>
              <w:top w:val="nil"/>
              <w:left w:val="single" w:sz="4" w:space="0" w:color="auto"/>
              <w:bottom w:val="nil"/>
              <w:right w:val="single" w:sz="4" w:space="0" w:color="auto"/>
            </w:tcBorders>
            <w:shd w:val="clear" w:color="auto" w:fill="auto"/>
            <w:noWrap/>
            <w:vAlign w:val="bottom"/>
            <w:hideMark/>
          </w:tcPr>
          <w:p w14:paraId="4F6F3296"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7.2</w:t>
            </w:r>
          </w:p>
        </w:tc>
        <w:tc>
          <w:tcPr>
            <w:tcW w:w="2865" w:type="dxa"/>
            <w:tcBorders>
              <w:top w:val="nil"/>
              <w:left w:val="single" w:sz="4" w:space="0" w:color="auto"/>
              <w:bottom w:val="nil"/>
              <w:right w:val="single" w:sz="4" w:space="0" w:color="auto"/>
            </w:tcBorders>
            <w:shd w:val="clear" w:color="auto" w:fill="auto"/>
            <w:noWrap/>
            <w:vAlign w:val="bottom"/>
            <w:hideMark/>
          </w:tcPr>
          <w:p w14:paraId="77F48958"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Schenk et al., 2013</w:t>
            </w:r>
          </w:p>
        </w:tc>
      </w:tr>
      <w:tr w:rsidR="008C347C" w:rsidRPr="00F379CE" w14:paraId="1E58ECD3" w14:textId="77777777" w:rsidTr="008C347C">
        <w:trPr>
          <w:trHeight w:val="288"/>
          <w:jc w:val="center"/>
        </w:trPr>
        <w:tc>
          <w:tcPr>
            <w:tcW w:w="1425" w:type="dxa"/>
            <w:tcBorders>
              <w:top w:val="nil"/>
              <w:left w:val="single" w:sz="4" w:space="0" w:color="auto"/>
              <w:bottom w:val="nil"/>
              <w:right w:val="single" w:sz="4" w:space="0" w:color="auto"/>
            </w:tcBorders>
            <w:shd w:val="clear" w:color="auto" w:fill="auto"/>
            <w:noWrap/>
            <w:vAlign w:val="bottom"/>
          </w:tcPr>
          <w:p w14:paraId="42EA4C9D" w14:textId="77777777" w:rsidR="008C347C" w:rsidRPr="008C347C" w:rsidRDefault="008C347C" w:rsidP="00F413E3">
            <w:pPr>
              <w:spacing w:after="0" w:line="240" w:lineRule="auto"/>
              <w:jc w:val="both"/>
              <w:rPr>
                <w:rFonts w:ascii="Times New Roman" w:eastAsia="Times New Roman" w:hAnsi="Times New Roman" w:cs="Times New Roman"/>
                <w:i/>
                <w:iCs/>
                <w:color w:val="000000"/>
                <w:sz w:val="24"/>
                <w:szCs w:val="24"/>
              </w:rPr>
            </w:pPr>
            <w:r w:rsidRPr="008C347C">
              <w:rPr>
                <w:rFonts w:ascii="Times New Roman" w:eastAsia="Times New Roman" w:hAnsi="Times New Roman" w:cs="Times New Roman"/>
                <w:i/>
                <w:iCs/>
                <w:color w:val="000000"/>
                <w:sz w:val="24"/>
                <w:szCs w:val="24"/>
              </w:rPr>
              <w:t>Rattus</w:t>
            </w:r>
          </w:p>
        </w:tc>
        <w:tc>
          <w:tcPr>
            <w:tcW w:w="1800" w:type="dxa"/>
            <w:tcBorders>
              <w:top w:val="nil"/>
              <w:left w:val="single" w:sz="4" w:space="0" w:color="auto"/>
              <w:bottom w:val="nil"/>
              <w:right w:val="single" w:sz="4" w:space="0" w:color="auto"/>
            </w:tcBorders>
          </w:tcPr>
          <w:p w14:paraId="318A0904"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2.4</w:t>
            </w:r>
          </w:p>
        </w:tc>
        <w:tc>
          <w:tcPr>
            <w:tcW w:w="1995" w:type="dxa"/>
            <w:tcBorders>
              <w:top w:val="nil"/>
              <w:left w:val="single" w:sz="4" w:space="0" w:color="auto"/>
              <w:bottom w:val="nil"/>
              <w:right w:val="single" w:sz="4" w:space="0" w:color="auto"/>
            </w:tcBorders>
            <w:shd w:val="clear" w:color="auto" w:fill="auto"/>
            <w:noWrap/>
            <w:vAlign w:val="bottom"/>
          </w:tcPr>
          <w:p w14:paraId="17889A19"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3.6</w:t>
            </w:r>
          </w:p>
        </w:tc>
        <w:tc>
          <w:tcPr>
            <w:tcW w:w="2865" w:type="dxa"/>
            <w:tcBorders>
              <w:top w:val="nil"/>
              <w:left w:val="single" w:sz="4" w:space="0" w:color="auto"/>
              <w:bottom w:val="nil"/>
              <w:right w:val="single" w:sz="4" w:space="0" w:color="auto"/>
            </w:tcBorders>
            <w:shd w:val="clear" w:color="auto" w:fill="auto"/>
            <w:noWrap/>
            <w:vAlign w:val="bottom"/>
          </w:tcPr>
          <w:p w14:paraId="6E8C7B09"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proofErr w:type="spellStart"/>
            <w:r w:rsidRPr="008C347C">
              <w:rPr>
                <w:rFonts w:ascii="Times New Roman" w:eastAsia="Times New Roman" w:hAnsi="Times New Roman" w:cs="Times New Roman"/>
                <w:color w:val="000000"/>
                <w:sz w:val="24"/>
                <w:szCs w:val="24"/>
              </w:rPr>
              <w:t>Steppan</w:t>
            </w:r>
            <w:proofErr w:type="spellEnd"/>
            <w:r w:rsidRPr="008C347C">
              <w:rPr>
                <w:rFonts w:ascii="Times New Roman" w:eastAsia="Times New Roman" w:hAnsi="Times New Roman" w:cs="Times New Roman"/>
                <w:color w:val="000000"/>
                <w:sz w:val="24"/>
                <w:szCs w:val="24"/>
              </w:rPr>
              <w:t xml:space="preserve"> and Schenk, 2017</w:t>
            </w:r>
          </w:p>
        </w:tc>
      </w:tr>
      <w:tr w:rsidR="008C347C" w:rsidRPr="006B09C6" w14:paraId="051AE74A" w14:textId="77777777" w:rsidTr="008C347C">
        <w:trPr>
          <w:trHeight w:val="288"/>
          <w:jc w:val="center"/>
        </w:trPr>
        <w:tc>
          <w:tcPr>
            <w:tcW w:w="1425" w:type="dxa"/>
            <w:tcBorders>
              <w:top w:val="nil"/>
              <w:left w:val="single" w:sz="4" w:space="0" w:color="auto"/>
              <w:bottom w:val="nil"/>
              <w:right w:val="single" w:sz="4" w:space="0" w:color="auto"/>
            </w:tcBorders>
            <w:shd w:val="clear" w:color="auto" w:fill="auto"/>
            <w:noWrap/>
            <w:vAlign w:val="bottom"/>
          </w:tcPr>
          <w:p w14:paraId="54822B80" w14:textId="77777777" w:rsidR="008C347C" w:rsidRPr="008C347C" w:rsidRDefault="008C347C" w:rsidP="00F413E3">
            <w:pPr>
              <w:spacing w:after="0" w:line="240" w:lineRule="auto"/>
              <w:jc w:val="both"/>
              <w:rPr>
                <w:rFonts w:ascii="Times New Roman" w:eastAsia="Times New Roman" w:hAnsi="Times New Roman" w:cs="Times New Roman"/>
                <w:iCs/>
                <w:color w:val="000000"/>
                <w:sz w:val="24"/>
                <w:szCs w:val="24"/>
              </w:rPr>
            </w:pPr>
            <w:proofErr w:type="spellStart"/>
            <w:r w:rsidRPr="008C347C">
              <w:rPr>
                <w:rFonts w:ascii="Times New Roman" w:eastAsia="Times New Roman" w:hAnsi="Times New Roman" w:cs="Times New Roman"/>
                <w:iCs/>
                <w:color w:val="000000"/>
                <w:sz w:val="24"/>
                <w:szCs w:val="24"/>
              </w:rPr>
              <w:t>Murinae</w:t>
            </w:r>
            <w:proofErr w:type="spellEnd"/>
          </w:p>
        </w:tc>
        <w:tc>
          <w:tcPr>
            <w:tcW w:w="1800" w:type="dxa"/>
            <w:tcBorders>
              <w:top w:val="nil"/>
              <w:left w:val="single" w:sz="4" w:space="0" w:color="auto"/>
              <w:bottom w:val="nil"/>
              <w:right w:val="single" w:sz="4" w:space="0" w:color="auto"/>
            </w:tcBorders>
          </w:tcPr>
          <w:p w14:paraId="20CBA6F7"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12.1</w:t>
            </w:r>
          </w:p>
        </w:tc>
        <w:tc>
          <w:tcPr>
            <w:tcW w:w="1995" w:type="dxa"/>
            <w:tcBorders>
              <w:top w:val="nil"/>
              <w:left w:val="single" w:sz="4" w:space="0" w:color="auto"/>
              <w:bottom w:val="nil"/>
              <w:right w:val="single" w:sz="4" w:space="0" w:color="auto"/>
            </w:tcBorders>
            <w:shd w:val="clear" w:color="auto" w:fill="auto"/>
            <w:noWrap/>
            <w:vAlign w:val="bottom"/>
          </w:tcPr>
          <w:p w14:paraId="3FD126ED"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14.05</w:t>
            </w:r>
          </w:p>
        </w:tc>
        <w:tc>
          <w:tcPr>
            <w:tcW w:w="2865" w:type="dxa"/>
            <w:tcBorders>
              <w:top w:val="nil"/>
              <w:left w:val="single" w:sz="4" w:space="0" w:color="auto"/>
              <w:bottom w:val="nil"/>
              <w:right w:val="single" w:sz="4" w:space="0" w:color="auto"/>
            </w:tcBorders>
            <w:shd w:val="clear" w:color="auto" w:fill="auto"/>
            <w:noWrap/>
            <w:vAlign w:val="bottom"/>
          </w:tcPr>
          <w:p w14:paraId="55CF19BA" w14:textId="77777777" w:rsidR="008C347C" w:rsidRPr="008C347C" w:rsidRDefault="008C347C" w:rsidP="00F413E3">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Schenk et al., 2013</w:t>
            </w:r>
          </w:p>
        </w:tc>
      </w:tr>
    </w:tbl>
    <w:p w14:paraId="33952CD6" w14:textId="77777777" w:rsidR="008C347C" w:rsidRPr="00DD7998" w:rsidRDefault="008C347C" w:rsidP="00F413E3">
      <w:pPr>
        <w:jc w:val="both"/>
      </w:pPr>
    </w:p>
    <w:p w14:paraId="59582B7A" w14:textId="464628E4" w:rsidR="00CD624D" w:rsidRPr="00197A2B" w:rsidRDefault="00CD624D" w:rsidP="00F413E3">
      <w:pPr>
        <w:pStyle w:val="Heading3"/>
      </w:pPr>
      <w:r w:rsidRPr="00197A2B">
        <w:t xml:space="preserve">Table </w:t>
      </w:r>
      <w:r w:rsidR="008C347C">
        <w:t>3</w:t>
      </w:r>
      <w:r w:rsidRPr="00197A2B">
        <w:t xml:space="preserve">: The most frequently recovered topologies across all 10kb windows. RS = </w:t>
      </w:r>
      <w:proofErr w:type="spellStart"/>
      <w:r w:rsidRPr="00BC53EE">
        <w:rPr>
          <w:i/>
        </w:rPr>
        <w:t>Rhyncomys</w:t>
      </w:r>
      <w:proofErr w:type="spellEnd"/>
      <w:r w:rsidRPr="00BC53EE">
        <w:rPr>
          <w:i/>
        </w:rPr>
        <w:t xml:space="preserve"> </w:t>
      </w:r>
      <w:proofErr w:type="spellStart"/>
      <w:r w:rsidRPr="00BC53EE">
        <w:rPr>
          <w:i/>
        </w:rPr>
        <w:t>soricoides</w:t>
      </w:r>
      <w:proofErr w:type="spellEnd"/>
      <w:r w:rsidRPr="00197A2B">
        <w:t xml:space="preserve">, GD = </w:t>
      </w:r>
      <w:proofErr w:type="spellStart"/>
      <w:r w:rsidRPr="00BC53EE">
        <w:rPr>
          <w:i/>
        </w:rPr>
        <w:t>Grammomys</w:t>
      </w:r>
      <w:proofErr w:type="spellEnd"/>
      <w:r w:rsidRPr="00BC53EE">
        <w:rPr>
          <w:i/>
        </w:rPr>
        <w:t xml:space="preserve"> </w:t>
      </w:r>
      <w:proofErr w:type="spellStart"/>
      <w:r w:rsidRPr="00BC53EE">
        <w:rPr>
          <w:i/>
        </w:rPr>
        <w:t>dolichurus</w:t>
      </w:r>
      <w:proofErr w:type="spellEnd"/>
      <w:r w:rsidRPr="00197A2B">
        <w:t xml:space="preserve">, RD = </w:t>
      </w:r>
      <w:proofErr w:type="spellStart"/>
      <w:r w:rsidRPr="00BC53EE">
        <w:rPr>
          <w:i/>
        </w:rPr>
        <w:t>Rhabdomys</w:t>
      </w:r>
      <w:proofErr w:type="spellEnd"/>
      <w:r w:rsidRPr="00BC53EE">
        <w:rPr>
          <w:i/>
        </w:rPr>
        <w:t xml:space="preserve"> </w:t>
      </w:r>
      <w:proofErr w:type="spellStart"/>
      <w:r w:rsidRPr="00BC53EE">
        <w:rPr>
          <w:i/>
        </w:rPr>
        <w:t>dilectus</w:t>
      </w:r>
      <w:proofErr w:type="spellEnd"/>
      <w:r w:rsidRPr="00197A2B">
        <w:t xml:space="preserve">, MM = </w:t>
      </w:r>
      <w:r w:rsidRPr="00BC53EE">
        <w:rPr>
          <w:i/>
        </w:rPr>
        <w:t>Mus musculus</w:t>
      </w:r>
      <w:r w:rsidRPr="00197A2B">
        <w:t xml:space="preserve">, HA = </w:t>
      </w:r>
      <w:proofErr w:type="spellStart"/>
      <w:r w:rsidRPr="00BC53EE">
        <w:rPr>
          <w:i/>
        </w:rPr>
        <w:t>Hylomyscus</w:t>
      </w:r>
      <w:proofErr w:type="spellEnd"/>
      <w:r w:rsidRPr="00BC53EE">
        <w:rPr>
          <w:i/>
        </w:rPr>
        <w:t xml:space="preserve"> </w:t>
      </w:r>
      <w:proofErr w:type="spellStart"/>
      <w:r w:rsidRPr="00BC53EE">
        <w:rPr>
          <w:i/>
        </w:rPr>
        <w:t>alleni</w:t>
      </w:r>
      <w:proofErr w:type="spellEnd"/>
      <w:r w:rsidRPr="00197A2B">
        <w:t xml:space="preserve">, MN = </w:t>
      </w:r>
      <w:proofErr w:type="spellStart"/>
      <w:r w:rsidRPr="00BC53EE">
        <w:rPr>
          <w:i/>
        </w:rPr>
        <w:t>Mastomys</w:t>
      </w:r>
      <w:proofErr w:type="spellEnd"/>
      <w:r w:rsidRPr="00BC53EE">
        <w:rPr>
          <w:i/>
        </w:rPr>
        <w:t xml:space="preserve"> </w:t>
      </w:r>
      <w:proofErr w:type="spellStart"/>
      <w:r w:rsidRPr="00BC53EE">
        <w:rPr>
          <w:i/>
        </w:rPr>
        <w:t>natalensis</w:t>
      </w:r>
      <w:proofErr w:type="spellEnd"/>
      <w:r w:rsidRPr="00197A2B">
        <w:t xml:space="preserve">, PD = </w:t>
      </w:r>
      <w:proofErr w:type="spellStart"/>
      <w:r w:rsidRPr="00BC53EE">
        <w:rPr>
          <w:i/>
        </w:rPr>
        <w:t>Praomys</w:t>
      </w:r>
      <w:proofErr w:type="spellEnd"/>
      <w:r w:rsidRPr="00BC53EE">
        <w:rPr>
          <w:i/>
        </w:rPr>
        <w:t xml:space="preserve"> </w:t>
      </w:r>
      <w:proofErr w:type="spellStart"/>
      <w:r w:rsidRPr="00BC53EE">
        <w:rPr>
          <w:i/>
        </w:rPr>
        <w:t>delectorum</w:t>
      </w:r>
      <w:proofErr w:type="spellEnd"/>
      <w:r w:rsidRPr="00197A2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4197"/>
        <w:gridCol w:w="1684"/>
        <w:gridCol w:w="2451"/>
      </w:tblGrid>
      <w:tr w:rsidR="00CD624D" w:rsidRPr="00197A2B" w14:paraId="7F912AF0" w14:textId="2E694927" w:rsidTr="00CD624D">
        <w:tc>
          <w:tcPr>
            <w:tcW w:w="1018" w:type="dxa"/>
            <w:tcBorders>
              <w:top w:val="single" w:sz="4" w:space="0" w:color="auto"/>
              <w:bottom w:val="single" w:sz="4" w:space="0" w:color="auto"/>
            </w:tcBorders>
            <w:vAlign w:val="center"/>
          </w:tcPr>
          <w:p w14:paraId="6850A9B7" w14:textId="15604AC4"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Rank</w:t>
            </w:r>
          </w:p>
        </w:tc>
        <w:tc>
          <w:tcPr>
            <w:tcW w:w="4197" w:type="dxa"/>
            <w:tcBorders>
              <w:top w:val="single" w:sz="4" w:space="0" w:color="auto"/>
              <w:bottom w:val="single" w:sz="4" w:space="0" w:color="auto"/>
            </w:tcBorders>
            <w:vAlign w:val="center"/>
          </w:tcPr>
          <w:p w14:paraId="798BB44F" w14:textId="5C86E91D"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Topology</w:t>
            </w:r>
          </w:p>
        </w:tc>
        <w:tc>
          <w:tcPr>
            <w:tcW w:w="1684" w:type="dxa"/>
            <w:tcBorders>
              <w:top w:val="single" w:sz="4" w:space="0" w:color="auto"/>
              <w:bottom w:val="single" w:sz="4" w:space="0" w:color="auto"/>
            </w:tcBorders>
            <w:vAlign w:val="center"/>
          </w:tcPr>
          <w:p w14:paraId="1EE72AD4" w14:textId="43B13B1B"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 of windows</w:t>
            </w:r>
          </w:p>
        </w:tc>
        <w:tc>
          <w:tcPr>
            <w:tcW w:w="2451" w:type="dxa"/>
            <w:tcBorders>
              <w:top w:val="single" w:sz="4" w:space="0" w:color="auto"/>
              <w:bottom w:val="single" w:sz="4" w:space="0" w:color="auto"/>
            </w:tcBorders>
            <w:vAlign w:val="center"/>
          </w:tcPr>
          <w:p w14:paraId="18282507" w14:textId="7CB30347" w:rsidR="00CD624D" w:rsidRPr="00197A2B" w:rsidRDefault="00CD624D"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Proportion of windows</w:t>
            </w:r>
          </w:p>
        </w:tc>
      </w:tr>
      <w:tr w:rsidR="002505CF" w:rsidRPr="00197A2B" w14:paraId="2F640F03" w14:textId="77777777" w:rsidTr="005C2974">
        <w:trPr>
          <w:trHeight w:val="300"/>
        </w:trPr>
        <w:tc>
          <w:tcPr>
            <w:tcW w:w="1018" w:type="dxa"/>
            <w:tcBorders>
              <w:top w:val="single" w:sz="4" w:space="0" w:color="auto"/>
            </w:tcBorders>
            <w:noWrap/>
            <w:vAlign w:val="bottom"/>
            <w:hideMark/>
          </w:tcPr>
          <w:p w14:paraId="13C72F08" w14:textId="1271BF5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w:t>
            </w:r>
          </w:p>
        </w:tc>
        <w:tc>
          <w:tcPr>
            <w:tcW w:w="4197" w:type="dxa"/>
            <w:tcBorders>
              <w:top w:val="single" w:sz="4" w:space="0" w:color="auto"/>
            </w:tcBorders>
            <w:noWrap/>
            <w:vAlign w:val="bottom"/>
            <w:hideMark/>
          </w:tcPr>
          <w:p w14:paraId="5B6406DE" w14:textId="080F87F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(GD,RD),(MM,((HA,MN),PD))));</w:t>
            </w:r>
          </w:p>
        </w:tc>
        <w:tc>
          <w:tcPr>
            <w:tcW w:w="1684" w:type="dxa"/>
            <w:tcBorders>
              <w:top w:val="single" w:sz="4" w:space="0" w:color="auto"/>
            </w:tcBorders>
            <w:noWrap/>
            <w:vAlign w:val="bottom"/>
            <w:hideMark/>
          </w:tcPr>
          <w:p w14:paraId="27685EFF" w14:textId="6C128DBB"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23864</w:t>
            </w:r>
          </w:p>
        </w:tc>
        <w:tc>
          <w:tcPr>
            <w:tcW w:w="2451" w:type="dxa"/>
            <w:tcBorders>
              <w:top w:val="single" w:sz="4" w:space="0" w:color="auto"/>
            </w:tcBorders>
            <w:noWrap/>
            <w:vAlign w:val="bottom"/>
            <w:hideMark/>
          </w:tcPr>
          <w:p w14:paraId="6A112923" w14:textId="0CC9DDA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0.146</w:t>
            </w:r>
          </w:p>
        </w:tc>
      </w:tr>
      <w:tr w:rsidR="002505CF" w:rsidRPr="00197A2B" w14:paraId="74B8DEAA" w14:textId="77777777" w:rsidTr="005C2974">
        <w:trPr>
          <w:trHeight w:val="300"/>
        </w:trPr>
        <w:tc>
          <w:tcPr>
            <w:tcW w:w="1018" w:type="dxa"/>
            <w:noWrap/>
            <w:vAlign w:val="bottom"/>
            <w:hideMark/>
          </w:tcPr>
          <w:p w14:paraId="2CA0C420" w14:textId="1217515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w:t>
            </w:r>
          </w:p>
        </w:tc>
        <w:tc>
          <w:tcPr>
            <w:tcW w:w="4197" w:type="dxa"/>
            <w:noWrap/>
            <w:vAlign w:val="bottom"/>
            <w:hideMark/>
          </w:tcPr>
          <w:p w14:paraId="2E90D7E4" w14:textId="09BB672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(GD,RD),(MM,((HA,PD),MN))));</w:t>
            </w:r>
          </w:p>
        </w:tc>
        <w:tc>
          <w:tcPr>
            <w:tcW w:w="1684" w:type="dxa"/>
            <w:noWrap/>
            <w:vAlign w:val="bottom"/>
            <w:hideMark/>
          </w:tcPr>
          <w:p w14:paraId="05B71E9F" w14:textId="6EF2459D"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23836</w:t>
            </w:r>
          </w:p>
        </w:tc>
        <w:tc>
          <w:tcPr>
            <w:tcW w:w="2451" w:type="dxa"/>
            <w:noWrap/>
            <w:vAlign w:val="bottom"/>
            <w:hideMark/>
          </w:tcPr>
          <w:p w14:paraId="5D1E769A" w14:textId="22D904BB"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0.146</w:t>
            </w:r>
          </w:p>
        </w:tc>
      </w:tr>
      <w:tr w:rsidR="002505CF" w:rsidRPr="00197A2B" w14:paraId="674200AD" w14:textId="77777777" w:rsidTr="005C2974">
        <w:trPr>
          <w:trHeight w:val="300"/>
        </w:trPr>
        <w:tc>
          <w:tcPr>
            <w:tcW w:w="1018" w:type="dxa"/>
            <w:noWrap/>
            <w:vAlign w:val="bottom"/>
            <w:hideMark/>
          </w:tcPr>
          <w:p w14:paraId="73430F19" w14:textId="4F74F763"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3*</w:t>
            </w:r>
          </w:p>
        </w:tc>
        <w:tc>
          <w:tcPr>
            <w:tcW w:w="4197" w:type="dxa"/>
            <w:noWrap/>
            <w:vAlign w:val="bottom"/>
            <w:hideMark/>
          </w:tcPr>
          <w:p w14:paraId="6EA72F49" w14:textId="7721A13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(GD,RD),(MM,(HA,(MN,PD)))));</w:t>
            </w:r>
          </w:p>
        </w:tc>
        <w:tc>
          <w:tcPr>
            <w:tcW w:w="1684" w:type="dxa"/>
            <w:noWrap/>
            <w:vAlign w:val="bottom"/>
            <w:hideMark/>
          </w:tcPr>
          <w:p w14:paraId="1ECDF171" w14:textId="55DB20E0"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21509</w:t>
            </w:r>
          </w:p>
        </w:tc>
        <w:tc>
          <w:tcPr>
            <w:tcW w:w="2451" w:type="dxa"/>
            <w:noWrap/>
            <w:vAlign w:val="bottom"/>
            <w:hideMark/>
          </w:tcPr>
          <w:p w14:paraId="5DB44182" w14:textId="500A9788"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0.131</w:t>
            </w:r>
          </w:p>
        </w:tc>
      </w:tr>
      <w:tr w:rsidR="002505CF" w:rsidRPr="00197A2B" w14:paraId="61A0817F" w14:textId="77777777" w:rsidTr="005C2974">
        <w:trPr>
          <w:trHeight w:val="300"/>
        </w:trPr>
        <w:tc>
          <w:tcPr>
            <w:tcW w:w="1018" w:type="dxa"/>
            <w:noWrap/>
            <w:vAlign w:val="bottom"/>
            <w:hideMark/>
          </w:tcPr>
          <w:p w14:paraId="6A20CEA0" w14:textId="523CF3F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4</w:t>
            </w:r>
          </w:p>
        </w:tc>
        <w:tc>
          <w:tcPr>
            <w:tcW w:w="4197" w:type="dxa"/>
            <w:noWrap/>
            <w:vAlign w:val="bottom"/>
            <w:hideMark/>
          </w:tcPr>
          <w:p w14:paraId="07A3D1E8" w14:textId="7B28CB9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MM,((GD,RD),((HA,MN),PD))));</w:t>
            </w:r>
          </w:p>
        </w:tc>
        <w:tc>
          <w:tcPr>
            <w:tcW w:w="1684" w:type="dxa"/>
            <w:noWrap/>
            <w:vAlign w:val="bottom"/>
            <w:hideMark/>
          </w:tcPr>
          <w:p w14:paraId="32B85579" w14:textId="34375A4D"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14417</w:t>
            </w:r>
          </w:p>
        </w:tc>
        <w:tc>
          <w:tcPr>
            <w:tcW w:w="2451" w:type="dxa"/>
            <w:noWrap/>
            <w:vAlign w:val="bottom"/>
            <w:hideMark/>
          </w:tcPr>
          <w:p w14:paraId="64B3D287" w14:textId="232E50F2"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0.088</w:t>
            </w:r>
          </w:p>
        </w:tc>
      </w:tr>
      <w:tr w:rsidR="002505CF" w:rsidRPr="00197A2B" w14:paraId="0CAA8303" w14:textId="77777777" w:rsidTr="005C2974">
        <w:trPr>
          <w:trHeight w:val="300"/>
        </w:trPr>
        <w:tc>
          <w:tcPr>
            <w:tcW w:w="1018" w:type="dxa"/>
            <w:noWrap/>
            <w:vAlign w:val="bottom"/>
            <w:hideMark/>
          </w:tcPr>
          <w:p w14:paraId="6594DA06" w14:textId="46AEFD4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5</w:t>
            </w:r>
          </w:p>
        </w:tc>
        <w:tc>
          <w:tcPr>
            <w:tcW w:w="4197" w:type="dxa"/>
            <w:noWrap/>
            <w:vAlign w:val="bottom"/>
            <w:hideMark/>
          </w:tcPr>
          <w:p w14:paraId="1A7CFFCF" w14:textId="31167D5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MM,((GD,RD),((HA,PD),MN))));</w:t>
            </w:r>
          </w:p>
        </w:tc>
        <w:tc>
          <w:tcPr>
            <w:tcW w:w="1684" w:type="dxa"/>
            <w:noWrap/>
            <w:vAlign w:val="bottom"/>
            <w:hideMark/>
          </w:tcPr>
          <w:p w14:paraId="486E63B1" w14:textId="2C853D3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14321</w:t>
            </w:r>
          </w:p>
        </w:tc>
        <w:tc>
          <w:tcPr>
            <w:tcW w:w="2451" w:type="dxa"/>
            <w:noWrap/>
            <w:vAlign w:val="bottom"/>
            <w:hideMark/>
          </w:tcPr>
          <w:p w14:paraId="4DF35FAE" w14:textId="2995C1A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0.0874</w:t>
            </w:r>
          </w:p>
        </w:tc>
      </w:tr>
      <w:tr w:rsidR="002505CF" w:rsidRPr="00197A2B" w14:paraId="44583C51" w14:textId="77777777" w:rsidTr="005C2974">
        <w:trPr>
          <w:trHeight w:val="300"/>
        </w:trPr>
        <w:tc>
          <w:tcPr>
            <w:tcW w:w="1018" w:type="dxa"/>
            <w:noWrap/>
            <w:vAlign w:val="bottom"/>
            <w:hideMark/>
          </w:tcPr>
          <w:p w14:paraId="0470B3AE" w14:textId="24D3749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6</w:t>
            </w:r>
          </w:p>
        </w:tc>
        <w:tc>
          <w:tcPr>
            <w:tcW w:w="4197" w:type="dxa"/>
            <w:noWrap/>
            <w:vAlign w:val="bottom"/>
            <w:hideMark/>
          </w:tcPr>
          <w:p w14:paraId="72A9C66A" w14:textId="790CE5B6"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MM,((GD,RD),(HA,(MN,PD)))));</w:t>
            </w:r>
          </w:p>
        </w:tc>
        <w:tc>
          <w:tcPr>
            <w:tcW w:w="1684" w:type="dxa"/>
            <w:noWrap/>
            <w:vAlign w:val="bottom"/>
            <w:hideMark/>
          </w:tcPr>
          <w:p w14:paraId="762DD727" w14:textId="3115D05E"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14044</w:t>
            </w:r>
          </w:p>
        </w:tc>
        <w:tc>
          <w:tcPr>
            <w:tcW w:w="2451" w:type="dxa"/>
            <w:noWrap/>
            <w:vAlign w:val="bottom"/>
            <w:hideMark/>
          </w:tcPr>
          <w:p w14:paraId="57A3DCBE" w14:textId="6B8C775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0.0858</w:t>
            </w:r>
          </w:p>
        </w:tc>
      </w:tr>
      <w:tr w:rsidR="002505CF" w:rsidRPr="00197A2B" w14:paraId="2AD990C9" w14:textId="77777777" w:rsidTr="005C2974">
        <w:trPr>
          <w:trHeight w:val="300"/>
        </w:trPr>
        <w:tc>
          <w:tcPr>
            <w:tcW w:w="1018" w:type="dxa"/>
            <w:noWrap/>
            <w:vAlign w:val="bottom"/>
            <w:hideMark/>
          </w:tcPr>
          <w:p w14:paraId="080EBA5C" w14:textId="743F35F8"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7</w:t>
            </w:r>
          </w:p>
        </w:tc>
        <w:tc>
          <w:tcPr>
            <w:tcW w:w="4197" w:type="dxa"/>
            <w:noWrap/>
            <w:vAlign w:val="bottom"/>
            <w:hideMark/>
          </w:tcPr>
          <w:p w14:paraId="3810011D" w14:textId="09276A8A"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((HA,PD),MN),(MM,(GD,RD))));</w:t>
            </w:r>
          </w:p>
        </w:tc>
        <w:tc>
          <w:tcPr>
            <w:tcW w:w="1684" w:type="dxa"/>
            <w:noWrap/>
            <w:vAlign w:val="bottom"/>
            <w:hideMark/>
          </w:tcPr>
          <w:p w14:paraId="59077705" w14:textId="176C3C65"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11723</w:t>
            </w:r>
          </w:p>
        </w:tc>
        <w:tc>
          <w:tcPr>
            <w:tcW w:w="2451" w:type="dxa"/>
            <w:noWrap/>
            <w:vAlign w:val="bottom"/>
            <w:hideMark/>
          </w:tcPr>
          <w:p w14:paraId="0E6DF195" w14:textId="11918107"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0.0716</w:t>
            </w:r>
          </w:p>
        </w:tc>
      </w:tr>
      <w:tr w:rsidR="002505CF" w:rsidRPr="00197A2B" w14:paraId="1E73DC0E" w14:textId="77777777" w:rsidTr="005C2974">
        <w:trPr>
          <w:trHeight w:val="300"/>
        </w:trPr>
        <w:tc>
          <w:tcPr>
            <w:tcW w:w="1018" w:type="dxa"/>
            <w:tcBorders>
              <w:bottom w:val="single" w:sz="4" w:space="0" w:color="auto"/>
            </w:tcBorders>
            <w:noWrap/>
            <w:vAlign w:val="bottom"/>
            <w:hideMark/>
          </w:tcPr>
          <w:p w14:paraId="77943693" w14:textId="0DBA85FE"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8</w:t>
            </w:r>
          </w:p>
        </w:tc>
        <w:tc>
          <w:tcPr>
            <w:tcW w:w="4197" w:type="dxa"/>
            <w:tcBorders>
              <w:bottom w:val="single" w:sz="4" w:space="0" w:color="auto"/>
            </w:tcBorders>
            <w:noWrap/>
            <w:vAlign w:val="bottom"/>
            <w:hideMark/>
          </w:tcPr>
          <w:p w14:paraId="0BFE9127" w14:textId="53104824"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w:t>
            </w:r>
            <w:proofErr w:type="gramStart"/>
            <w:r w:rsidRPr="00851991">
              <w:rPr>
                <w:rFonts w:ascii="Times New Roman" w:hAnsi="Times New Roman" w:cs="Times New Roman"/>
                <w:color w:val="000000"/>
              </w:rPr>
              <w:t>RS,(</w:t>
            </w:r>
            <w:proofErr w:type="gramEnd"/>
            <w:r w:rsidRPr="00851991">
              <w:rPr>
                <w:rFonts w:ascii="Times New Roman" w:hAnsi="Times New Roman" w:cs="Times New Roman"/>
                <w:color w:val="000000"/>
              </w:rPr>
              <w:t>((HA,MN),PD),(MM,(GD,RD))));</w:t>
            </w:r>
          </w:p>
        </w:tc>
        <w:tc>
          <w:tcPr>
            <w:tcW w:w="1684" w:type="dxa"/>
            <w:tcBorders>
              <w:bottom w:val="single" w:sz="4" w:space="0" w:color="auto"/>
            </w:tcBorders>
            <w:noWrap/>
            <w:vAlign w:val="bottom"/>
            <w:hideMark/>
          </w:tcPr>
          <w:p w14:paraId="40134070" w14:textId="5098F0D9"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11308</w:t>
            </w:r>
          </w:p>
        </w:tc>
        <w:tc>
          <w:tcPr>
            <w:tcW w:w="2451" w:type="dxa"/>
            <w:tcBorders>
              <w:bottom w:val="single" w:sz="4" w:space="0" w:color="auto"/>
            </w:tcBorders>
            <w:noWrap/>
            <w:vAlign w:val="bottom"/>
            <w:hideMark/>
          </w:tcPr>
          <w:p w14:paraId="3D9BD62A" w14:textId="557A53DF" w:rsidR="002505CF" w:rsidRPr="00851991" w:rsidRDefault="002505CF" w:rsidP="002505CF">
            <w:pPr>
              <w:spacing w:after="0" w:line="240" w:lineRule="auto"/>
              <w:jc w:val="both"/>
              <w:rPr>
                <w:rFonts w:ascii="Times New Roman" w:eastAsia="Times New Roman" w:hAnsi="Times New Roman" w:cs="Times New Roman"/>
                <w:color w:val="000000"/>
              </w:rPr>
            </w:pPr>
            <w:r w:rsidRPr="00851991">
              <w:rPr>
                <w:rFonts w:ascii="Times New Roman" w:hAnsi="Times New Roman" w:cs="Times New Roman"/>
                <w:color w:val="000000"/>
              </w:rPr>
              <w:t>0.0691</w:t>
            </w:r>
          </w:p>
        </w:tc>
      </w:tr>
    </w:tbl>
    <w:p w14:paraId="37B02252" w14:textId="12608363" w:rsidR="00E44640" w:rsidRPr="00197A2B" w:rsidRDefault="008E686B" w:rsidP="00F413E3">
      <w:pPr>
        <w:ind w:left="90"/>
        <w:jc w:val="both"/>
        <w:rPr>
          <w:rFonts w:ascii="Times New Roman" w:hAnsi="Times New Roman" w:cs="Times New Roman"/>
          <w:sz w:val="24"/>
          <w:szCs w:val="24"/>
        </w:rPr>
      </w:pPr>
      <w:r>
        <w:rPr>
          <w:rFonts w:ascii="Times New Roman" w:hAnsi="Times New Roman" w:cs="Times New Roman"/>
          <w:sz w:val="24"/>
          <w:szCs w:val="24"/>
        </w:rPr>
        <w:t>*The topology recovered from concatenation of genes</w:t>
      </w:r>
      <w:r w:rsidR="00FE0EA2">
        <w:rPr>
          <w:rFonts w:ascii="Times New Roman" w:hAnsi="Times New Roman" w:cs="Times New Roman"/>
          <w:sz w:val="24"/>
          <w:szCs w:val="24"/>
        </w:rPr>
        <w:t xml:space="preserve"> or UCEs</w:t>
      </w:r>
    </w:p>
    <w:p w14:paraId="2D8EAE8C" w14:textId="47F45C55" w:rsidR="00606B35" w:rsidRPr="00197A2B" w:rsidRDefault="00606B35" w:rsidP="00F413E3">
      <w:pPr>
        <w:pStyle w:val="Heading3"/>
      </w:pPr>
      <w:r w:rsidRPr="00197A2B">
        <w:t xml:space="preserve">Table </w:t>
      </w:r>
      <w:r w:rsidR="008C347C">
        <w:t>4</w:t>
      </w:r>
      <w:r w:rsidRPr="00197A2B">
        <w:t>: Summaries of phylogenies per chromosome.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3600"/>
      </w:tblGrid>
      <w:tr w:rsidR="005C2974" w:rsidRPr="00197A2B" w14:paraId="0EE4D606" w14:textId="77777777" w:rsidTr="00606B35">
        <w:trPr>
          <w:jc w:val="center"/>
        </w:trPr>
        <w:tc>
          <w:tcPr>
            <w:tcW w:w="1620" w:type="dxa"/>
            <w:tcBorders>
              <w:top w:val="single" w:sz="4" w:space="0" w:color="auto"/>
              <w:bottom w:val="single" w:sz="4" w:space="0" w:color="auto"/>
            </w:tcBorders>
            <w:vAlign w:val="center"/>
          </w:tcPr>
          <w:p w14:paraId="4E80DD52" w14:textId="53EF0AA6" w:rsidR="005C2974" w:rsidRPr="00197A2B" w:rsidRDefault="005C2974"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Chromosome</w:t>
            </w:r>
          </w:p>
        </w:tc>
        <w:tc>
          <w:tcPr>
            <w:tcW w:w="3600" w:type="dxa"/>
            <w:tcBorders>
              <w:top w:val="single" w:sz="4" w:space="0" w:color="auto"/>
              <w:bottom w:val="single" w:sz="4" w:space="0" w:color="auto"/>
            </w:tcBorders>
            <w:vAlign w:val="center"/>
          </w:tcPr>
          <w:p w14:paraId="583F491E" w14:textId="55DF8CF3" w:rsidR="005C2974" w:rsidRPr="00197A2B" w:rsidRDefault="005C2974" w:rsidP="00F413E3">
            <w:pPr>
              <w:spacing w:after="0"/>
              <w:jc w:val="both"/>
              <w:rPr>
                <w:rFonts w:ascii="Times New Roman" w:hAnsi="Times New Roman" w:cs="Times New Roman"/>
                <w:sz w:val="24"/>
                <w:szCs w:val="24"/>
              </w:rPr>
            </w:pPr>
            <w:r w:rsidRPr="00197A2B">
              <w:rPr>
                <w:rFonts w:ascii="Times New Roman" w:hAnsi="Times New Roman" w:cs="Times New Roman"/>
                <w:sz w:val="24"/>
                <w:szCs w:val="24"/>
              </w:rPr>
              <w:t># of unique topologies recovered</w:t>
            </w:r>
          </w:p>
        </w:tc>
      </w:tr>
      <w:tr w:rsidR="005C2974" w:rsidRPr="00197A2B" w14:paraId="01D379BD" w14:textId="77777777" w:rsidTr="005C2974">
        <w:trPr>
          <w:jc w:val="center"/>
        </w:trPr>
        <w:tc>
          <w:tcPr>
            <w:tcW w:w="1620" w:type="dxa"/>
            <w:tcBorders>
              <w:top w:val="single" w:sz="4" w:space="0" w:color="auto"/>
            </w:tcBorders>
            <w:vAlign w:val="bottom"/>
          </w:tcPr>
          <w:p w14:paraId="7BF35AA6" w14:textId="390E8B3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w:t>
            </w:r>
          </w:p>
        </w:tc>
        <w:tc>
          <w:tcPr>
            <w:tcW w:w="3600" w:type="dxa"/>
            <w:tcBorders>
              <w:top w:val="single" w:sz="4" w:space="0" w:color="auto"/>
            </w:tcBorders>
            <w:vAlign w:val="bottom"/>
          </w:tcPr>
          <w:p w14:paraId="38F3F38F" w14:textId="64FEDEB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184</w:t>
            </w:r>
          </w:p>
        </w:tc>
      </w:tr>
      <w:tr w:rsidR="005C2974" w:rsidRPr="00197A2B" w14:paraId="27A53939" w14:textId="77777777" w:rsidTr="005C2974">
        <w:trPr>
          <w:jc w:val="center"/>
        </w:trPr>
        <w:tc>
          <w:tcPr>
            <w:tcW w:w="1620" w:type="dxa"/>
            <w:vAlign w:val="bottom"/>
          </w:tcPr>
          <w:p w14:paraId="28F1F166" w14:textId="18FDE89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w:t>
            </w:r>
          </w:p>
        </w:tc>
        <w:tc>
          <w:tcPr>
            <w:tcW w:w="3600" w:type="dxa"/>
            <w:vAlign w:val="bottom"/>
          </w:tcPr>
          <w:p w14:paraId="3096E393" w14:textId="454F31D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123</w:t>
            </w:r>
          </w:p>
        </w:tc>
      </w:tr>
      <w:tr w:rsidR="005C2974" w:rsidRPr="00197A2B" w14:paraId="4376008D" w14:textId="77777777" w:rsidTr="005C2974">
        <w:trPr>
          <w:jc w:val="center"/>
        </w:trPr>
        <w:tc>
          <w:tcPr>
            <w:tcW w:w="1620" w:type="dxa"/>
            <w:vAlign w:val="bottom"/>
          </w:tcPr>
          <w:p w14:paraId="089109BD" w14:textId="0006877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3</w:t>
            </w:r>
          </w:p>
        </w:tc>
        <w:tc>
          <w:tcPr>
            <w:tcW w:w="3600" w:type="dxa"/>
            <w:vAlign w:val="bottom"/>
          </w:tcPr>
          <w:p w14:paraId="1708B0DE" w14:textId="11892F84"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114</w:t>
            </w:r>
          </w:p>
        </w:tc>
      </w:tr>
      <w:tr w:rsidR="005C2974" w:rsidRPr="00197A2B" w14:paraId="28CDF31E" w14:textId="77777777" w:rsidTr="005C2974">
        <w:trPr>
          <w:jc w:val="center"/>
        </w:trPr>
        <w:tc>
          <w:tcPr>
            <w:tcW w:w="1620" w:type="dxa"/>
            <w:vAlign w:val="bottom"/>
          </w:tcPr>
          <w:p w14:paraId="20FFFB24" w14:textId="58E0708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4</w:t>
            </w:r>
          </w:p>
        </w:tc>
        <w:tc>
          <w:tcPr>
            <w:tcW w:w="3600" w:type="dxa"/>
            <w:vAlign w:val="bottom"/>
          </w:tcPr>
          <w:p w14:paraId="4A61E654" w14:textId="4BCA04FE"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144</w:t>
            </w:r>
          </w:p>
        </w:tc>
      </w:tr>
      <w:tr w:rsidR="005C2974" w:rsidRPr="00197A2B" w14:paraId="707C4282" w14:textId="77777777" w:rsidTr="005C2974">
        <w:trPr>
          <w:jc w:val="center"/>
        </w:trPr>
        <w:tc>
          <w:tcPr>
            <w:tcW w:w="1620" w:type="dxa"/>
            <w:vAlign w:val="bottom"/>
          </w:tcPr>
          <w:p w14:paraId="7FF48E20" w14:textId="41738CA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5</w:t>
            </w:r>
          </w:p>
        </w:tc>
        <w:tc>
          <w:tcPr>
            <w:tcW w:w="3600" w:type="dxa"/>
            <w:vAlign w:val="bottom"/>
          </w:tcPr>
          <w:p w14:paraId="0B344D0A" w14:textId="304817E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134</w:t>
            </w:r>
          </w:p>
        </w:tc>
      </w:tr>
      <w:tr w:rsidR="005C2974" w:rsidRPr="00197A2B" w14:paraId="49158AC7" w14:textId="77777777" w:rsidTr="005C2974">
        <w:trPr>
          <w:jc w:val="center"/>
        </w:trPr>
        <w:tc>
          <w:tcPr>
            <w:tcW w:w="1620" w:type="dxa"/>
            <w:vAlign w:val="bottom"/>
          </w:tcPr>
          <w:p w14:paraId="6A10792C" w14:textId="185E9D88"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6</w:t>
            </w:r>
          </w:p>
        </w:tc>
        <w:tc>
          <w:tcPr>
            <w:tcW w:w="3600" w:type="dxa"/>
            <w:vAlign w:val="bottom"/>
          </w:tcPr>
          <w:p w14:paraId="104884A6" w14:textId="60A73D46"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172</w:t>
            </w:r>
          </w:p>
        </w:tc>
      </w:tr>
      <w:tr w:rsidR="005C2974" w:rsidRPr="00197A2B" w14:paraId="1AAB47BE" w14:textId="77777777" w:rsidTr="005C2974">
        <w:trPr>
          <w:jc w:val="center"/>
        </w:trPr>
        <w:tc>
          <w:tcPr>
            <w:tcW w:w="1620" w:type="dxa"/>
            <w:vAlign w:val="bottom"/>
          </w:tcPr>
          <w:p w14:paraId="5A79D027" w14:textId="44EEC87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7</w:t>
            </w:r>
          </w:p>
        </w:tc>
        <w:tc>
          <w:tcPr>
            <w:tcW w:w="3600" w:type="dxa"/>
            <w:vAlign w:val="bottom"/>
          </w:tcPr>
          <w:p w14:paraId="6371AA9D" w14:textId="3705E4D0"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218</w:t>
            </w:r>
          </w:p>
        </w:tc>
      </w:tr>
      <w:tr w:rsidR="005C2974" w:rsidRPr="00197A2B" w14:paraId="17C2C524" w14:textId="77777777" w:rsidTr="005C2974">
        <w:trPr>
          <w:jc w:val="center"/>
        </w:trPr>
        <w:tc>
          <w:tcPr>
            <w:tcW w:w="1620" w:type="dxa"/>
            <w:vAlign w:val="bottom"/>
          </w:tcPr>
          <w:p w14:paraId="62E6FA8A" w14:textId="050D3DBC"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8</w:t>
            </w:r>
          </w:p>
        </w:tc>
        <w:tc>
          <w:tcPr>
            <w:tcW w:w="3600" w:type="dxa"/>
            <w:vAlign w:val="bottom"/>
          </w:tcPr>
          <w:p w14:paraId="27C04FD1" w14:textId="481D1B8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133</w:t>
            </w:r>
          </w:p>
        </w:tc>
      </w:tr>
      <w:tr w:rsidR="005C2974" w:rsidRPr="00197A2B" w14:paraId="5D0055AC" w14:textId="77777777" w:rsidTr="005C2974">
        <w:trPr>
          <w:jc w:val="center"/>
        </w:trPr>
        <w:tc>
          <w:tcPr>
            <w:tcW w:w="1620" w:type="dxa"/>
            <w:vAlign w:val="bottom"/>
          </w:tcPr>
          <w:p w14:paraId="2DAD5085" w14:textId="43D5DDA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w:t>
            </w:r>
          </w:p>
        </w:tc>
        <w:tc>
          <w:tcPr>
            <w:tcW w:w="3600" w:type="dxa"/>
            <w:vAlign w:val="bottom"/>
          </w:tcPr>
          <w:p w14:paraId="50F8346F" w14:textId="1F611A31"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116</w:t>
            </w:r>
          </w:p>
        </w:tc>
      </w:tr>
      <w:tr w:rsidR="005C2974" w:rsidRPr="00197A2B" w14:paraId="61B34CFC" w14:textId="77777777" w:rsidTr="005C2974">
        <w:trPr>
          <w:jc w:val="center"/>
        </w:trPr>
        <w:tc>
          <w:tcPr>
            <w:tcW w:w="1620" w:type="dxa"/>
            <w:vAlign w:val="bottom"/>
          </w:tcPr>
          <w:p w14:paraId="1EA0CF33" w14:textId="63583B38"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10</w:t>
            </w:r>
          </w:p>
        </w:tc>
        <w:tc>
          <w:tcPr>
            <w:tcW w:w="3600" w:type="dxa"/>
            <w:vAlign w:val="bottom"/>
          </w:tcPr>
          <w:p w14:paraId="30C3C6ED" w14:textId="199AC95E"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110</w:t>
            </w:r>
          </w:p>
        </w:tc>
      </w:tr>
      <w:tr w:rsidR="005C2974" w:rsidRPr="00197A2B" w14:paraId="34EFED18" w14:textId="77777777" w:rsidTr="005C2974">
        <w:trPr>
          <w:jc w:val="center"/>
        </w:trPr>
        <w:tc>
          <w:tcPr>
            <w:tcW w:w="1620" w:type="dxa"/>
            <w:vAlign w:val="bottom"/>
          </w:tcPr>
          <w:p w14:paraId="5A0EA4CD" w14:textId="67E3B5F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11</w:t>
            </w:r>
          </w:p>
        </w:tc>
        <w:tc>
          <w:tcPr>
            <w:tcW w:w="3600" w:type="dxa"/>
            <w:vAlign w:val="bottom"/>
          </w:tcPr>
          <w:p w14:paraId="52DAF4D8" w14:textId="1E77FED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93</w:t>
            </w:r>
          </w:p>
        </w:tc>
      </w:tr>
      <w:tr w:rsidR="005C2974" w:rsidRPr="00197A2B" w14:paraId="3971C708" w14:textId="77777777" w:rsidTr="005C2974">
        <w:trPr>
          <w:jc w:val="center"/>
        </w:trPr>
        <w:tc>
          <w:tcPr>
            <w:tcW w:w="1620" w:type="dxa"/>
            <w:vAlign w:val="bottom"/>
          </w:tcPr>
          <w:p w14:paraId="3FEA46B8" w14:textId="1D5A94C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12</w:t>
            </w:r>
          </w:p>
        </w:tc>
        <w:tc>
          <w:tcPr>
            <w:tcW w:w="3600" w:type="dxa"/>
            <w:vAlign w:val="bottom"/>
          </w:tcPr>
          <w:p w14:paraId="58BF2EC3" w14:textId="62DDB1C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179</w:t>
            </w:r>
          </w:p>
        </w:tc>
      </w:tr>
      <w:tr w:rsidR="005C2974" w:rsidRPr="00197A2B" w14:paraId="6EDA7972" w14:textId="77777777" w:rsidTr="005C2974">
        <w:trPr>
          <w:jc w:val="center"/>
        </w:trPr>
        <w:tc>
          <w:tcPr>
            <w:tcW w:w="1620" w:type="dxa"/>
            <w:vAlign w:val="bottom"/>
          </w:tcPr>
          <w:p w14:paraId="78E4A4A2" w14:textId="65F0B2DF"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13</w:t>
            </w:r>
          </w:p>
        </w:tc>
        <w:tc>
          <w:tcPr>
            <w:tcW w:w="3600" w:type="dxa"/>
            <w:vAlign w:val="bottom"/>
          </w:tcPr>
          <w:p w14:paraId="119A7DD8" w14:textId="4A6C0C1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186</w:t>
            </w:r>
          </w:p>
        </w:tc>
      </w:tr>
      <w:tr w:rsidR="005C2974" w:rsidRPr="00197A2B" w14:paraId="0AD0F10C" w14:textId="77777777" w:rsidTr="005C2974">
        <w:trPr>
          <w:jc w:val="center"/>
        </w:trPr>
        <w:tc>
          <w:tcPr>
            <w:tcW w:w="1620" w:type="dxa"/>
            <w:vAlign w:val="bottom"/>
          </w:tcPr>
          <w:p w14:paraId="67660CAB" w14:textId="29F8ABC1"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14</w:t>
            </w:r>
          </w:p>
        </w:tc>
        <w:tc>
          <w:tcPr>
            <w:tcW w:w="3600" w:type="dxa"/>
            <w:vAlign w:val="bottom"/>
          </w:tcPr>
          <w:p w14:paraId="2DDCCDD3" w14:textId="1C2C1A3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173</w:t>
            </w:r>
          </w:p>
        </w:tc>
      </w:tr>
      <w:tr w:rsidR="005C2974" w:rsidRPr="00197A2B" w14:paraId="623BD134" w14:textId="77777777" w:rsidTr="005C2974">
        <w:trPr>
          <w:jc w:val="center"/>
        </w:trPr>
        <w:tc>
          <w:tcPr>
            <w:tcW w:w="1620" w:type="dxa"/>
            <w:vAlign w:val="bottom"/>
          </w:tcPr>
          <w:p w14:paraId="1D0E1C5A" w14:textId="1514002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15</w:t>
            </w:r>
          </w:p>
        </w:tc>
        <w:tc>
          <w:tcPr>
            <w:tcW w:w="3600" w:type="dxa"/>
            <w:vAlign w:val="bottom"/>
          </w:tcPr>
          <w:p w14:paraId="7A6A7C9F" w14:textId="229A5D2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96</w:t>
            </w:r>
          </w:p>
        </w:tc>
      </w:tr>
      <w:tr w:rsidR="005C2974" w:rsidRPr="00197A2B" w14:paraId="209313FF" w14:textId="77777777" w:rsidTr="005C2974">
        <w:trPr>
          <w:jc w:val="center"/>
        </w:trPr>
        <w:tc>
          <w:tcPr>
            <w:tcW w:w="1620" w:type="dxa"/>
            <w:vAlign w:val="bottom"/>
          </w:tcPr>
          <w:p w14:paraId="79856D0F" w14:textId="05D9D7C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16</w:t>
            </w:r>
          </w:p>
        </w:tc>
        <w:tc>
          <w:tcPr>
            <w:tcW w:w="3600" w:type="dxa"/>
            <w:vAlign w:val="bottom"/>
          </w:tcPr>
          <w:p w14:paraId="72CC3ED3" w14:textId="5EBF59A2"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94</w:t>
            </w:r>
          </w:p>
        </w:tc>
      </w:tr>
      <w:tr w:rsidR="005C2974" w:rsidRPr="00197A2B" w14:paraId="6C444CFB" w14:textId="77777777" w:rsidTr="005C2974">
        <w:trPr>
          <w:jc w:val="center"/>
        </w:trPr>
        <w:tc>
          <w:tcPr>
            <w:tcW w:w="1620" w:type="dxa"/>
            <w:vAlign w:val="bottom"/>
          </w:tcPr>
          <w:p w14:paraId="3064D8E0" w14:textId="46D595F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lastRenderedPageBreak/>
              <w:t>17</w:t>
            </w:r>
          </w:p>
        </w:tc>
        <w:tc>
          <w:tcPr>
            <w:tcW w:w="3600" w:type="dxa"/>
            <w:vAlign w:val="bottom"/>
          </w:tcPr>
          <w:p w14:paraId="757A34B0" w14:textId="40FC289D"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188</w:t>
            </w:r>
          </w:p>
        </w:tc>
      </w:tr>
      <w:tr w:rsidR="005C2974" w:rsidRPr="00197A2B" w14:paraId="7F4B5815" w14:textId="77777777" w:rsidTr="005C2974">
        <w:trPr>
          <w:jc w:val="center"/>
        </w:trPr>
        <w:tc>
          <w:tcPr>
            <w:tcW w:w="1620" w:type="dxa"/>
            <w:vAlign w:val="bottom"/>
          </w:tcPr>
          <w:p w14:paraId="71B06BB8" w14:textId="4A24DA74"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18</w:t>
            </w:r>
          </w:p>
        </w:tc>
        <w:tc>
          <w:tcPr>
            <w:tcW w:w="3600" w:type="dxa"/>
            <w:vAlign w:val="bottom"/>
          </w:tcPr>
          <w:p w14:paraId="57269C69" w14:textId="13BB9C9B"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75</w:t>
            </w:r>
          </w:p>
        </w:tc>
      </w:tr>
      <w:tr w:rsidR="005C2974" w:rsidRPr="00197A2B" w14:paraId="25EFE24D" w14:textId="77777777" w:rsidTr="005C2974">
        <w:trPr>
          <w:jc w:val="center"/>
        </w:trPr>
        <w:tc>
          <w:tcPr>
            <w:tcW w:w="1620" w:type="dxa"/>
            <w:vAlign w:val="bottom"/>
          </w:tcPr>
          <w:p w14:paraId="4370292D" w14:textId="2451CA7A"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19</w:t>
            </w:r>
          </w:p>
        </w:tc>
        <w:tc>
          <w:tcPr>
            <w:tcW w:w="3600" w:type="dxa"/>
            <w:vAlign w:val="bottom"/>
          </w:tcPr>
          <w:p w14:paraId="333F7ECA" w14:textId="433AD723"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82</w:t>
            </w:r>
          </w:p>
        </w:tc>
      </w:tr>
      <w:tr w:rsidR="005C2974" w:rsidRPr="00197A2B" w14:paraId="59B8E8D1" w14:textId="77777777" w:rsidTr="005C2974">
        <w:trPr>
          <w:jc w:val="center"/>
        </w:trPr>
        <w:tc>
          <w:tcPr>
            <w:tcW w:w="1620" w:type="dxa"/>
            <w:tcBorders>
              <w:bottom w:val="single" w:sz="4" w:space="0" w:color="auto"/>
            </w:tcBorders>
            <w:vAlign w:val="bottom"/>
          </w:tcPr>
          <w:p w14:paraId="378D5196" w14:textId="1647CDC7"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X</w:t>
            </w:r>
          </w:p>
        </w:tc>
        <w:tc>
          <w:tcPr>
            <w:tcW w:w="3600" w:type="dxa"/>
            <w:tcBorders>
              <w:bottom w:val="single" w:sz="4" w:space="0" w:color="auto"/>
            </w:tcBorders>
            <w:vAlign w:val="bottom"/>
          </w:tcPr>
          <w:p w14:paraId="138B1532" w14:textId="15691329" w:rsidR="005C2974" w:rsidRPr="00851991" w:rsidRDefault="005C2974" w:rsidP="008A2B0A">
            <w:pPr>
              <w:spacing w:after="0"/>
              <w:jc w:val="both"/>
              <w:rPr>
                <w:rFonts w:ascii="Times New Roman" w:hAnsi="Times New Roman" w:cs="Times New Roman"/>
                <w:sz w:val="24"/>
                <w:szCs w:val="24"/>
              </w:rPr>
            </w:pPr>
            <w:r w:rsidRPr="00851991">
              <w:rPr>
                <w:rFonts w:ascii="Times New Roman" w:hAnsi="Times New Roman" w:cs="Times New Roman"/>
                <w:color w:val="000000"/>
                <w:sz w:val="24"/>
                <w:szCs w:val="24"/>
              </w:rPr>
              <w:t>207</w:t>
            </w:r>
          </w:p>
        </w:tc>
      </w:tr>
    </w:tbl>
    <w:p w14:paraId="14AB59B0" w14:textId="77777777" w:rsidR="008C77EA" w:rsidRDefault="008C77EA" w:rsidP="008C77EA"/>
    <w:p w14:paraId="19D4EA28" w14:textId="0FCBB354" w:rsidR="00F94241" w:rsidRPr="00197A2B" w:rsidRDefault="00F94241" w:rsidP="00F413E3">
      <w:pPr>
        <w:pStyle w:val="Heading3"/>
      </w:pPr>
      <w:r w:rsidRPr="00197A2B">
        <w:t xml:space="preserve">Table </w:t>
      </w:r>
      <w:r w:rsidR="008C347C">
        <w:t>5</w:t>
      </w:r>
      <w:r w:rsidRPr="00197A2B">
        <w:t xml:space="preserve">: </w:t>
      </w:r>
      <w:r>
        <w:t>Rates and types of error when using concatenated trees for gene-based selection tests</w:t>
      </w:r>
      <w:r w:rsidRPr="00197A2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38ED0E45"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positive rate</w:t>
            </w:r>
          </w:p>
        </w:tc>
        <w:tc>
          <w:tcPr>
            <w:tcW w:w="3600" w:type="dxa"/>
            <w:tcBorders>
              <w:top w:val="single" w:sz="4" w:space="0" w:color="auto"/>
              <w:bottom w:val="single" w:sz="4" w:space="0" w:color="auto"/>
            </w:tcBorders>
            <w:vAlign w:val="center"/>
          </w:tcPr>
          <w:p w14:paraId="0DB982D0" w14:textId="3EA3231A"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negative rate</w:t>
            </w:r>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proofErr w:type="spellStart"/>
            <w:r w:rsidRPr="00851991">
              <w:rPr>
                <w:rFonts w:ascii="Times New Roman" w:hAnsi="Times New Roman" w:cs="Times New Roman"/>
                <w:sz w:val="24"/>
                <w:szCs w:val="24"/>
              </w:rPr>
              <w:t>aBSREL</w:t>
            </w:r>
            <w:proofErr w:type="spellEnd"/>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58F4360E" w14:textId="77777777" w:rsidR="00F94241" w:rsidRPr="00197A2B" w:rsidRDefault="00F94241" w:rsidP="00F413E3">
      <w:pPr>
        <w:jc w:val="both"/>
        <w:rPr>
          <w:rFonts w:ascii="Times New Roman" w:hAnsi="Times New Roman" w:cs="Times New Roman"/>
          <w:sz w:val="24"/>
          <w:szCs w:val="24"/>
        </w:rPr>
      </w:pPr>
    </w:p>
    <w:p w14:paraId="4CD0FE74" w14:textId="1AD7ABFC" w:rsidR="00C31246" w:rsidRDefault="00C31246" w:rsidP="00F413E3">
      <w:pPr>
        <w:spacing w:after="160" w:line="259" w:lineRule="auto"/>
        <w:jc w:val="both"/>
        <w:rPr>
          <w:rFonts w:ascii="Times New Roman" w:hAnsi="Times New Roman" w:cs="Times New Roman"/>
          <w:sz w:val="24"/>
          <w:szCs w:val="24"/>
        </w:rPr>
      </w:pPr>
    </w:p>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7BF8B2D7" w:rsidR="00606B35" w:rsidRDefault="002B0D1C" w:rsidP="00F413E3">
      <w:pPr>
        <w:pStyle w:val="Heading1"/>
        <w:jc w:val="both"/>
      </w:pPr>
      <w:r w:rsidRPr="00197A2B">
        <w:lastRenderedPageBreak/>
        <w:t>Figure</w:t>
      </w:r>
      <w:r w:rsidR="005F6DE1">
        <w:t>s</w:t>
      </w:r>
    </w:p>
    <w:p w14:paraId="18BE1776" w14:textId="00540BDF" w:rsidR="000F3461" w:rsidRDefault="0009105C" w:rsidP="00F413E3">
      <w:pPr>
        <w:pStyle w:val="Heading3"/>
      </w:pPr>
      <w:r w:rsidRPr="00FD1267">
        <w:t>Figure 1</w:t>
      </w:r>
    </w:p>
    <w:p w14:paraId="70E6A2CA" w14:textId="11E87030" w:rsidR="004D4D9D" w:rsidRPr="004D4D9D" w:rsidRDefault="004D4D9D" w:rsidP="004D4D9D">
      <w:pPr>
        <w:jc w:val="center"/>
      </w:pPr>
      <w:r>
        <w:rPr>
          <w:noProof/>
        </w:rPr>
        <w:drawing>
          <wp:inline distT="0" distB="0" distL="0" distR="0" wp14:anchorId="2752C654" wp14:editId="0DF81AB6">
            <wp:extent cx="4600575" cy="6372867"/>
            <wp:effectExtent l="0" t="0" r="0" b="8890"/>
            <wp:docPr id="2331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8365" cy="6383658"/>
                    </a:xfrm>
                    <a:prstGeom prst="rect">
                      <a:avLst/>
                    </a:prstGeom>
                    <a:noFill/>
                    <a:ln>
                      <a:noFill/>
                    </a:ln>
                  </pic:spPr>
                </pic:pic>
              </a:graphicData>
            </a:graphic>
          </wp:inline>
        </w:drawing>
      </w:r>
    </w:p>
    <w:p w14:paraId="3C861584" w14:textId="4C5CA662" w:rsidR="004D4D9D" w:rsidRDefault="004D4D9D" w:rsidP="00F413E3">
      <w:pPr>
        <w:jc w:val="both"/>
        <w:rPr>
          <w:rFonts w:ascii="Times New Roman" w:hAnsi="Times New Roman" w:cs="Times New Roman"/>
          <w:sz w:val="24"/>
          <w:szCs w:val="24"/>
        </w:rPr>
      </w:pPr>
      <w:r w:rsidRPr="004D4D9D">
        <w:rPr>
          <w:rFonts w:ascii="Times New Roman" w:hAnsi="Times New Roman" w:cs="Times New Roman"/>
          <w:b/>
          <w:bCs/>
          <w:sz w:val="24"/>
          <w:szCs w:val="24"/>
        </w:rPr>
        <w:t xml:space="preserve">Figure 1: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w:t>
      </w:r>
      <w:proofErr w:type="spellStart"/>
      <w:r w:rsidR="00F85BD9">
        <w:rPr>
          <w:rFonts w:ascii="Times New Roman" w:hAnsi="Times New Roman" w:cs="Times New Roman"/>
          <w:sz w:val="24"/>
          <w:szCs w:val="24"/>
        </w:rPr>
        <w:t>sCF</w:t>
      </w:r>
      <w:proofErr w:type="spellEnd"/>
      <w:r w:rsidR="00F85BD9">
        <w:rPr>
          <w:rFonts w:ascii="Times New Roman" w:hAnsi="Times New Roman" w:cs="Times New Roman"/>
          <w:sz w:val="24"/>
          <w:szCs w:val="24"/>
        </w:rPr>
        <w:t>/</w:t>
      </w:r>
      <w:proofErr w:type="spellStart"/>
      <w:r w:rsidR="00F85BD9">
        <w:rPr>
          <w:rFonts w:ascii="Times New Roman" w:hAnsi="Times New Roman" w:cs="Times New Roman"/>
          <w:sz w:val="24"/>
          <w:szCs w:val="24"/>
        </w:rPr>
        <w:t>gCF</w:t>
      </w:r>
      <w:proofErr w:type="spellEnd"/>
      <w:r w:rsidR="00F85BD9">
        <w:rPr>
          <w:rFonts w:ascii="Times New Roman" w:hAnsi="Times New Roman" w:cs="Times New Roman"/>
          <w:sz w:val="24"/>
          <w:szCs w:val="24"/>
        </w:rPr>
        <w:t>)</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w:t>
      </w:r>
      <w:proofErr w:type="spellStart"/>
      <w:r w:rsidR="00F85BD9">
        <w:rPr>
          <w:rFonts w:ascii="Times New Roman" w:hAnsi="Times New Roman" w:cs="Times New Roman"/>
          <w:sz w:val="24"/>
          <w:szCs w:val="24"/>
        </w:rPr>
        <w:t>aLRT</w:t>
      </w:r>
      <w:proofErr w:type="spellEnd"/>
      <w:r w:rsidR="00F85BD9">
        <w:rPr>
          <w:rFonts w:ascii="Times New Roman" w:hAnsi="Times New Roman" w:cs="Times New Roman"/>
          <w:sz w:val="24"/>
          <w:szCs w:val="24"/>
        </w:rPr>
        <w:t xml:space="preserve"> values were all 100.</w:t>
      </w:r>
      <w:r w:rsidR="000C0807" w:rsidRPr="000C0807">
        <w:rPr>
          <w:rFonts w:ascii="Times New Roman" w:hAnsi="Times New Roman" w:cs="Times New Roman"/>
          <w:sz w:val="24"/>
          <w:szCs w:val="24"/>
        </w:rPr>
        <w:t xml:space="preserve"> </w:t>
      </w:r>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Fossil calibrations are described in Tables 2 </w:t>
      </w:r>
      <w:r w:rsidR="00F85BD9">
        <w:rPr>
          <w:rFonts w:ascii="Times New Roman" w:hAnsi="Times New Roman" w:cs="Times New Roman"/>
          <w:sz w:val="24"/>
          <w:szCs w:val="24"/>
        </w:rPr>
        <w:lastRenderedPageBreak/>
        <w:t xml:space="preserve">and S2, with </w:t>
      </w:r>
      <w:r w:rsidR="002031D5">
        <w:rPr>
          <w:rFonts w:ascii="Times New Roman" w:hAnsi="Times New Roman" w:cs="Times New Roman"/>
          <w:sz w:val="24"/>
          <w:szCs w:val="24"/>
        </w:rPr>
        <w:t>node</w:t>
      </w:r>
      <w:r w:rsidR="00A9264F">
        <w:rPr>
          <w:rFonts w:ascii="Times New Roman" w:hAnsi="Times New Roman" w:cs="Times New Roman"/>
          <w:sz w:val="24"/>
          <w:szCs w:val="24"/>
        </w:rPr>
        <w:t xml:space="preserve"> </w:t>
      </w:r>
      <w:r w:rsidR="00F85BD9">
        <w:rPr>
          <w:rFonts w:ascii="Times New Roman" w:hAnsi="Times New Roman" w:cs="Times New Roman"/>
          <w:sz w:val="24"/>
          <w:szCs w:val="24"/>
        </w:rPr>
        <w:t xml:space="preserve">C used as a fixed calibration point.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w:t>
      </w:r>
      <w:proofErr w:type="spellStart"/>
      <w:r w:rsidR="00F85BD9">
        <w:rPr>
          <w:rFonts w:ascii="Times New Roman" w:hAnsi="Times New Roman" w:cs="Times New Roman"/>
          <w:sz w:val="24"/>
          <w:szCs w:val="24"/>
        </w:rPr>
        <w:t>Murinae</w:t>
      </w:r>
      <w:proofErr w:type="spellEnd"/>
      <w:r w:rsidR="00F85BD9">
        <w:rPr>
          <w:rFonts w:ascii="Times New Roman" w:hAnsi="Times New Roman" w:cs="Times New Roman"/>
          <w:sz w:val="24"/>
          <w:szCs w:val="24"/>
        </w:rPr>
        <w:t xml:space="preserv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r w:rsidR="004218FA">
        <w:rPr>
          <w:rFonts w:ascii="Times New Roman" w:hAnsi="Times New Roman" w:cs="Times New Roman"/>
          <w:sz w:val="24"/>
          <w:szCs w:val="24"/>
        </w:rPr>
        <w:fldChar w:fldCharType="begin"/>
      </w:r>
      <w:r w:rsidR="004218FA">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218FA">
        <w:rPr>
          <w:rFonts w:ascii="Times New Roman" w:hAnsi="Times New Roman" w:cs="Times New Roman"/>
          <w:sz w:val="24"/>
          <w:szCs w:val="24"/>
        </w:rPr>
        <w:fldChar w:fldCharType="separate"/>
      </w:r>
      <w:r w:rsidR="004218FA">
        <w:rPr>
          <w:rFonts w:ascii="Times New Roman" w:hAnsi="Times New Roman" w:cs="Times New Roman"/>
          <w:noProof/>
          <w:sz w:val="24"/>
          <w:szCs w:val="24"/>
        </w:rPr>
        <w:t>Lecompte et al. (2008)</w:t>
      </w:r>
      <w:r w:rsidR="004218FA">
        <w:rPr>
          <w:rFonts w:ascii="Times New Roman" w:hAnsi="Times New Roman" w:cs="Times New Roman"/>
          <w:sz w:val="24"/>
          <w:szCs w:val="24"/>
        </w:rPr>
        <w:fldChar w:fldCharType="end"/>
      </w:r>
      <w:r w:rsidR="00F85BD9">
        <w:rPr>
          <w:rFonts w:ascii="Times New Roman" w:hAnsi="Times New Roman" w:cs="Times New Roman"/>
          <w:sz w:val="24"/>
          <w:szCs w:val="24"/>
        </w:rPr>
        <w:t>. New genomes presented in this study are underlined, and genomes used for the genome-wide phylogenetic discordance analysis are indicated with an asterisk.</w:t>
      </w:r>
    </w:p>
    <w:p w14:paraId="1967CC6E" w14:textId="77777777" w:rsidR="004D4D9D" w:rsidRDefault="004D4D9D">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558E686" w14:textId="77777777" w:rsidR="000F3461" w:rsidRDefault="00A22613" w:rsidP="00F413E3">
      <w:pPr>
        <w:pStyle w:val="Heading3"/>
      </w:pPr>
      <w:r>
        <w:lastRenderedPageBreak/>
        <w:t xml:space="preserve">Figure </w:t>
      </w:r>
      <w:r w:rsidR="000F3461">
        <w:t>2</w:t>
      </w:r>
    </w:p>
    <w:p w14:paraId="718EED06" w14:textId="39A0B640" w:rsidR="004D4D9D" w:rsidRPr="004D4D9D" w:rsidRDefault="004D4D9D" w:rsidP="004D4D9D">
      <w:pPr>
        <w:jc w:val="center"/>
      </w:pPr>
      <w:r>
        <w:rPr>
          <w:noProof/>
        </w:rPr>
        <w:drawing>
          <wp:inline distT="0" distB="0" distL="0" distR="0" wp14:anchorId="3C984FC1" wp14:editId="19A4E66B">
            <wp:extent cx="4770615" cy="6353175"/>
            <wp:effectExtent l="0" t="0" r="0" b="0"/>
            <wp:docPr id="1190373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009" cy="6359027"/>
                    </a:xfrm>
                    <a:prstGeom prst="rect">
                      <a:avLst/>
                    </a:prstGeom>
                    <a:noFill/>
                    <a:ln>
                      <a:noFill/>
                    </a:ln>
                  </pic:spPr>
                </pic:pic>
              </a:graphicData>
            </a:graphic>
          </wp:inline>
        </w:drawing>
      </w:r>
    </w:p>
    <w:p w14:paraId="78DC1AA6" w14:textId="338138BE" w:rsidR="002B0D1C" w:rsidRDefault="004D4D9D"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4D4D9D">
        <w:rPr>
          <w:rFonts w:ascii="Times New Roman" w:hAnsi="Times New Roman" w:cs="Times New Roman"/>
          <w:b/>
          <w:bCs/>
          <w:sz w:val="24"/>
          <w:szCs w:val="24"/>
        </w:rPr>
        <w:t>2</w:t>
      </w:r>
      <w:r w:rsidRPr="004D4D9D">
        <w:rPr>
          <w:rFonts w:ascii="Times New Roman" w:hAnsi="Times New Roman" w:cs="Times New Roman"/>
          <w:sz w:val="24"/>
          <w:szCs w:val="24"/>
        </w:rPr>
        <w:t>:</w:t>
      </w:r>
      <w:r>
        <w:rPr>
          <w:rFonts w:ascii="Times New Roman" w:hAnsi="Times New Roman" w:cs="Times New Roman"/>
          <w:sz w:val="24"/>
          <w:szCs w:val="24"/>
        </w:rPr>
        <w:t xml:space="preserve"> </w:t>
      </w:r>
      <w:r w:rsidR="00A22613" w:rsidRPr="004D4D9D">
        <w:rPr>
          <w:rFonts w:ascii="Times New Roman" w:hAnsi="Times New Roman" w:cs="Times New Roman"/>
          <w:sz w:val="24"/>
          <w:szCs w:val="24"/>
        </w:rPr>
        <w:t>The</w:t>
      </w:r>
      <w:r w:rsidR="00A22613">
        <w:rPr>
          <w:rFonts w:ascii="Times New Roman" w:hAnsi="Times New Roman" w:cs="Times New Roman"/>
          <w:sz w:val="24"/>
          <w:szCs w:val="24"/>
        </w:rPr>
        <w:t xml:space="preserv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B) 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along chromosome 1. The x-axis is scaled to the length of the chromosome and each vertical bar represents one 10kb window. The three most frequent topologies occupy the first three rows while all other topologies are shown in the bottom row.</w:t>
      </w:r>
    </w:p>
    <w:p w14:paraId="470B26F2" w14:textId="77777777" w:rsidR="000F3461" w:rsidRDefault="008C1C31" w:rsidP="00F413E3">
      <w:pPr>
        <w:pStyle w:val="Heading3"/>
      </w:pPr>
      <w:r>
        <w:lastRenderedPageBreak/>
        <w:t xml:space="preserve">Figure </w:t>
      </w:r>
      <w:r w:rsidR="000F3461">
        <w:t>3</w:t>
      </w:r>
    </w:p>
    <w:p w14:paraId="1D2A350D" w14:textId="4D7B8435" w:rsidR="004D4D9D" w:rsidRPr="004D4D9D" w:rsidRDefault="004D4D9D" w:rsidP="004D4D9D">
      <w:pPr>
        <w:jc w:val="center"/>
      </w:pPr>
      <w:r>
        <w:rPr>
          <w:noProof/>
        </w:rPr>
        <w:drawing>
          <wp:inline distT="0" distB="0" distL="0" distR="0" wp14:anchorId="4C3F4B2D" wp14:editId="781EB7BB">
            <wp:extent cx="5934075" cy="3714750"/>
            <wp:effectExtent l="0" t="0" r="9525" b="0"/>
            <wp:docPr id="872086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659CB793" w14:textId="718BF198" w:rsidR="004D4D9D" w:rsidRDefault="004D4D9D" w:rsidP="00F413E3">
      <w:pPr>
        <w:jc w:val="both"/>
        <w:rPr>
          <w:rFonts w:ascii="Times New Roman" w:hAnsi="Times New Roman" w:cs="Times New Roman"/>
          <w:sz w:val="24"/>
          <w:szCs w:val="24"/>
        </w:rPr>
      </w:pPr>
      <w:r>
        <w:rPr>
          <w:rFonts w:ascii="Times New Roman" w:hAnsi="Times New Roman" w:cs="Times New Roman"/>
          <w:b/>
          <w:bCs/>
          <w:sz w:val="24"/>
          <w:szCs w:val="24"/>
        </w:rPr>
        <w:t>Figure 3</w:t>
      </w:r>
      <w:r>
        <w:rPr>
          <w:rFonts w:ascii="Times New Roman" w:hAnsi="Times New Roman" w:cs="Times New Roman"/>
          <w:sz w:val="24"/>
          <w:szCs w:val="24"/>
        </w:rPr>
        <w:t xml:space="preserve">: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fit to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D) The slopes of the correlation between genomic distance and tree distance from panel B represent the rate at which tree similarity decays across the genome.</w:t>
      </w:r>
    </w:p>
    <w:p w14:paraId="20C04F67" w14:textId="77777777" w:rsidR="004D4D9D" w:rsidRDefault="004D4D9D">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4750DAFF" w14:textId="618F37EA" w:rsidR="004D4D9D" w:rsidRPr="004D4D9D" w:rsidRDefault="004D4D9D" w:rsidP="004D4D9D">
      <w:pPr>
        <w:jc w:val="center"/>
      </w:pPr>
      <w:r>
        <w:rPr>
          <w:noProof/>
        </w:rPr>
        <w:drawing>
          <wp:inline distT="0" distB="0" distL="0" distR="0" wp14:anchorId="25641277" wp14:editId="38F9C88A">
            <wp:extent cx="5943600" cy="2771775"/>
            <wp:effectExtent l="0" t="0" r="0" b="9525"/>
            <wp:docPr id="15760598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14:paraId="4B53F6AD" w14:textId="2F47E8F5" w:rsidR="004D4D9D" w:rsidRDefault="004D4D9D" w:rsidP="00F413E3">
      <w:pPr>
        <w:jc w:val="both"/>
        <w:rPr>
          <w:rFonts w:ascii="Times New Roman" w:hAnsi="Times New Roman" w:cs="Times New Roman"/>
          <w:sz w:val="24"/>
          <w:szCs w:val="24"/>
        </w:rPr>
      </w:pPr>
      <w:r>
        <w:rPr>
          <w:rFonts w:ascii="Times New Roman" w:hAnsi="Times New Roman" w:cs="Times New Roman"/>
          <w:b/>
          <w:bCs/>
          <w:sz w:val="24"/>
          <w:szCs w:val="24"/>
        </w:rPr>
        <w:t>Figure 4</w:t>
      </w:r>
      <w:r>
        <w:rPr>
          <w:rFonts w:ascii="Times New Roman" w:hAnsi="Times New Roman" w:cs="Times New Roman"/>
          <w:sz w:val="24"/>
          <w:szCs w:val="24"/>
        </w:rPr>
        <w:t xml:space="preserve">: </w:t>
      </w:r>
      <w:r w:rsidR="007B6168">
        <w:rPr>
          <w:rFonts w:ascii="Times New Roman" w:hAnsi="Times New Roman" w:cs="Times New Roman"/>
          <w:sz w:val="24"/>
          <w:szCs w:val="24"/>
        </w:rPr>
        <w:t xml:space="preserve">No correlation between </w:t>
      </w:r>
      <w:r w:rsidR="006E5D47">
        <w:rPr>
          <w:rFonts w:ascii="Times New Roman" w:hAnsi="Times New Roman" w:cs="Times New Roman"/>
          <w:sz w:val="24"/>
          <w:szCs w:val="24"/>
        </w:rPr>
        <w:t xml:space="preserve">tree similarity and recombination rate in 5Mb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distance between the first and last 10kb windows within the 5Mb window. B) The</w:t>
      </w:r>
      <w:r w:rsidR="00D24E78">
        <w:rPr>
          <w:rFonts w:ascii="Times New Roman" w:hAnsi="Times New Roman" w:cs="Times New Roman"/>
          <w:sz w:val="24"/>
          <w:szCs w:val="24"/>
        </w:rPr>
        <w:t xml:space="preserve"> slopes of the linear correlation between the weighted Robinson-Foulds distances between the first 10kb window and every other 10kb window within a 5Mb window represent the</w:t>
      </w:r>
      <w:r w:rsidR="006E5D47">
        <w:rPr>
          <w:rFonts w:ascii="Times New Roman" w:hAnsi="Times New Roman" w:cs="Times New Roman"/>
          <w:sz w:val="24"/>
          <w:szCs w:val="24"/>
        </w:rPr>
        <w:t xml:space="preserve"> rate at which tree similarity </w:t>
      </w:r>
      <w:r w:rsidR="00D24E78">
        <w:rPr>
          <w:rFonts w:ascii="Times New Roman" w:hAnsi="Times New Roman" w:cs="Times New Roman"/>
          <w:sz w:val="24"/>
          <w:szCs w:val="24"/>
        </w:rPr>
        <w:t>decays over each 5Mb window</w:t>
      </w:r>
      <w:r w:rsidR="006E5D47">
        <w:rPr>
          <w:rFonts w:ascii="Times New Roman" w:hAnsi="Times New Roman" w:cs="Times New Roman"/>
          <w:sz w:val="24"/>
          <w:szCs w:val="24"/>
        </w:rPr>
        <w:t>.</w:t>
      </w:r>
    </w:p>
    <w:p w14:paraId="74C0D53E" w14:textId="77777777" w:rsidR="004D4D9D" w:rsidRDefault="004D4D9D">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354A6BDE" w14:textId="1C909B3A" w:rsidR="004D4D9D" w:rsidRDefault="004D4D9D" w:rsidP="004D4D9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F734FC" wp14:editId="784CA0BC">
            <wp:extent cx="5057775" cy="7082524"/>
            <wp:effectExtent l="0" t="0" r="0" b="0"/>
            <wp:docPr id="3865578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6966" cy="7095395"/>
                    </a:xfrm>
                    <a:prstGeom prst="rect">
                      <a:avLst/>
                    </a:prstGeom>
                    <a:noFill/>
                    <a:ln>
                      <a:noFill/>
                    </a:ln>
                  </pic:spPr>
                </pic:pic>
              </a:graphicData>
            </a:graphic>
          </wp:inline>
        </w:drawing>
      </w:r>
    </w:p>
    <w:p w14:paraId="1E0D7665" w14:textId="0C47FBA4" w:rsidR="004D4D9D" w:rsidRDefault="004D4D9D" w:rsidP="00F330D6">
      <w:pPr>
        <w:rPr>
          <w:rFonts w:ascii="Times New Roman" w:hAnsi="Times New Roman" w:cs="Times New Roman"/>
          <w:sz w:val="24"/>
          <w:szCs w:val="24"/>
        </w:rPr>
      </w:pPr>
      <w:r>
        <w:rPr>
          <w:rFonts w:ascii="Times New Roman" w:hAnsi="Times New Roman" w:cs="Times New Roman"/>
          <w:b/>
          <w:bCs/>
          <w:sz w:val="24"/>
          <w:szCs w:val="24"/>
        </w:rPr>
        <w:t>Figure 5</w:t>
      </w:r>
      <w:r>
        <w:rPr>
          <w:rFonts w:ascii="Times New Roman" w:hAnsi="Times New Roman" w:cs="Times New Roman"/>
          <w:sz w:val="24"/>
          <w:szCs w:val="24"/>
        </w:rPr>
        <w:t xml:space="preserve">: </w:t>
      </w:r>
      <w:r w:rsidR="00F330D6">
        <w:rPr>
          <w:rFonts w:ascii="Times New Roman" w:hAnsi="Times New Roman" w:cs="Times New Roman"/>
          <w:sz w:val="24"/>
          <w:szCs w:val="24"/>
        </w:rPr>
        <w:t>Distributions of weighted Robinson-Foulds distance from trees constructed from 10kb windows either centered on recombination hotspots (Hotspot), protein-coding genes without evidence for positive selection (</w:t>
      </w:r>
      <w:proofErr w:type="gramStart"/>
      <w:r w:rsidR="00F330D6">
        <w:rPr>
          <w:rFonts w:ascii="Times New Roman" w:hAnsi="Times New Roman" w:cs="Times New Roman"/>
          <w:sz w:val="24"/>
          <w:szCs w:val="24"/>
        </w:rPr>
        <w:t>Non-PS</w:t>
      </w:r>
      <w:proofErr w:type="gramEnd"/>
      <w:r w:rsidR="00F330D6">
        <w:rPr>
          <w:rFonts w:ascii="Times New Roman" w:hAnsi="Times New Roman" w:cs="Times New Roman"/>
          <w:sz w:val="24"/>
          <w:szCs w:val="24"/>
        </w:rPr>
        <w:t xml:space="preserve"> genes), protein coding genes with evidence for positive </w:t>
      </w:r>
      <w:r w:rsidR="00F330D6">
        <w:rPr>
          <w:rFonts w:ascii="Times New Roman" w:hAnsi="Times New Roman" w:cs="Times New Roman"/>
          <w:sz w:val="24"/>
          <w:szCs w:val="24"/>
        </w:rPr>
        <w:lastRenderedPageBreak/>
        <w:t>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proofErr w:type="gramStart"/>
      <w:r w:rsidR="0071077D">
        <w:rPr>
          <w:rFonts w:ascii="Times New Roman" w:hAnsi="Times New Roman" w:cs="Times New Roman"/>
          <w:i/>
          <w:iCs/>
          <w:sz w:val="24"/>
          <w:szCs w:val="24"/>
        </w:rPr>
        <w:t>i.e.</w:t>
      </w:r>
      <w:proofErr w:type="gramEnd"/>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A) The rate of decay of phylogenetic similarity</w:t>
      </w:r>
      <w:r w:rsidR="00D24E78">
        <w:rPr>
          <w:rFonts w:ascii="Times New Roman" w:hAnsi="Times New Roman" w:cs="Times New Roman"/>
          <w:sz w:val="24"/>
          <w:szCs w:val="24"/>
        </w:rPr>
        <w:t xml:space="preserve"> is</w:t>
      </w:r>
      <w:r w:rsidR="00F330D6">
        <w:rPr>
          <w:rFonts w:ascii="Times New Roman" w:hAnsi="Times New Roman" w:cs="Times New Roman"/>
          <w:sz w:val="24"/>
          <w:szCs w:val="24"/>
        </w:rPr>
        <w:t xml:space="preserve"> calculated as the slope of a linear regression between </w:t>
      </w:r>
      <w:proofErr w:type="spellStart"/>
      <w:r w:rsidR="00F330D6">
        <w:rPr>
          <w:rFonts w:ascii="Times New Roman" w:hAnsi="Times New Roman" w:cs="Times New Roman"/>
          <w:sz w:val="24"/>
          <w:szCs w:val="24"/>
        </w:rPr>
        <w:t>wRF</w:t>
      </w:r>
      <w:proofErr w:type="spellEnd"/>
      <w:r w:rsidR="00F330D6">
        <w:rPr>
          <w:rFonts w:ascii="Times New Roman" w:hAnsi="Times New Roman" w:cs="Times New Roman"/>
          <w:sz w:val="24"/>
          <w:szCs w:val="24"/>
        </w:rPr>
        <w:t xml:space="preserve"> and the </w:t>
      </w:r>
      <w:proofErr w:type="spellStart"/>
      <w:r w:rsidR="00F330D6">
        <w:rPr>
          <w:rFonts w:ascii="Times New Roman" w:hAnsi="Times New Roman" w:cs="Times New Roman"/>
          <w:sz w:val="24"/>
          <w:szCs w:val="24"/>
        </w:rPr>
        <w:t>log</w:t>
      </w:r>
      <w:proofErr w:type="spellEnd"/>
      <w:r w:rsidR="00F330D6">
        <w:rPr>
          <w:rFonts w:ascii="Times New Roman" w:hAnsi="Times New Roman" w:cs="Times New Roman"/>
          <w:sz w:val="24"/>
          <w:szCs w:val="24"/>
        </w:rPr>
        <w:t xml:space="preserve"> distance between each window up to 5Mb away from the feature window. B) The phylogenetic similarity of windows immediately adjacent to feature windows. C) The phylogenetic similarity between the species tree inferred from protein-coding gene trees and the feature window.</w:t>
      </w:r>
    </w:p>
    <w:p w14:paraId="408D8258" w14:textId="77777777" w:rsidR="004D4D9D" w:rsidRDefault="004D4D9D">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lastRenderedPageBreak/>
        <w:t xml:space="preserve">Figure </w:t>
      </w:r>
      <w:r w:rsidR="000F3461">
        <w:t>6</w:t>
      </w:r>
    </w:p>
    <w:p w14:paraId="749C69EF" w14:textId="44511241" w:rsidR="004D4D9D" w:rsidRDefault="004D4D9D" w:rsidP="004D4D9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B4254E" wp14:editId="5753C8F4">
            <wp:extent cx="4572000" cy="3657600"/>
            <wp:effectExtent l="0" t="0" r="0" b="0"/>
            <wp:docPr id="4647716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4B9FAE76" w:rsidR="00737B9F" w:rsidRDefault="004D4D9D" w:rsidP="00F413E3">
      <w:pPr>
        <w:jc w:val="both"/>
        <w:rPr>
          <w:rFonts w:ascii="Times New Roman" w:hAnsi="Times New Roman" w:cs="Times New Roman"/>
          <w:sz w:val="24"/>
          <w:szCs w:val="24"/>
        </w:rPr>
      </w:pPr>
      <w:r>
        <w:rPr>
          <w:rFonts w:ascii="Times New Roman" w:hAnsi="Times New Roman" w:cs="Times New Roman"/>
          <w:b/>
          <w:bCs/>
          <w:sz w:val="24"/>
          <w:szCs w:val="24"/>
        </w:rPr>
        <w:t>Figure 6</w:t>
      </w:r>
      <w:r>
        <w:rPr>
          <w:rFonts w:ascii="Times New Roman" w:hAnsi="Times New Roman" w:cs="Times New Roman"/>
          <w:sz w:val="24"/>
          <w:szCs w:val="24"/>
        </w:rPr>
        <w:t xml:space="preserve">: </w:t>
      </w:r>
      <w:r w:rsidR="00E7006D">
        <w:rPr>
          <w:rFonts w:ascii="Times New Roman" w:hAnsi="Times New Roman" w:cs="Times New Roman"/>
          <w:sz w:val="24"/>
          <w:szCs w:val="24"/>
        </w:rPr>
        <w:t>Tree misspecification leads to erroneous results in tests for positive selection. 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77777777" w:rsidR="00501ADC" w:rsidRDefault="00501ADC" w:rsidP="00501ADC">
      <w:pPr>
        <w:pStyle w:val="Heading1"/>
      </w:pPr>
      <w:r>
        <w:lastRenderedPageBreak/>
        <w:t>References</w:t>
      </w:r>
    </w:p>
    <w:p w14:paraId="6D2A1C0A" w14:textId="67707F9D" w:rsidR="00B84C77" w:rsidRPr="00B84C77" w:rsidRDefault="009418B1" w:rsidP="00B84C77">
      <w:pPr>
        <w:pStyle w:val="EndNoteBibliography"/>
        <w:spacing w:after="0"/>
        <w:ind w:left="720" w:hanging="720"/>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B84C77" w:rsidRPr="00B84C77">
        <w:t xml:space="preserve">Pdb (the paleobiology database) [Internet]. 2011 January 21st, 2022]. Available from: </w:t>
      </w:r>
      <w:hyperlink r:id="rId22" w:history="1">
        <w:r w:rsidR="00B84C77" w:rsidRPr="00B84C77">
          <w:rPr>
            <w:rStyle w:val="Hyperlink"/>
          </w:rPr>
          <w:t>http://paleodb.org/</w:t>
        </w:r>
      </w:hyperlink>
      <w:r w:rsidR="00B84C77" w:rsidRPr="00B84C77">
        <w:t xml:space="preserve"> </w:t>
      </w:r>
    </w:p>
    <w:p w14:paraId="7F599701" w14:textId="77777777" w:rsidR="00B84C77" w:rsidRPr="00B84C77" w:rsidRDefault="00B84C77" w:rsidP="00B84C77">
      <w:pPr>
        <w:pStyle w:val="EndNoteBibliography"/>
        <w:spacing w:after="0"/>
        <w:ind w:left="720" w:hanging="720"/>
      </w:pPr>
      <w:r w:rsidRPr="00B84C77">
        <w:t xml:space="preserve">Aghova T, Kimura Y, Bryja J, Dobigny G, Granjon L, Kergoat GJ. 2018. Fossils know it best: Using a new set of fossil calibrations to improve the temporal phylogenetic framework of murid rodents (rodentia: Muridae). </w:t>
      </w:r>
      <w:r w:rsidRPr="00B84C77">
        <w:rPr>
          <w:i/>
        </w:rPr>
        <w:t>Mol Phylogenet Evol</w:t>
      </w:r>
      <w:r w:rsidRPr="00B84C77">
        <w:t>. 128:98-111.</w:t>
      </w:r>
    </w:p>
    <w:p w14:paraId="422E75CE" w14:textId="77777777" w:rsidR="00B84C77" w:rsidRPr="00B84C77" w:rsidRDefault="00B84C77" w:rsidP="00B84C77">
      <w:pPr>
        <w:pStyle w:val="EndNoteBibliography"/>
        <w:spacing w:after="0"/>
        <w:ind w:left="720" w:hanging="720"/>
      </w:pPr>
      <w:r w:rsidRPr="00B84C77">
        <w:t xml:space="preserve">Alda F, Ludt WB, Elias DJ, McMahan CD, Chakrabarty P. 2021. Comparing ultraconserved elements and exons for phylogenomic analyses of middle american cichlids: When data agree to disagree. </w:t>
      </w:r>
      <w:r w:rsidRPr="00B84C77">
        <w:rPr>
          <w:i/>
        </w:rPr>
        <w:t>Genome Biol Evol</w:t>
      </w:r>
      <w:r w:rsidRPr="00B84C77">
        <w:t>. 13.</w:t>
      </w:r>
    </w:p>
    <w:p w14:paraId="6EFB07C3" w14:textId="77777777" w:rsidR="00B84C77" w:rsidRPr="00B84C77" w:rsidRDefault="00B84C77" w:rsidP="00B84C77">
      <w:pPr>
        <w:pStyle w:val="EndNoteBibliography"/>
        <w:spacing w:after="0"/>
        <w:ind w:left="720" w:hanging="720"/>
      </w:pPr>
      <w:r w:rsidRPr="00B84C77">
        <w:t xml:space="preserve">Alexander AM, Su YC, Oliveros CH, Olson KV, Travers SL, Brown RM. 2017. Genomic data reveals potential for hybridization, introgression, and incomplete lineage sorting to confound phylogenetic relationships in an adaptive radiation of narrow-mouth frogs. </w:t>
      </w:r>
      <w:r w:rsidRPr="00B84C77">
        <w:rPr>
          <w:i/>
        </w:rPr>
        <w:t>Evolution</w:t>
      </w:r>
      <w:r w:rsidRPr="00B84C77">
        <w:t>. 71:475-488.</w:t>
      </w:r>
    </w:p>
    <w:p w14:paraId="7353A0C2" w14:textId="77777777" w:rsidR="00B84C77" w:rsidRPr="00B84C77" w:rsidRDefault="00B84C77" w:rsidP="00B84C77">
      <w:pPr>
        <w:pStyle w:val="EndNoteBibliography"/>
        <w:spacing w:after="0"/>
        <w:ind w:left="720" w:hanging="720"/>
      </w:pPr>
      <w:r w:rsidRPr="00B84C77">
        <w:t xml:space="preserve">Alvarez-Gonzalez L, Burden F, Doddamani D, Malinverni R, Leach E, Marin-Garcia C, Marin-Gual L, Gubern A, Vara C, Paytuvi-Gallart A, et al. 2022. 3d chromatin remodelling in the germ line modulates genome evolutionary plasticity. </w:t>
      </w:r>
      <w:r w:rsidRPr="00B84C77">
        <w:rPr>
          <w:i/>
        </w:rPr>
        <w:t>Nat Commun</w:t>
      </w:r>
      <w:r w:rsidRPr="00B84C77">
        <w:t>. 13:2608.</w:t>
      </w:r>
    </w:p>
    <w:p w14:paraId="5F65EBAB" w14:textId="77777777" w:rsidR="00B84C77" w:rsidRPr="00B84C77" w:rsidRDefault="00B84C77" w:rsidP="00B84C77">
      <w:pPr>
        <w:pStyle w:val="EndNoteBibliography"/>
        <w:spacing w:after="0"/>
        <w:ind w:left="720" w:hanging="720"/>
      </w:pPr>
      <w:r w:rsidRPr="00B84C77">
        <w:t xml:space="preserve">Avise JC, Robinson TJ. 2008. Hemiplasy: A new term in the lexicon of phylogenetics. </w:t>
      </w:r>
      <w:r w:rsidRPr="00B84C77">
        <w:rPr>
          <w:i/>
        </w:rPr>
        <w:t>Syst Biol</w:t>
      </w:r>
      <w:r w:rsidRPr="00B84C77">
        <w:t>. 57:503-507.</w:t>
      </w:r>
    </w:p>
    <w:p w14:paraId="69AE3D09" w14:textId="77777777" w:rsidR="00B84C77" w:rsidRPr="00B84C77" w:rsidRDefault="00B84C77" w:rsidP="00B84C77">
      <w:pPr>
        <w:pStyle w:val="EndNoteBibliography"/>
        <w:spacing w:after="0"/>
        <w:ind w:left="720" w:hanging="720"/>
      </w:pPr>
      <w:r w:rsidRPr="00B84C77">
        <w:t xml:space="preserve">Baum DA. 2007. Concordance trees, concordance factors, and the exploration of reticulate genealogy. </w:t>
      </w:r>
      <w:r w:rsidRPr="00B84C77">
        <w:rPr>
          <w:i/>
        </w:rPr>
        <w:t>TAXON</w:t>
      </w:r>
      <w:r w:rsidRPr="00B84C77">
        <w:t>. 56:417-426.</w:t>
      </w:r>
    </w:p>
    <w:p w14:paraId="2F25FBDB" w14:textId="77777777" w:rsidR="00B84C77" w:rsidRPr="00B84C77" w:rsidRDefault="00B84C77" w:rsidP="00B84C77">
      <w:pPr>
        <w:pStyle w:val="EndNoteBibliography"/>
        <w:spacing w:after="0"/>
        <w:ind w:left="720" w:hanging="720"/>
      </w:pPr>
      <w:r w:rsidRPr="00B84C77">
        <w:t xml:space="preserve">Benjamini Y, Hochberg Y. 1995. Controlling the false discovery rate: A practical and powerful approach to multiple testing. </w:t>
      </w:r>
      <w:r w:rsidRPr="00B84C77">
        <w:rPr>
          <w:i/>
        </w:rPr>
        <w:t>Journal of the Royal statistical society: series B (Methodological)</w:t>
      </w:r>
      <w:r w:rsidRPr="00B84C77">
        <w:t>. 57:289-300.</w:t>
      </w:r>
    </w:p>
    <w:p w14:paraId="28A8F7E5" w14:textId="77777777" w:rsidR="00B84C77" w:rsidRPr="00B84C77" w:rsidRDefault="00B84C77" w:rsidP="00B84C77">
      <w:pPr>
        <w:pStyle w:val="EndNoteBibliography"/>
        <w:spacing w:after="0"/>
        <w:ind w:left="720" w:hanging="720"/>
      </w:pPr>
      <w:r w:rsidRPr="00B84C77">
        <w:t xml:space="preserve">Bloom BH. 1970. Space/time trade-offs in hash coding with allowable errors. </w:t>
      </w:r>
      <w:r w:rsidRPr="00B84C77">
        <w:rPr>
          <w:i/>
        </w:rPr>
        <w:t>Commun. ACM</w:t>
      </w:r>
      <w:r w:rsidRPr="00B84C77">
        <w:t>. 13:422–426.</w:t>
      </w:r>
    </w:p>
    <w:p w14:paraId="0B89EADE" w14:textId="77777777" w:rsidR="00B84C77" w:rsidRPr="00B84C77" w:rsidRDefault="00B84C77" w:rsidP="00B84C77">
      <w:pPr>
        <w:pStyle w:val="EndNoteBibliography"/>
        <w:spacing w:after="0"/>
        <w:ind w:left="720" w:hanging="720"/>
      </w:pPr>
      <w:r w:rsidRPr="00B84C77">
        <w:t>Böcker S, Canzar S, Gunnar WK. 2013. The generalized robinson-foulds metric. In:  Darling A, Stoye J, editors. Algorithms in bioinformatics. Berlin, Heidelberg: Springer.</w:t>
      </w:r>
    </w:p>
    <w:p w14:paraId="47684F39" w14:textId="77777777" w:rsidR="00B84C77" w:rsidRPr="00B84C77" w:rsidRDefault="00B84C77" w:rsidP="00B84C77">
      <w:pPr>
        <w:pStyle w:val="EndNoteBibliography"/>
        <w:spacing w:after="0"/>
        <w:ind w:left="720" w:hanging="720"/>
      </w:pPr>
      <w:r w:rsidRPr="00B84C77">
        <w:t xml:space="preserve">Bolger AM, Lohse M, Usadel B. 2014. Trimmomatic: A flexible trimmer for illumina sequence data. </w:t>
      </w:r>
      <w:r w:rsidRPr="00B84C77">
        <w:rPr>
          <w:i/>
        </w:rPr>
        <w:t>Bioinformatics</w:t>
      </w:r>
      <w:r w:rsidRPr="00B84C77">
        <w:t>. 30:2114-2120.</w:t>
      </w:r>
    </w:p>
    <w:p w14:paraId="24F7D083" w14:textId="77777777" w:rsidR="00B84C77" w:rsidRPr="00B84C77" w:rsidRDefault="00B84C77" w:rsidP="00B84C77">
      <w:pPr>
        <w:pStyle w:val="EndNoteBibliography"/>
        <w:spacing w:after="0"/>
        <w:ind w:left="720" w:hanging="720"/>
      </w:pPr>
      <w:r w:rsidRPr="00B84C77">
        <w:t xml:space="preserve">Borowiec ML. 2016. Amas: A fast tool for alignment manipulation and computing of summary statistics. </w:t>
      </w:r>
      <w:r w:rsidRPr="00B84C77">
        <w:rPr>
          <w:i/>
        </w:rPr>
        <w:t>PeerJ</w:t>
      </w:r>
      <w:r w:rsidRPr="00B84C77">
        <w:t>. 4:e1660.</w:t>
      </w:r>
    </w:p>
    <w:p w14:paraId="728AD56D" w14:textId="77777777" w:rsidR="00B84C77" w:rsidRPr="00B84C77" w:rsidRDefault="00B84C77" w:rsidP="00B84C77">
      <w:pPr>
        <w:pStyle w:val="EndNoteBibliography"/>
        <w:spacing w:after="0"/>
        <w:ind w:left="720" w:hanging="720"/>
      </w:pPr>
      <w:r w:rsidRPr="00B84C77">
        <w:t xml:space="preserve">Bradley RK, Roberts A, Smoot M, Juvekar S, Do J, Dewey C, Holmes I, Pachter L. 2009. Fast statistical alignment. </w:t>
      </w:r>
      <w:r w:rsidRPr="00B84C77">
        <w:rPr>
          <w:i/>
        </w:rPr>
        <w:t>PLoS Comput Biol</w:t>
      </w:r>
      <w:r w:rsidRPr="00B84C77">
        <w:t>. 5:e1000392.</w:t>
      </w:r>
    </w:p>
    <w:p w14:paraId="1FB79049" w14:textId="77777777" w:rsidR="00B84C77" w:rsidRPr="00B84C77" w:rsidRDefault="00B84C77" w:rsidP="00B84C77">
      <w:pPr>
        <w:pStyle w:val="EndNoteBibliography"/>
        <w:spacing w:after="0"/>
        <w:ind w:left="720" w:hanging="720"/>
      </w:pPr>
      <w:r w:rsidRPr="00B84C77">
        <w:t xml:space="preserve">Cai JJ, Macpherson JM, Sella G, Petrov DA. 2009. Pervasive hitchhiking at coding and regulatory sites in humans. </w:t>
      </w:r>
      <w:r w:rsidRPr="00B84C77">
        <w:rPr>
          <w:i/>
        </w:rPr>
        <w:t>PLoS Genet</w:t>
      </w:r>
      <w:r w:rsidRPr="00B84C77">
        <w:t>. 5:e1000336.</w:t>
      </w:r>
    </w:p>
    <w:p w14:paraId="51BBCBB0" w14:textId="77777777" w:rsidR="00B84C77" w:rsidRPr="00B84C77" w:rsidRDefault="00B84C77" w:rsidP="00B84C77">
      <w:pPr>
        <w:pStyle w:val="EndNoteBibliography"/>
        <w:spacing w:after="0"/>
        <w:ind w:left="720" w:hanging="720"/>
      </w:pPr>
      <w:r w:rsidRPr="00B84C77">
        <w:t xml:space="preserve">Capella-Gutierrez S, Silla-Martinez JM, Gabaldon T. 2009. Trimal: A tool for automated alignment trimming in large-scale phylogenetic analyses. </w:t>
      </w:r>
      <w:r w:rsidRPr="00B84C77">
        <w:rPr>
          <w:i/>
        </w:rPr>
        <w:t>Bioinformatics</w:t>
      </w:r>
      <w:r w:rsidRPr="00B84C77">
        <w:t>. 25:1972-1973.</w:t>
      </w:r>
    </w:p>
    <w:p w14:paraId="6D44A936" w14:textId="77777777" w:rsidR="00B84C77" w:rsidRPr="00B84C77" w:rsidRDefault="00B84C77" w:rsidP="00B84C77">
      <w:pPr>
        <w:pStyle w:val="EndNoteBibliography"/>
        <w:spacing w:after="0"/>
        <w:ind w:left="720" w:hanging="720"/>
      </w:pPr>
      <w:r w:rsidRPr="00B84C77">
        <w:t xml:space="preserve">Carbone L, Harris RA, Gnerre S, Veeramah KR, Lorente-Galdos B, Huddleston J, Meyer TJ, Herrero J, Roos C, Aken B, et al. 2014. Gibbon genome and the fast karyotype evolution of small apes. </w:t>
      </w:r>
      <w:r w:rsidRPr="00B84C77">
        <w:rPr>
          <w:i/>
        </w:rPr>
        <w:t>Nature</w:t>
      </w:r>
      <w:r w:rsidRPr="00B84C77">
        <w:t>. 513:195-201.</w:t>
      </w:r>
    </w:p>
    <w:p w14:paraId="4EAA8BFD" w14:textId="77777777" w:rsidR="00B84C77" w:rsidRPr="00B84C77" w:rsidRDefault="00B84C77" w:rsidP="00B84C77">
      <w:pPr>
        <w:pStyle w:val="EndNoteBibliography"/>
        <w:spacing w:after="0"/>
        <w:ind w:left="720" w:hanging="720"/>
      </w:pPr>
      <w:r w:rsidRPr="00B84C77">
        <w:t xml:space="preserve">Chan KO, Hutter CR, Wood PL, Jr., Grismer LL, Brown RM. 2020. Target-capture phylogenomics provide insights on gene and species tree discordances in old world treefrogs (anura: Rhacophoridae). </w:t>
      </w:r>
      <w:r w:rsidRPr="00B84C77">
        <w:rPr>
          <w:i/>
        </w:rPr>
        <w:t>Proc Biol Sci</w:t>
      </w:r>
      <w:r w:rsidRPr="00B84C77">
        <w:t>. 287:20202102.</w:t>
      </w:r>
    </w:p>
    <w:p w14:paraId="48CC269D" w14:textId="77777777" w:rsidR="00B84C77" w:rsidRPr="00B84C77" w:rsidRDefault="00B84C77" w:rsidP="00B84C77">
      <w:pPr>
        <w:pStyle w:val="EndNoteBibliography"/>
        <w:spacing w:after="0"/>
        <w:ind w:left="720" w:hanging="720"/>
      </w:pPr>
      <w:r w:rsidRPr="00B84C77">
        <w:t xml:space="preserve">Charlesworth B, Morgan MT, Charlesworth D. 1993. The effect of deleterious mutations on neutral molecular variation. </w:t>
      </w:r>
      <w:r w:rsidRPr="00B84C77">
        <w:rPr>
          <w:i/>
        </w:rPr>
        <w:t>Genetics</w:t>
      </w:r>
      <w:r w:rsidRPr="00B84C77">
        <w:t>. 134:1289-1303.</w:t>
      </w:r>
    </w:p>
    <w:p w14:paraId="1913EC81" w14:textId="77777777" w:rsidR="00B84C77" w:rsidRPr="00B84C77" w:rsidRDefault="00B84C77" w:rsidP="00B84C77">
      <w:pPr>
        <w:pStyle w:val="EndNoteBibliography"/>
        <w:spacing w:after="0"/>
        <w:ind w:left="720" w:hanging="720"/>
      </w:pPr>
      <w:r w:rsidRPr="00B84C77">
        <w:t xml:space="preserve">Chen CT, Wang JC, Cohen BA. 2007. The strength of selection on ultraconserved elements in the human genome. </w:t>
      </w:r>
      <w:r w:rsidRPr="00B84C77">
        <w:rPr>
          <w:i/>
        </w:rPr>
        <w:t>Am J Hum Genet</w:t>
      </w:r>
      <w:r w:rsidRPr="00B84C77">
        <w:t>. 80:692-704.</w:t>
      </w:r>
    </w:p>
    <w:p w14:paraId="1FDA4E5E" w14:textId="77777777" w:rsidR="00B84C77" w:rsidRPr="00B84C77" w:rsidRDefault="00B84C77" w:rsidP="00B84C77">
      <w:pPr>
        <w:pStyle w:val="EndNoteBibliography"/>
        <w:spacing w:after="0"/>
        <w:ind w:left="720" w:hanging="720"/>
      </w:pPr>
      <w:r w:rsidRPr="00B84C77">
        <w:t xml:space="preserve">Chernomor O, von Haeseler A, Minh BQ. 2016. Terrace aware data structure for phylogenomic inference from supermatrices. </w:t>
      </w:r>
      <w:r w:rsidRPr="00B84C77">
        <w:rPr>
          <w:i/>
        </w:rPr>
        <w:t>Syst Biol</w:t>
      </w:r>
      <w:r w:rsidRPr="00B84C77">
        <w:t>. 65:997-1008.</w:t>
      </w:r>
    </w:p>
    <w:p w14:paraId="50CC6B1A" w14:textId="77777777" w:rsidR="00B84C77" w:rsidRPr="00B84C77" w:rsidRDefault="00B84C77" w:rsidP="00B84C77">
      <w:pPr>
        <w:pStyle w:val="EndNoteBibliography"/>
        <w:spacing w:after="0"/>
        <w:ind w:left="720" w:hanging="720"/>
      </w:pPr>
      <w:r w:rsidRPr="00B84C77">
        <w:t xml:space="preserve">Corbett-Detig RB, Hartl DL, Sackton TB. 2015. Natural selection constrains neutral diversity across a wide range of species. </w:t>
      </w:r>
      <w:r w:rsidRPr="00B84C77">
        <w:rPr>
          <w:i/>
        </w:rPr>
        <w:t>PLoS Biol</w:t>
      </w:r>
      <w:r w:rsidRPr="00B84C77">
        <w:t>. 13:e1002112.</w:t>
      </w:r>
    </w:p>
    <w:p w14:paraId="041CB22B" w14:textId="77777777" w:rsidR="00B84C77" w:rsidRPr="00B84C77" w:rsidRDefault="00B84C77" w:rsidP="00B84C77">
      <w:pPr>
        <w:pStyle w:val="EndNoteBibliography"/>
        <w:spacing w:after="0"/>
        <w:ind w:left="720" w:hanging="720"/>
      </w:pPr>
      <w:r w:rsidRPr="00B84C77">
        <w:lastRenderedPageBreak/>
        <w:t xml:space="preserve">Cox A, Ackert-Bicknell CL, Dumont BL, Ding Y, Bell JT, Brockmann GA, Wergedal JE, Bult C, Paigen B, Flint J, et al. 2009. A new standard genetic map for the laboratory mouse. </w:t>
      </w:r>
      <w:r w:rsidRPr="00B84C77">
        <w:rPr>
          <w:i/>
        </w:rPr>
        <w:t>Genetics</w:t>
      </w:r>
      <w:r w:rsidRPr="00B84C77">
        <w:t>. 182:1335-1344.</w:t>
      </w:r>
    </w:p>
    <w:p w14:paraId="0C5C9450" w14:textId="77777777" w:rsidR="00B84C77" w:rsidRPr="00B84C77" w:rsidRDefault="00B84C77" w:rsidP="00B84C77">
      <w:pPr>
        <w:pStyle w:val="EndNoteBibliography"/>
        <w:spacing w:after="0"/>
        <w:ind w:left="720" w:hanging="720"/>
      </w:pPr>
      <w:r w:rsidRPr="00B84C77">
        <w:t xml:space="preserve">Cunningham F, Allen JE, Allen J, Alvarez-Jarreta J, Amode MR, Armean IM, Austine-Orimoloye O, Azov AG, Barnes I, Bennett R, et al. 2022. Ensembl 2022. </w:t>
      </w:r>
      <w:r w:rsidRPr="00B84C77">
        <w:rPr>
          <w:i/>
        </w:rPr>
        <w:t>Nucleic Acids Res</w:t>
      </w:r>
      <w:r w:rsidRPr="00B84C77">
        <w:t>. 50:D988-D995.</w:t>
      </w:r>
    </w:p>
    <w:p w14:paraId="15565003" w14:textId="77777777" w:rsidR="00B84C77" w:rsidRPr="00B84C77" w:rsidRDefault="00B84C77" w:rsidP="00B84C77">
      <w:pPr>
        <w:pStyle w:val="EndNoteBibliography"/>
        <w:spacing w:after="0"/>
        <w:ind w:left="720" w:hanging="720"/>
      </w:pPr>
      <w:r w:rsidRPr="00B84C77">
        <w:t xml:space="preserve">Danecek P, Bonfield JK, Liddle J, Marshall J, Ohan V, Pollard MO, Whitwham A, Keane T, McCarthy SA, Davies RM, et al. 2021. Twelve years of samtools and bcftools. </w:t>
      </w:r>
      <w:r w:rsidRPr="00B84C77">
        <w:rPr>
          <w:i/>
        </w:rPr>
        <w:t>Gigascience</w:t>
      </w:r>
      <w:r w:rsidRPr="00B84C77">
        <w:t>. 10.</w:t>
      </w:r>
    </w:p>
    <w:p w14:paraId="36DF3D5D" w14:textId="77777777" w:rsidR="00B84C77" w:rsidRPr="00B84C77" w:rsidRDefault="00B84C77" w:rsidP="00B84C77">
      <w:pPr>
        <w:pStyle w:val="EndNoteBibliography"/>
        <w:spacing w:after="0"/>
        <w:ind w:left="720" w:hanging="720"/>
      </w:pPr>
      <w:r w:rsidRPr="00B84C77">
        <w:t xml:space="preserve">Degnan JH, Rosenberg NA. 2006. Discordance of species trees with their most likely gene trees. </w:t>
      </w:r>
      <w:r w:rsidRPr="00B84C77">
        <w:rPr>
          <w:i/>
        </w:rPr>
        <w:t>PLoS Genet</w:t>
      </w:r>
      <w:r w:rsidRPr="00B84C77">
        <w:t>. 2:e68.</w:t>
      </w:r>
    </w:p>
    <w:p w14:paraId="5370938A" w14:textId="77777777" w:rsidR="00B84C77" w:rsidRPr="00B84C77" w:rsidRDefault="00B84C77" w:rsidP="00B84C77">
      <w:pPr>
        <w:pStyle w:val="EndNoteBibliography"/>
        <w:spacing w:after="0"/>
        <w:ind w:left="720" w:hanging="720"/>
      </w:pPr>
      <w:r w:rsidRPr="00B84C77">
        <w:t xml:space="preserve">Edwards SV. 2009. Is a new and general theory of molecular systematics emerging? </w:t>
      </w:r>
      <w:r w:rsidRPr="00B84C77">
        <w:rPr>
          <w:i/>
        </w:rPr>
        <w:t>Evolution</w:t>
      </w:r>
      <w:r w:rsidRPr="00B84C77">
        <w:t>. 63:1-19.</w:t>
      </w:r>
    </w:p>
    <w:p w14:paraId="4B484474" w14:textId="77777777" w:rsidR="00B84C77" w:rsidRPr="00B84C77" w:rsidRDefault="00B84C77" w:rsidP="00B84C77">
      <w:pPr>
        <w:pStyle w:val="EndNoteBibliography"/>
        <w:spacing w:after="0"/>
        <w:ind w:left="720" w:hanging="720"/>
      </w:pPr>
      <w:r w:rsidRPr="00B84C77">
        <w:t>Faircloth BC. 2013. Illumiprocessor: A trimmomatic wrapper for parallel adapter and quality trimming.</w:t>
      </w:r>
    </w:p>
    <w:p w14:paraId="24E11659" w14:textId="77777777" w:rsidR="00B84C77" w:rsidRPr="00B84C77" w:rsidRDefault="00B84C77" w:rsidP="00B84C77">
      <w:pPr>
        <w:pStyle w:val="EndNoteBibliography"/>
        <w:spacing w:after="0"/>
        <w:ind w:left="720" w:hanging="720"/>
      </w:pPr>
      <w:r w:rsidRPr="00B84C77">
        <w:t xml:space="preserve">Faircloth BC. 2016. Phyluce is a software package for the analysis of conserved genomic loci. </w:t>
      </w:r>
      <w:r w:rsidRPr="00B84C77">
        <w:rPr>
          <w:i/>
        </w:rPr>
        <w:t>Bioinformatics</w:t>
      </w:r>
      <w:r w:rsidRPr="00B84C77">
        <w:t>. 32:786-788.</w:t>
      </w:r>
    </w:p>
    <w:p w14:paraId="3CC71775" w14:textId="77777777" w:rsidR="00B84C77" w:rsidRPr="00B84C77" w:rsidRDefault="00B84C77" w:rsidP="00B84C77">
      <w:pPr>
        <w:pStyle w:val="EndNoteBibliography"/>
        <w:spacing w:after="0"/>
        <w:ind w:left="720" w:hanging="720"/>
      </w:pPr>
      <w:r w:rsidRPr="00B84C77">
        <w:t xml:space="preserve">Faircloth BC, McCormack JE, Crawford NG, Harvey MG, Brumfield RT, Glenn TC. 2012. Ultraconserved elements anchor thousands of genetic markers spanning multiple evolutionary timescales. </w:t>
      </w:r>
      <w:r w:rsidRPr="00B84C77">
        <w:rPr>
          <w:i/>
        </w:rPr>
        <w:t>Syst Biol</w:t>
      </w:r>
      <w:r w:rsidRPr="00B84C77">
        <w:t>. 61:717-726.</w:t>
      </w:r>
    </w:p>
    <w:p w14:paraId="540A3581" w14:textId="77777777" w:rsidR="00B84C77" w:rsidRPr="00B84C77" w:rsidRDefault="00B84C77" w:rsidP="00B84C77">
      <w:pPr>
        <w:pStyle w:val="EndNoteBibliography"/>
        <w:spacing w:after="0"/>
        <w:ind w:left="720" w:hanging="720"/>
      </w:pPr>
      <w:r w:rsidRPr="00B84C77">
        <w:t xml:space="preserve">Fay JC. 2011. Weighing the evidence for adaptation at the molecular level. </w:t>
      </w:r>
      <w:r w:rsidRPr="00B84C77">
        <w:rPr>
          <w:i/>
        </w:rPr>
        <w:t>Trends Genet</w:t>
      </w:r>
      <w:r w:rsidRPr="00B84C77">
        <w:t>. 27:343-349.</w:t>
      </w:r>
    </w:p>
    <w:p w14:paraId="2321A08C" w14:textId="77777777" w:rsidR="00B84C77" w:rsidRPr="00B84C77" w:rsidRDefault="00B84C77" w:rsidP="00B84C77">
      <w:pPr>
        <w:pStyle w:val="EndNoteBibliography"/>
        <w:spacing w:after="0"/>
        <w:ind w:left="720" w:hanging="720"/>
      </w:pPr>
      <w:r w:rsidRPr="00B84C77">
        <w:t xml:space="preserve">Fontaine MC, Pease JB, Steele A, Waterhouse RM, Neafsey DE, Sharakhov IV, Jiang X, Hall AB, Catteruccia F, Kakani E, et al. 2015. Mosquito genomics. Extensive introgression in a malaria vector species complex revealed by phylogenomics. </w:t>
      </w:r>
      <w:r w:rsidRPr="00B84C77">
        <w:rPr>
          <w:i/>
        </w:rPr>
        <w:t>Science</w:t>
      </w:r>
      <w:r w:rsidRPr="00B84C77">
        <w:t>. 347:1258524.</w:t>
      </w:r>
    </w:p>
    <w:p w14:paraId="4A402015" w14:textId="77777777" w:rsidR="00B84C77" w:rsidRPr="00B84C77" w:rsidRDefault="00B84C77" w:rsidP="00B84C77">
      <w:pPr>
        <w:pStyle w:val="EndNoteBibliography"/>
        <w:spacing w:after="0"/>
        <w:ind w:left="720" w:hanging="720"/>
      </w:pPr>
      <w:r w:rsidRPr="00B84C77">
        <w:t xml:space="preserve">Foote AD, Liu Y, Thomas GW, Vinar T, Alfoldi J, Deng J, Dugan S, van Elk CE, Hunter ME, Joshi V, et al. 2015. Convergent evolution of the genomes of marine mammals. </w:t>
      </w:r>
      <w:r w:rsidRPr="00B84C77">
        <w:rPr>
          <w:i/>
        </w:rPr>
        <w:t>Nat Genet</w:t>
      </w:r>
      <w:r w:rsidRPr="00B84C77">
        <w:t>. 47:272-275.</w:t>
      </w:r>
    </w:p>
    <w:p w14:paraId="5EE5476A" w14:textId="77777777" w:rsidR="00B84C77" w:rsidRPr="00B84C77" w:rsidRDefault="00B84C77" w:rsidP="00B84C77">
      <w:pPr>
        <w:pStyle w:val="EndNoteBibliography"/>
        <w:spacing w:after="0"/>
        <w:ind w:left="720" w:hanging="720"/>
      </w:pPr>
      <w:r w:rsidRPr="00B84C77">
        <w:t xml:space="preserve">Geraldes A, Basset P, Smith KL, Nachman MW. 2011. Higher differentiation among subspecies of the house mouse (mus musculus) in genomic regions with low recombination. </w:t>
      </w:r>
      <w:r w:rsidRPr="00B84C77">
        <w:rPr>
          <w:i/>
        </w:rPr>
        <w:t>Mol Ecol</w:t>
      </w:r>
      <w:r w:rsidRPr="00B84C77">
        <w:t>. 20:4722-4736.</w:t>
      </w:r>
    </w:p>
    <w:p w14:paraId="42127C45" w14:textId="77777777" w:rsidR="00B84C77" w:rsidRPr="00B84C77" w:rsidRDefault="00B84C77" w:rsidP="00B84C77">
      <w:pPr>
        <w:pStyle w:val="EndNoteBibliography"/>
        <w:spacing w:after="0"/>
        <w:ind w:left="720" w:hanging="720"/>
      </w:pPr>
      <w:r w:rsidRPr="00B84C77">
        <w:t xml:space="preserve">Gibbs RA, Weinstock GM, Metzker ML, Muzny DM, Sodergren EJ, Scherer S, Scott G, Steffen D, Worley KC, Burch PE, et al. 2004. Genome sequence of the brown norway rat yields insights into mammalian evolution. </w:t>
      </w:r>
      <w:r w:rsidRPr="00B84C77">
        <w:rPr>
          <w:i/>
        </w:rPr>
        <w:t>Nature</w:t>
      </w:r>
      <w:r w:rsidRPr="00B84C77">
        <w:t>. 428:493-521.</w:t>
      </w:r>
    </w:p>
    <w:p w14:paraId="6E60DB3A" w14:textId="77777777" w:rsidR="00B84C77" w:rsidRPr="00B84C77" w:rsidRDefault="00B84C77" w:rsidP="00B84C77">
      <w:pPr>
        <w:pStyle w:val="EndNoteBibliography"/>
        <w:spacing w:after="0"/>
        <w:ind w:left="720" w:hanging="720"/>
      </w:pPr>
      <w:r w:rsidRPr="00B84C77">
        <w:t xml:space="preserve">Green RE, Krause J, Briggs AW, Maricic T, Stenzel U, Kircher M, Patterson N, Li H, Zhai W, Fritz MH, et al. 2010. A draft sequence of the neandertal genome. </w:t>
      </w:r>
      <w:r w:rsidRPr="00B84C77">
        <w:rPr>
          <w:i/>
        </w:rPr>
        <w:t>Science</w:t>
      </w:r>
      <w:r w:rsidRPr="00B84C77">
        <w:t>. 328:710-722.</w:t>
      </w:r>
    </w:p>
    <w:p w14:paraId="42CBFF2A" w14:textId="77777777" w:rsidR="00B84C77" w:rsidRPr="00B84C77" w:rsidRDefault="00B84C77" w:rsidP="00B84C77">
      <w:pPr>
        <w:pStyle w:val="EndNoteBibliography"/>
        <w:spacing w:after="0"/>
        <w:ind w:left="720" w:hanging="720"/>
      </w:pPr>
      <w:r w:rsidRPr="00B84C77">
        <w:t xml:space="preserve">Guindon S, Dufayard JF, Lefort V, Anisimova M, Hordijk W, Gascuel O. 2010. New algorithms and methods to estimate maximum-likelihood phylogenies: Assessing the performance of phyml 3.0. </w:t>
      </w:r>
      <w:r w:rsidRPr="00B84C77">
        <w:rPr>
          <w:i/>
        </w:rPr>
        <w:t>Syst Biol</w:t>
      </w:r>
      <w:r w:rsidRPr="00B84C77">
        <w:t>. 59:307-321.</w:t>
      </w:r>
    </w:p>
    <w:p w14:paraId="5EFEBBCE" w14:textId="77777777" w:rsidR="00B84C77" w:rsidRPr="00B84C77" w:rsidRDefault="00B84C77" w:rsidP="00B84C77">
      <w:pPr>
        <w:pStyle w:val="EndNoteBibliography"/>
        <w:spacing w:after="0"/>
        <w:ind w:left="720" w:hanging="720"/>
      </w:pPr>
      <w:r w:rsidRPr="00B84C77">
        <w:t xml:space="preserve">Hahn MW, Nakhleh L. 2016. Irrational exuberance for resolved species trees. </w:t>
      </w:r>
      <w:r w:rsidRPr="00B84C77">
        <w:rPr>
          <w:i/>
        </w:rPr>
        <w:t>Evolution</w:t>
      </w:r>
      <w:r w:rsidRPr="00B84C77">
        <w:t>. 70:7-17.</w:t>
      </w:r>
    </w:p>
    <w:p w14:paraId="26761AD6" w14:textId="77777777" w:rsidR="00B84C77" w:rsidRPr="00B84C77" w:rsidRDefault="00B84C77" w:rsidP="00B84C77">
      <w:pPr>
        <w:pStyle w:val="EndNoteBibliography"/>
        <w:spacing w:after="0"/>
        <w:ind w:left="720" w:hanging="720"/>
      </w:pPr>
      <w:r w:rsidRPr="00B84C77">
        <w:t xml:space="preserve">Hibbins MS, Hahn MW. 2022. Phylogenomic approaches to detecting and characterizing introgression. </w:t>
      </w:r>
      <w:r w:rsidRPr="00B84C77">
        <w:rPr>
          <w:i/>
        </w:rPr>
        <w:t>Genetics</w:t>
      </w:r>
      <w:r w:rsidRPr="00B84C77">
        <w:t>. 220.</w:t>
      </w:r>
    </w:p>
    <w:p w14:paraId="6EB0EC08" w14:textId="77777777" w:rsidR="00B84C77" w:rsidRPr="00B84C77" w:rsidRDefault="00B84C77" w:rsidP="00B84C77">
      <w:pPr>
        <w:pStyle w:val="EndNoteBibliography"/>
        <w:spacing w:after="0"/>
        <w:ind w:left="720" w:hanging="720"/>
      </w:pPr>
      <w:r w:rsidRPr="00B84C77">
        <w:t xml:space="preserve">Hinrichs AS, Karolchik D, Baertsch R, Barber GP, Bejerano G, Clawson H, Diekhans M, Furey TS, Harte RA, Hsu F, et al. 2006. The ucsc genome browser database: Update 2006. </w:t>
      </w:r>
      <w:r w:rsidRPr="00B84C77">
        <w:rPr>
          <w:i/>
        </w:rPr>
        <w:t>Nucleic Acids Res</w:t>
      </w:r>
      <w:r w:rsidRPr="00B84C77">
        <w:t>. 34:D590-598.</w:t>
      </w:r>
    </w:p>
    <w:p w14:paraId="2483C745" w14:textId="77777777" w:rsidR="00B84C77" w:rsidRPr="00B84C77" w:rsidRDefault="00B84C77" w:rsidP="00B84C77">
      <w:pPr>
        <w:pStyle w:val="EndNoteBibliography"/>
        <w:spacing w:after="0"/>
        <w:ind w:left="720" w:hanging="720"/>
      </w:pPr>
      <w:r w:rsidRPr="00B84C77">
        <w:t xml:space="preserve">Hoang DT, Chernomor O, von Haeseler A, Minh BQ, Vinh LS. 2018. Ufboot2: Improving the ultrafast bootstrap approximation. </w:t>
      </w:r>
      <w:r w:rsidRPr="00B84C77">
        <w:rPr>
          <w:i/>
        </w:rPr>
        <w:t>Mol Biol Evol</w:t>
      </w:r>
      <w:r w:rsidRPr="00B84C77">
        <w:t>. 35:518-522.</w:t>
      </w:r>
    </w:p>
    <w:p w14:paraId="044BF0C6" w14:textId="77777777" w:rsidR="00B84C77" w:rsidRPr="00B84C77" w:rsidRDefault="00B84C77" w:rsidP="00B84C77">
      <w:pPr>
        <w:pStyle w:val="EndNoteBibliography"/>
        <w:spacing w:after="0"/>
        <w:ind w:left="720" w:hanging="720"/>
      </w:pPr>
      <w:r w:rsidRPr="00B84C77">
        <w:t xml:space="preserve">Hobolth A, Christensen OF, Mailund T, Schierup MH. 2007. Genomic relationships and speciation times of human, chimpanzee, and gorilla inferred from a coalescent hidden markov model. </w:t>
      </w:r>
      <w:r w:rsidRPr="00B84C77">
        <w:rPr>
          <w:i/>
        </w:rPr>
        <w:t>PLoS Genet</w:t>
      </w:r>
      <w:r w:rsidRPr="00B84C77">
        <w:t>. 3:e7.</w:t>
      </w:r>
    </w:p>
    <w:p w14:paraId="34C9F5BF" w14:textId="77777777" w:rsidR="00B84C77" w:rsidRPr="00B84C77" w:rsidRDefault="00B84C77" w:rsidP="00B84C77">
      <w:pPr>
        <w:pStyle w:val="EndNoteBibliography"/>
        <w:spacing w:after="0"/>
        <w:ind w:left="720" w:hanging="720"/>
      </w:pPr>
      <w:r w:rsidRPr="00B84C77">
        <w:t xml:space="preserve">Holm S. 1979. A simple sequentially rejective multiple test procedure. </w:t>
      </w:r>
      <w:r w:rsidRPr="00B84C77">
        <w:rPr>
          <w:i/>
        </w:rPr>
        <w:t>Scandinavian journal of statistics</w:t>
      </w:r>
      <w:r w:rsidRPr="00B84C77">
        <w:t>.65-70.</w:t>
      </w:r>
    </w:p>
    <w:p w14:paraId="78D0F1C4" w14:textId="77777777" w:rsidR="00B84C77" w:rsidRPr="00B84C77" w:rsidRDefault="00B84C77" w:rsidP="00B84C77">
      <w:pPr>
        <w:pStyle w:val="EndNoteBibliography"/>
        <w:spacing w:after="0"/>
        <w:ind w:left="720" w:hanging="720"/>
      </w:pPr>
      <w:r w:rsidRPr="00B84C77">
        <w:t xml:space="preserve">Hu Z, Sackton TB, Edwards SV, Liu JS. 2019. Bayesian detection of convergent rate changes of conserved noncoding elements on phylogenetic trees. </w:t>
      </w:r>
      <w:r w:rsidRPr="00B84C77">
        <w:rPr>
          <w:i/>
        </w:rPr>
        <w:t>Mol Biol Evol</w:t>
      </w:r>
      <w:r w:rsidRPr="00B84C77">
        <w:t>. 36:1086-1100.</w:t>
      </w:r>
    </w:p>
    <w:p w14:paraId="7E8DC789" w14:textId="77777777" w:rsidR="00B84C77" w:rsidRPr="00B84C77" w:rsidRDefault="00B84C77" w:rsidP="00B84C77">
      <w:pPr>
        <w:pStyle w:val="EndNoteBibliography"/>
        <w:spacing w:after="0"/>
        <w:ind w:left="720" w:hanging="720"/>
      </w:pPr>
      <w:r w:rsidRPr="00B84C77">
        <w:t xml:space="preserve">Hudson RR. 1983. Testing the constant-rate neutral allele model with protein sequence data. </w:t>
      </w:r>
      <w:r w:rsidRPr="00B84C77">
        <w:rPr>
          <w:i/>
        </w:rPr>
        <w:t>Evolution</w:t>
      </w:r>
      <w:r w:rsidRPr="00B84C77">
        <w:t>. 37:203-217.</w:t>
      </w:r>
    </w:p>
    <w:p w14:paraId="71FCD3C2" w14:textId="77777777" w:rsidR="00B84C77" w:rsidRPr="00B84C77" w:rsidRDefault="00B84C77" w:rsidP="00B84C77">
      <w:pPr>
        <w:pStyle w:val="EndNoteBibliography"/>
        <w:spacing w:after="0"/>
        <w:ind w:left="720" w:hanging="720"/>
      </w:pPr>
      <w:r w:rsidRPr="00B84C77">
        <w:lastRenderedPageBreak/>
        <w:t xml:space="preserve">Hudson RR, Kaplan NL. 1988. The coalescent process in models with selection and recombination. </w:t>
      </w:r>
      <w:r w:rsidRPr="00B84C77">
        <w:rPr>
          <w:i/>
        </w:rPr>
        <w:t>Genetics</w:t>
      </w:r>
      <w:r w:rsidRPr="00B84C77">
        <w:t>. 120:831-840.</w:t>
      </w:r>
    </w:p>
    <w:p w14:paraId="1A62D7F5" w14:textId="77777777" w:rsidR="00B84C77" w:rsidRPr="00B84C77" w:rsidRDefault="00B84C77" w:rsidP="00B84C77">
      <w:pPr>
        <w:pStyle w:val="EndNoteBibliography"/>
        <w:spacing w:after="0"/>
        <w:ind w:left="720" w:hanging="720"/>
      </w:pPr>
      <w:r w:rsidRPr="00B84C77">
        <w:t xml:space="preserve">Hudson RR, Kaplan NL. 1995. Deleterious background selection with recombination. </w:t>
      </w:r>
      <w:r w:rsidRPr="00B84C77">
        <w:rPr>
          <w:i/>
        </w:rPr>
        <w:t>Genetics</w:t>
      </w:r>
      <w:r w:rsidRPr="00B84C77">
        <w:t>. 141:1605-1617.</w:t>
      </w:r>
    </w:p>
    <w:p w14:paraId="70DD271B" w14:textId="77777777" w:rsidR="00B84C77" w:rsidRPr="00B84C77" w:rsidRDefault="00B84C77" w:rsidP="00B84C77">
      <w:pPr>
        <w:pStyle w:val="EndNoteBibliography"/>
        <w:spacing w:after="0"/>
        <w:ind w:left="720" w:hanging="720"/>
      </w:pPr>
      <w:r w:rsidRPr="00B84C77">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59B34E49" w14:textId="77777777" w:rsidR="00B84C77" w:rsidRPr="00B84C77" w:rsidRDefault="00B84C77" w:rsidP="00B84C77">
      <w:pPr>
        <w:pStyle w:val="EndNoteBibliography"/>
        <w:spacing w:after="0"/>
        <w:ind w:left="720" w:hanging="720"/>
      </w:pPr>
      <w:r w:rsidRPr="00B84C77">
        <w:t xml:space="preserve">Jackman SD, Vandervalk BP, Mohamadi H, Chu J, Yeo S, Hammond SA, Jahesh G, Khan H, Coombe L, Warren RL, et al. 2017. Abyss 2.0: Resource-efficient assembly of large genomes using a bloom filter. </w:t>
      </w:r>
      <w:r w:rsidRPr="00B84C77">
        <w:rPr>
          <w:i/>
        </w:rPr>
        <w:t>Genome Res</w:t>
      </w:r>
      <w:r w:rsidRPr="00B84C77">
        <w:t>. 27:768-777.</w:t>
      </w:r>
    </w:p>
    <w:p w14:paraId="784A636B" w14:textId="77777777" w:rsidR="00B84C77" w:rsidRPr="00B84C77" w:rsidRDefault="00B84C77" w:rsidP="00B84C77">
      <w:pPr>
        <w:pStyle w:val="EndNoteBibliography"/>
        <w:spacing w:after="0"/>
        <w:ind w:left="720" w:hanging="720"/>
      </w:pPr>
      <w:r w:rsidRPr="00B84C77">
        <w:t xml:space="preserve">Jarvis ED, Mirarab S, Aberer AJ, Li B, Houde P, Li C, Ho SY, Faircloth BC, Nabholz B, Howard JT, et al. 2014. Whole-genome analyses resolve early branches in the tree of life of modern birds. </w:t>
      </w:r>
      <w:r w:rsidRPr="00B84C77">
        <w:rPr>
          <w:i/>
        </w:rPr>
        <w:t>Science</w:t>
      </w:r>
      <w:r w:rsidRPr="00B84C77">
        <w:t>. 346:1320-1331.</w:t>
      </w:r>
    </w:p>
    <w:p w14:paraId="6C775B12" w14:textId="77777777" w:rsidR="00B84C77" w:rsidRPr="00B84C77" w:rsidRDefault="00B84C77" w:rsidP="00B84C77">
      <w:pPr>
        <w:pStyle w:val="EndNoteBibliography"/>
        <w:spacing w:after="0"/>
        <w:ind w:left="720" w:hanging="720"/>
      </w:pPr>
      <w:r w:rsidRPr="00B84C77">
        <w:t xml:space="preserve">Jones MR, Mills LS, Alves PC, Callahan CM, Alves JM, Lafferty DJR, Jiggins FM, Jensen JD, Melo-Ferreira J, Good JM. 2018. Adaptive introgression underlies polymorphic seasonal camouflage in snowshoe hares. </w:t>
      </w:r>
      <w:r w:rsidRPr="00B84C77">
        <w:rPr>
          <w:i/>
        </w:rPr>
        <w:t>Science</w:t>
      </w:r>
      <w:r w:rsidRPr="00B84C77">
        <w:t>. 360:1355-1358.</w:t>
      </w:r>
    </w:p>
    <w:p w14:paraId="6F068099" w14:textId="77777777" w:rsidR="00B84C77" w:rsidRPr="00B84C77" w:rsidRDefault="00B84C77" w:rsidP="00B84C77">
      <w:pPr>
        <w:pStyle w:val="EndNoteBibliography"/>
        <w:spacing w:after="0"/>
        <w:ind w:left="720" w:hanging="720"/>
      </w:pPr>
      <w:r w:rsidRPr="00B84C77">
        <w:t xml:space="preserve">Junier T, Zdobnov EM. 2010. The newick utilities: High-throughput phylogenetic tree processing in the unix shell. </w:t>
      </w:r>
      <w:r w:rsidRPr="00B84C77">
        <w:rPr>
          <w:i/>
        </w:rPr>
        <w:t>Bioinformatics</w:t>
      </w:r>
      <w:r w:rsidRPr="00B84C77">
        <w:t>. 26:1669-1670.</w:t>
      </w:r>
    </w:p>
    <w:p w14:paraId="05D375EA" w14:textId="77777777" w:rsidR="00B84C77" w:rsidRPr="00B84C77" w:rsidRDefault="00B84C77" w:rsidP="00B84C77">
      <w:pPr>
        <w:pStyle w:val="EndNoteBibliography"/>
        <w:spacing w:after="0"/>
        <w:ind w:left="720" w:hanging="720"/>
      </w:pPr>
      <w:r w:rsidRPr="00B84C77">
        <w:t xml:space="preserve">Kalyaanamoorthy S, Minh BQ, Wong TKF, von Haeseler A, Jermiin LS. 2017. Modelfinder: Fast model selection for accurate phylogenetic estimates. </w:t>
      </w:r>
      <w:r w:rsidRPr="00B84C77">
        <w:rPr>
          <w:i/>
        </w:rPr>
        <w:t>Nat Methods</w:t>
      </w:r>
      <w:r w:rsidRPr="00B84C77">
        <w:t>. 14:587-589.</w:t>
      </w:r>
    </w:p>
    <w:p w14:paraId="109A1976" w14:textId="77777777" w:rsidR="00B84C77" w:rsidRPr="00B84C77" w:rsidRDefault="00B84C77" w:rsidP="00B84C77">
      <w:pPr>
        <w:pStyle w:val="EndNoteBibliography"/>
        <w:spacing w:after="0"/>
        <w:ind w:left="720" w:hanging="720"/>
      </w:pPr>
      <w:r w:rsidRPr="00B84C77">
        <w:t xml:space="preserve">Kaplan NL, Hudson RR, Langley CH. 1989. The "hitchhiking effect" revisited. </w:t>
      </w:r>
      <w:r w:rsidRPr="00B84C77">
        <w:rPr>
          <w:i/>
        </w:rPr>
        <w:t>Genetics</w:t>
      </w:r>
      <w:r w:rsidRPr="00B84C77">
        <w:t>. 123:887-899.</w:t>
      </w:r>
    </w:p>
    <w:p w14:paraId="3B95C948" w14:textId="77777777" w:rsidR="00B84C77" w:rsidRPr="00B84C77" w:rsidRDefault="00B84C77" w:rsidP="00B84C77">
      <w:pPr>
        <w:pStyle w:val="EndNoteBibliography"/>
        <w:spacing w:after="0"/>
        <w:ind w:left="720" w:hanging="720"/>
      </w:pPr>
      <w:r w:rsidRPr="00B84C77">
        <w:t xml:space="preserve">Kartje ME, Jing P, Payseur BA. 2020. Weak correlation between nucleotide variation and recombination rate across the house mouse genome. </w:t>
      </w:r>
      <w:r w:rsidRPr="00B84C77">
        <w:rPr>
          <w:i/>
        </w:rPr>
        <w:t>Genome Biol Evol</w:t>
      </w:r>
      <w:r w:rsidRPr="00B84C77">
        <w:t>. 12:293-299.</w:t>
      </w:r>
    </w:p>
    <w:p w14:paraId="476BADCB" w14:textId="77777777" w:rsidR="00B84C77" w:rsidRPr="00B84C77" w:rsidRDefault="00B84C77" w:rsidP="00B84C77">
      <w:pPr>
        <w:pStyle w:val="EndNoteBibliography"/>
        <w:spacing w:after="0"/>
        <w:ind w:left="720" w:hanging="720"/>
      </w:pPr>
      <w:r w:rsidRPr="00B84C77">
        <w:t xml:space="preserve">Katoh K, Standley DM. 2013. Mafft multiple sequence alignment software version 7: Improvements in performance and usability. </w:t>
      </w:r>
      <w:r w:rsidRPr="00B84C77">
        <w:rPr>
          <w:i/>
        </w:rPr>
        <w:t>Mol Biol Evol</w:t>
      </w:r>
      <w:r w:rsidRPr="00B84C77">
        <w:t>. 30:772-780.</w:t>
      </w:r>
    </w:p>
    <w:p w14:paraId="6590E388" w14:textId="77777777" w:rsidR="00B84C77" w:rsidRPr="00B84C77" w:rsidRDefault="00B84C77" w:rsidP="00B84C77">
      <w:pPr>
        <w:pStyle w:val="EndNoteBibliography"/>
        <w:spacing w:after="0"/>
        <w:ind w:left="720" w:hanging="720"/>
      </w:pPr>
      <w:r w:rsidRPr="00B84C77">
        <w:t xml:space="preserve">Katzman S, Kern AD, Bejerano G, Fewell G, Fulton L, Wilson RK, Salama SR, Haussler D. 2007. Human genome ultraconserved elements are ultraselected. </w:t>
      </w:r>
      <w:r w:rsidRPr="00B84C77">
        <w:rPr>
          <w:i/>
        </w:rPr>
        <w:t>Science</w:t>
      </w:r>
      <w:r w:rsidRPr="00B84C77">
        <w:t>. 317:915.</w:t>
      </w:r>
    </w:p>
    <w:p w14:paraId="279E3EAC" w14:textId="77777777" w:rsidR="00B84C77" w:rsidRPr="00B84C77" w:rsidRDefault="00B84C77" w:rsidP="00B84C77">
      <w:pPr>
        <w:pStyle w:val="EndNoteBibliography"/>
        <w:spacing w:after="0"/>
        <w:ind w:left="720" w:hanging="720"/>
      </w:pPr>
      <w:r w:rsidRPr="00B84C77">
        <w:t xml:space="preserve">Keane TM, Wong K, Adams DJ, Flint J, Reymond A, Yalcin B. 2014. Identification of structural variation in mouse genomes. </w:t>
      </w:r>
      <w:r w:rsidRPr="00B84C77">
        <w:rPr>
          <w:i/>
        </w:rPr>
        <w:t>Front Genet</w:t>
      </w:r>
      <w:r w:rsidRPr="00B84C77">
        <w:t>. 5:192.</w:t>
      </w:r>
    </w:p>
    <w:p w14:paraId="644AD6CE" w14:textId="77777777" w:rsidR="00B84C77" w:rsidRPr="00B84C77" w:rsidRDefault="00B84C77" w:rsidP="00B84C77">
      <w:pPr>
        <w:pStyle w:val="EndNoteBibliography"/>
        <w:spacing w:after="0"/>
        <w:ind w:left="720" w:hanging="720"/>
      </w:pPr>
      <w:r w:rsidRPr="00B84C77">
        <w:t xml:space="preserve">Kimura M. 1968. Evolutionary rate at the molecular level. </w:t>
      </w:r>
      <w:r w:rsidRPr="00B84C77">
        <w:rPr>
          <w:i/>
        </w:rPr>
        <w:t>Nature</w:t>
      </w:r>
      <w:r w:rsidRPr="00B84C77">
        <w:t>. 217:624-626.</w:t>
      </w:r>
    </w:p>
    <w:p w14:paraId="72588F88" w14:textId="77777777" w:rsidR="00B84C77" w:rsidRPr="00B84C77" w:rsidRDefault="00B84C77" w:rsidP="00B84C77">
      <w:pPr>
        <w:pStyle w:val="EndNoteBibliography"/>
        <w:spacing w:after="0"/>
        <w:ind w:left="720" w:hanging="720"/>
      </w:pPr>
      <w:r w:rsidRPr="00B84C77">
        <w:t xml:space="preserve">Kowalczyk A, Meyer WK, Partha R, Mao W, Clark NL, Chikina M. 2019. Rerconverge: An r package for associating evolutionary rates with convergent traits. </w:t>
      </w:r>
      <w:r w:rsidRPr="00B84C77">
        <w:rPr>
          <w:i/>
        </w:rPr>
        <w:t>Bioinformatics</w:t>
      </w:r>
      <w:r w:rsidRPr="00B84C77">
        <w:t>. 35:4815-4817.</w:t>
      </w:r>
    </w:p>
    <w:p w14:paraId="42B7AE03" w14:textId="77777777" w:rsidR="00B84C77" w:rsidRPr="00B84C77" w:rsidRDefault="00B84C77" w:rsidP="00B84C77">
      <w:pPr>
        <w:pStyle w:val="EndNoteBibliography"/>
        <w:spacing w:after="0"/>
        <w:ind w:left="720" w:hanging="720"/>
      </w:pPr>
      <w:r w:rsidRPr="00B84C77">
        <w:t xml:space="preserve">Kulathinal RJ, Stevison LS, Noor MA. 2009. The genomics of speciation in drosophila: Diversity, divergence, and introgression estimated using low-coverage genome sequencing. </w:t>
      </w:r>
      <w:r w:rsidRPr="00B84C77">
        <w:rPr>
          <w:i/>
        </w:rPr>
        <w:t>PLoS Genet</w:t>
      </w:r>
      <w:r w:rsidRPr="00B84C77">
        <w:t>. 5:e1000550.</w:t>
      </w:r>
    </w:p>
    <w:p w14:paraId="30613188" w14:textId="77777777" w:rsidR="00B84C77" w:rsidRPr="00B84C77" w:rsidRDefault="00B84C77" w:rsidP="00B84C77">
      <w:pPr>
        <w:pStyle w:val="EndNoteBibliography"/>
        <w:spacing w:after="0"/>
        <w:ind w:left="720" w:hanging="720"/>
      </w:pPr>
      <w:r w:rsidRPr="00B84C77">
        <w:t xml:space="preserve">Kumon T, Ma J, Akins RB, Stefanik D, Nordgren CE, Kim J, Levine MT, Lampson MA. 2021. Parallel pathways for recruiting effector proteins determine centromere drive and suppression. </w:t>
      </w:r>
      <w:r w:rsidRPr="00B84C77">
        <w:rPr>
          <w:i/>
        </w:rPr>
        <w:t>Cell</w:t>
      </w:r>
      <w:r w:rsidRPr="00B84C77">
        <w:t>. 184:4904-4918 e4911.</w:t>
      </w:r>
    </w:p>
    <w:p w14:paraId="5BF1A546" w14:textId="797ED594" w:rsidR="00B84C77" w:rsidRPr="00B84C77" w:rsidRDefault="00B84C77" w:rsidP="00B84C77">
      <w:pPr>
        <w:pStyle w:val="EndNoteBibliography"/>
        <w:spacing w:after="0"/>
        <w:ind w:left="720" w:hanging="720"/>
      </w:pPr>
      <w:r w:rsidRPr="00B84C77">
        <w:t xml:space="preserve">Calculating and interpreting gene- and site-concordance factors in phylogenomics [Internet]. The Lanfear Lab @ ANU2018 September 20, 2021]. Available from: </w:t>
      </w:r>
      <w:hyperlink r:id="rId23" w:history="1">
        <w:r w:rsidRPr="00B84C77">
          <w:rPr>
            <w:rStyle w:val="Hyperlink"/>
          </w:rPr>
          <w:t>http://www.robertlanfear.com/blog/files/concordance_factors.html</w:t>
        </w:r>
      </w:hyperlink>
    </w:p>
    <w:p w14:paraId="1E6072B3" w14:textId="77777777" w:rsidR="00B84C77" w:rsidRPr="00B84C77" w:rsidRDefault="00B84C77" w:rsidP="00B84C77">
      <w:pPr>
        <w:pStyle w:val="EndNoteBibliography"/>
        <w:spacing w:after="0"/>
        <w:ind w:left="720" w:hanging="720"/>
      </w:pPr>
      <w:r w:rsidRPr="00B84C77">
        <w:t xml:space="preserve">Lecompte E, Aplin K, Denys C, Catzeflis F, Chades M, Chevret P. 2008. Phylogeny and biogeography of african murinae based on mitochondrial and nuclear gene sequences, with a new tribal classification of the subfamily. </w:t>
      </w:r>
      <w:r w:rsidRPr="00B84C77">
        <w:rPr>
          <w:i/>
        </w:rPr>
        <w:t>BMC Evol Biol</w:t>
      </w:r>
      <w:r w:rsidRPr="00B84C77">
        <w:t>. 8:199.</w:t>
      </w:r>
    </w:p>
    <w:p w14:paraId="0451CB54" w14:textId="77777777" w:rsidR="00B84C77" w:rsidRPr="00B84C77" w:rsidRDefault="00B84C77" w:rsidP="00B84C77">
      <w:pPr>
        <w:pStyle w:val="EndNoteBibliography"/>
        <w:spacing w:after="0"/>
        <w:ind w:left="720" w:hanging="720"/>
      </w:pPr>
      <w:r w:rsidRPr="00B84C77">
        <w:t xml:space="preserve">Lewontin RC, Birch LC. 1966. Hybridization as a source of variation for adaptation to new environments. </w:t>
      </w:r>
      <w:r w:rsidRPr="00B84C77">
        <w:rPr>
          <w:i/>
        </w:rPr>
        <w:t>Evolution</w:t>
      </w:r>
      <w:r w:rsidRPr="00B84C77">
        <w:t>. 20:315-336.</w:t>
      </w:r>
    </w:p>
    <w:p w14:paraId="6F52D553" w14:textId="77777777" w:rsidR="00B84C77" w:rsidRPr="00B84C77" w:rsidRDefault="00B84C77" w:rsidP="00B84C77">
      <w:pPr>
        <w:pStyle w:val="EndNoteBibliography"/>
        <w:spacing w:after="0"/>
        <w:ind w:left="720" w:hanging="720"/>
      </w:pPr>
      <w:r w:rsidRPr="00B84C77">
        <w:t xml:space="preserve">Li H. 2013. Aligning sequence reads, clone sequences and assembly contigs with bwa-mem. </w:t>
      </w:r>
      <w:r w:rsidRPr="00B84C77">
        <w:rPr>
          <w:i/>
        </w:rPr>
        <w:t>arXiv preprint arXiv:1303.3997</w:t>
      </w:r>
      <w:r w:rsidRPr="00B84C77">
        <w:t>.</w:t>
      </w:r>
    </w:p>
    <w:p w14:paraId="310C46CB" w14:textId="77777777" w:rsidR="00B84C77" w:rsidRPr="00B84C77" w:rsidRDefault="00B84C77" w:rsidP="00B84C77">
      <w:pPr>
        <w:pStyle w:val="EndNoteBibliography"/>
        <w:spacing w:after="0"/>
        <w:ind w:left="720" w:hanging="720"/>
      </w:pPr>
      <w:r w:rsidRPr="00B84C77">
        <w:lastRenderedPageBreak/>
        <w:t xml:space="preserve">Li H. 2018. Minimap2: Pairwise alignment for nucleotide sequences. </w:t>
      </w:r>
      <w:r w:rsidRPr="00B84C77">
        <w:rPr>
          <w:i/>
        </w:rPr>
        <w:t>Bioinformatics</w:t>
      </w:r>
      <w:r w:rsidRPr="00B84C77">
        <w:t>. 34:3094-3100.</w:t>
      </w:r>
    </w:p>
    <w:p w14:paraId="02E48BAA" w14:textId="77777777" w:rsidR="00B84C77" w:rsidRPr="00B84C77" w:rsidRDefault="00B84C77" w:rsidP="00B84C77">
      <w:pPr>
        <w:pStyle w:val="EndNoteBibliography"/>
        <w:spacing w:after="0"/>
        <w:ind w:left="720" w:hanging="720"/>
      </w:pPr>
      <w:r w:rsidRPr="00B84C77">
        <w:t xml:space="preserve">Liu X, Wei F, Li M, Jiang X, Feng Z, Hu J. 2004. Molecular phylogeny and taxonomy of wood mice (genus apodemus kaup, 1829) based on complete mtdna cytochrome b sequences, with emphasis on chinese species. </w:t>
      </w:r>
      <w:r w:rsidRPr="00B84C77">
        <w:rPr>
          <w:i/>
        </w:rPr>
        <w:t>Mol Phylogenet Evol</w:t>
      </w:r>
      <w:r w:rsidRPr="00B84C77">
        <w:t>. 33:1-15.</w:t>
      </w:r>
    </w:p>
    <w:p w14:paraId="40941605" w14:textId="77777777" w:rsidR="00B84C77" w:rsidRPr="00B84C77" w:rsidRDefault="00B84C77" w:rsidP="00B84C77">
      <w:pPr>
        <w:pStyle w:val="EndNoteBibliography"/>
        <w:spacing w:after="0"/>
        <w:ind w:left="720" w:hanging="720"/>
      </w:pPr>
      <w:r w:rsidRPr="00B84C77">
        <w:t xml:space="preserve">Lopes F, Oliveira LR, Kessler A, Beux Y, Crespo E, Cardenas-Alayza S, Majluf P, Sepulveda M, Brownell RL, Franco-Trecu V, et al. 2021. Phylogenomic discordance in the eared seals is best explained by incomplete lineage sorting following explosive radiation in the southern hemisphere. </w:t>
      </w:r>
      <w:r w:rsidRPr="00B84C77">
        <w:rPr>
          <w:i/>
        </w:rPr>
        <w:t>Syst Biol</w:t>
      </w:r>
      <w:r w:rsidRPr="00B84C77">
        <w:t>. 70:786-802.</w:t>
      </w:r>
    </w:p>
    <w:p w14:paraId="593B1521" w14:textId="77777777" w:rsidR="00B84C77" w:rsidRPr="00B84C77" w:rsidRDefault="00B84C77" w:rsidP="00B84C77">
      <w:pPr>
        <w:pStyle w:val="EndNoteBibliography"/>
        <w:spacing w:after="0"/>
        <w:ind w:left="720" w:hanging="720"/>
      </w:pPr>
      <w:r w:rsidRPr="00B84C77">
        <w:t xml:space="preserve">Lundrigan BL, Jansa SA, Tucker PK. 2002. Phylogenetic relationships in the genus mus, based on paternally, maternally, and biparentally inherited characters. </w:t>
      </w:r>
      <w:r w:rsidRPr="00B84C77">
        <w:rPr>
          <w:i/>
        </w:rPr>
        <w:t>Syst Biol</w:t>
      </w:r>
      <w:r w:rsidRPr="00B84C77">
        <w:t>. 51:410-431.</w:t>
      </w:r>
    </w:p>
    <w:p w14:paraId="71D7C0FF" w14:textId="77777777" w:rsidR="00B84C77" w:rsidRPr="00B84C77" w:rsidRDefault="00B84C77" w:rsidP="00B84C77">
      <w:pPr>
        <w:pStyle w:val="EndNoteBibliography"/>
        <w:spacing w:after="0"/>
        <w:ind w:left="720" w:hanging="720"/>
      </w:pPr>
      <w:r w:rsidRPr="00B84C77">
        <w:t xml:space="preserve">Maddison WP. 1997. Gene trees in species trees. </w:t>
      </w:r>
      <w:r w:rsidRPr="00B84C77">
        <w:rPr>
          <w:i/>
        </w:rPr>
        <w:t>Systematic Biology</w:t>
      </w:r>
      <w:r w:rsidRPr="00B84C77">
        <w:t>. 46:523-536.</w:t>
      </w:r>
    </w:p>
    <w:p w14:paraId="005EF9F6" w14:textId="77777777" w:rsidR="00B84C77" w:rsidRPr="00B84C77" w:rsidRDefault="00B84C77" w:rsidP="00B84C77">
      <w:pPr>
        <w:pStyle w:val="EndNoteBibliography"/>
        <w:spacing w:after="0"/>
        <w:ind w:left="720" w:hanging="720"/>
      </w:pPr>
      <w:r w:rsidRPr="00B84C77">
        <w:t xml:space="preserve">Marks P, Garcia S, Barrio AM, Belhocine K, Bernate J, Bharadwaj R, Bjornson K, Catalanotti C, Delaney J, Fehr A, et al. 2019. Resolving the full spectrum of human genome variation using linked-reads. </w:t>
      </w:r>
      <w:r w:rsidRPr="00B84C77">
        <w:rPr>
          <w:i/>
        </w:rPr>
        <w:t>Genome Res</w:t>
      </w:r>
      <w:r w:rsidRPr="00B84C77">
        <w:t>. 29:635-645.</w:t>
      </w:r>
    </w:p>
    <w:p w14:paraId="05EE560D" w14:textId="77777777" w:rsidR="00B84C77" w:rsidRPr="00B84C77" w:rsidRDefault="00B84C77" w:rsidP="00B84C77">
      <w:pPr>
        <w:pStyle w:val="EndNoteBibliography"/>
        <w:spacing w:after="0"/>
        <w:ind w:left="720" w:hanging="720"/>
      </w:pPr>
      <w:r w:rsidRPr="00B84C77">
        <w:t xml:space="preserve">Martin Y, Gerlach G, Schlotterer C, Meyer A. 2000. Molecular phylogeny of european muroid rodents based on complete cytochrome b sequences. </w:t>
      </w:r>
      <w:r w:rsidRPr="00B84C77">
        <w:rPr>
          <w:i/>
        </w:rPr>
        <w:t>Mol Phylogenet Evol</w:t>
      </w:r>
      <w:r w:rsidRPr="00B84C77">
        <w:t>. 16:37-47.</w:t>
      </w:r>
    </w:p>
    <w:p w14:paraId="618542E6" w14:textId="77777777" w:rsidR="00B84C77" w:rsidRPr="00B84C77" w:rsidRDefault="00B84C77" w:rsidP="00B84C77">
      <w:pPr>
        <w:pStyle w:val="EndNoteBibliography"/>
        <w:spacing w:after="0"/>
        <w:ind w:left="720" w:hanging="720"/>
      </w:pPr>
      <w:r w:rsidRPr="00B84C77">
        <w:t xml:space="preserve">McKenzie PF, Eaton DAR. 2020. The multispecies coalescent in space and time. </w:t>
      </w:r>
      <w:r w:rsidRPr="00B84C77">
        <w:rPr>
          <w:i/>
        </w:rPr>
        <w:t>bioRxiv</w:t>
      </w:r>
      <w:r w:rsidRPr="00B84C77">
        <w:t>.2020.2008.2002.233395.</w:t>
      </w:r>
    </w:p>
    <w:p w14:paraId="4AD571DB" w14:textId="77777777" w:rsidR="00B84C77" w:rsidRPr="00B84C77" w:rsidRDefault="00B84C77" w:rsidP="00B84C77">
      <w:pPr>
        <w:pStyle w:val="EndNoteBibliography"/>
        <w:spacing w:after="0"/>
        <w:ind w:left="720" w:hanging="720"/>
      </w:pPr>
      <w:r w:rsidRPr="00B84C77">
        <w:t xml:space="preserve">Mendes FK, Fuentes-Gonzalez JA, Schraiber JG, Hahn MW. 2018. A multispecies coalescent model for quantitative traits. </w:t>
      </w:r>
      <w:r w:rsidRPr="00B84C77">
        <w:rPr>
          <w:i/>
        </w:rPr>
        <w:t>Elife</w:t>
      </w:r>
      <w:r w:rsidRPr="00B84C77">
        <w:t>. 7.</w:t>
      </w:r>
    </w:p>
    <w:p w14:paraId="686563B9" w14:textId="77777777" w:rsidR="00B84C77" w:rsidRPr="00B84C77" w:rsidRDefault="00B84C77" w:rsidP="00B84C77">
      <w:pPr>
        <w:pStyle w:val="EndNoteBibliography"/>
        <w:spacing w:after="0"/>
        <w:ind w:left="720" w:hanging="720"/>
      </w:pPr>
      <w:r w:rsidRPr="00B84C77">
        <w:t xml:space="preserve">Mendes FK, Hahn MW. 2016. Gene tree discordance causes apparent substitution rate variation. </w:t>
      </w:r>
      <w:r w:rsidRPr="00B84C77">
        <w:rPr>
          <w:i/>
        </w:rPr>
        <w:t>Syst Biol</w:t>
      </w:r>
      <w:r w:rsidRPr="00B84C77">
        <w:t>. 65:711-721.</w:t>
      </w:r>
    </w:p>
    <w:p w14:paraId="12574E8F" w14:textId="77777777" w:rsidR="00B84C77" w:rsidRPr="00B84C77" w:rsidRDefault="00B84C77" w:rsidP="00B84C77">
      <w:pPr>
        <w:pStyle w:val="EndNoteBibliography"/>
        <w:spacing w:after="0"/>
        <w:ind w:left="720" w:hanging="720"/>
      </w:pPr>
      <w:r w:rsidRPr="00B84C77">
        <w:t xml:space="preserve">Mendes FK, Hahn Y, Hahn MW. 2016. Gene tree discordance can generate patterns of diminishing convergence over time. </w:t>
      </w:r>
      <w:r w:rsidRPr="00B84C77">
        <w:rPr>
          <w:i/>
        </w:rPr>
        <w:t>Mol Biol Evol</w:t>
      </w:r>
      <w:r w:rsidRPr="00B84C77">
        <w:t>. 33:3299-3307.</w:t>
      </w:r>
    </w:p>
    <w:p w14:paraId="3A0EA8AB" w14:textId="77777777" w:rsidR="00B84C77" w:rsidRPr="00B84C77" w:rsidRDefault="00B84C77" w:rsidP="00B84C77">
      <w:pPr>
        <w:pStyle w:val="EndNoteBibliography"/>
        <w:spacing w:after="0"/>
        <w:ind w:left="720" w:hanging="720"/>
      </w:pPr>
      <w:r w:rsidRPr="00B84C77">
        <w:t xml:space="preserve">Minh BQ, Hahn MW, Lanfear R. 2020a. New methods to calculate concordance factors for phylogenomic datasets. </w:t>
      </w:r>
      <w:r w:rsidRPr="00B84C77">
        <w:rPr>
          <w:i/>
        </w:rPr>
        <w:t>Mol Biol Evol</w:t>
      </w:r>
      <w:r w:rsidRPr="00B84C77">
        <w:t>. 37:2727-2733.</w:t>
      </w:r>
    </w:p>
    <w:p w14:paraId="6A97EF79" w14:textId="77777777" w:rsidR="00B84C77" w:rsidRPr="00B84C77" w:rsidRDefault="00B84C77" w:rsidP="00B84C77">
      <w:pPr>
        <w:pStyle w:val="EndNoteBibliography"/>
        <w:spacing w:after="0"/>
        <w:ind w:left="720" w:hanging="720"/>
      </w:pPr>
      <w:r w:rsidRPr="00B84C77">
        <w:t xml:space="preserve">Minh BQ, Schmidt HA, Chernomor O, Schrempf D, Woodhams MD, von Haeseler A, Lanfear R. 2020b. Iq-tree 2: New models and efficient methods for phylogenetic inference in the genomic era. </w:t>
      </w:r>
      <w:r w:rsidRPr="00B84C77">
        <w:rPr>
          <w:i/>
        </w:rPr>
        <w:t>Mol Biol Evol</w:t>
      </w:r>
      <w:r w:rsidRPr="00B84C77">
        <w:t>. 37:1530-1534.</w:t>
      </w:r>
    </w:p>
    <w:p w14:paraId="2A5ADF6E" w14:textId="77777777" w:rsidR="00B84C77" w:rsidRPr="00B84C77" w:rsidRDefault="00B84C77" w:rsidP="00B84C77">
      <w:pPr>
        <w:pStyle w:val="EndNoteBibliography"/>
        <w:spacing w:after="0"/>
        <w:ind w:left="720" w:hanging="720"/>
      </w:pPr>
      <w:r w:rsidRPr="00B84C77">
        <w:t xml:space="preserve">Mölder F, Jablonski KP, Letcher B, Hall MB, Tomkins-Tinch CH, Sochat V, Forster J, Lee S, Twardziok SO, Kanitz A, et al. 2021. Sustainable data analysis with snakemake. </w:t>
      </w:r>
      <w:r w:rsidRPr="00B84C77">
        <w:rPr>
          <w:i/>
        </w:rPr>
        <w:t>F1000Res</w:t>
      </w:r>
      <w:r w:rsidRPr="00B84C77">
        <w:t>. 10:33.</w:t>
      </w:r>
    </w:p>
    <w:p w14:paraId="46EBABBB" w14:textId="77777777" w:rsidR="00B84C77" w:rsidRPr="00B84C77" w:rsidRDefault="00B84C77" w:rsidP="00B84C77">
      <w:pPr>
        <w:pStyle w:val="EndNoteBibliography"/>
        <w:spacing w:after="0"/>
        <w:ind w:left="720" w:hanging="720"/>
      </w:pPr>
      <w:r w:rsidRPr="00B84C77">
        <w:t xml:space="preserve">Moore EC, Thomas GWC, Mortimer S, Kopania EEK, Hunnicutt KE, Clare-Salzler ZJ, Larson EL, Good JM. 2022. The evolution of widespread recombination suppression on the dwarf hamster (phodopus) x chromosome. </w:t>
      </w:r>
      <w:r w:rsidRPr="00B84C77">
        <w:rPr>
          <w:i/>
        </w:rPr>
        <w:t>Genome Biol Evol</w:t>
      </w:r>
      <w:r w:rsidRPr="00B84C77">
        <w:t>. 14.</w:t>
      </w:r>
    </w:p>
    <w:p w14:paraId="37AD2741" w14:textId="77777777" w:rsidR="00B84C77" w:rsidRPr="00B84C77" w:rsidRDefault="00B84C77" w:rsidP="00B84C77">
      <w:pPr>
        <w:pStyle w:val="EndNoteBibliography"/>
        <w:spacing w:after="0"/>
        <w:ind w:left="720" w:hanging="720"/>
      </w:pPr>
      <w:r w:rsidRPr="00B84C77">
        <w:t xml:space="preserve">Morgan AP, Gatti DM, Najarian ML, Keane TM, Galante RJ, Pack AI, Mott R, Churchill GA, de Villena FP. 2017. Structural variation shapes the landscape of recombination in mouse. </w:t>
      </w:r>
      <w:r w:rsidRPr="00B84C77">
        <w:rPr>
          <w:i/>
        </w:rPr>
        <w:t>Genetics</w:t>
      </w:r>
      <w:r w:rsidRPr="00B84C77">
        <w:t>. 206:603-619.</w:t>
      </w:r>
    </w:p>
    <w:p w14:paraId="6A167784" w14:textId="77777777" w:rsidR="00B84C77" w:rsidRPr="00B84C77" w:rsidRDefault="00B84C77" w:rsidP="00B84C77">
      <w:pPr>
        <w:pStyle w:val="EndNoteBibliography"/>
        <w:spacing w:after="0"/>
        <w:ind w:left="720" w:hanging="720"/>
      </w:pPr>
      <w:r w:rsidRPr="00B84C77">
        <w:t xml:space="preserve">Mouse Genome Sequencing C, Waterston RH, Lindblad-Toh K, Birney E, Rogers J, Abril JF, Agarwal P, Agarwala R, Ainscough R, Alexandersson M, et al. 2002. Initial sequencing and comparative analysis of the mouse genome. </w:t>
      </w:r>
      <w:r w:rsidRPr="00B84C77">
        <w:rPr>
          <w:i/>
        </w:rPr>
        <w:t>Nature</w:t>
      </w:r>
      <w:r w:rsidRPr="00B84C77">
        <w:t>. 420:520-562.</w:t>
      </w:r>
    </w:p>
    <w:p w14:paraId="7E18A7FA" w14:textId="77777777" w:rsidR="00B84C77" w:rsidRPr="00B84C77" w:rsidRDefault="00B84C77" w:rsidP="00B84C77">
      <w:pPr>
        <w:pStyle w:val="EndNoteBibliography"/>
        <w:spacing w:after="0"/>
        <w:ind w:left="720" w:hanging="720"/>
      </w:pPr>
      <w:r w:rsidRPr="00B84C77">
        <w:t xml:space="preserve">Murrell B, Weaver S, Smith MD, Wertheim JO, Murrell S, Aylward A, Eren K, Pollner T, Martin DP, Smith DM, et al. 2015. Gene-wide identification of episodic selection. </w:t>
      </w:r>
      <w:r w:rsidRPr="00B84C77">
        <w:rPr>
          <w:i/>
        </w:rPr>
        <w:t>Mol Biol Evol</w:t>
      </w:r>
      <w:r w:rsidRPr="00B84C77">
        <w:t>. 32:1365-1371.</w:t>
      </w:r>
    </w:p>
    <w:p w14:paraId="400DCE03" w14:textId="77777777" w:rsidR="00B84C77" w:rsidRPr="00B84C77" w:rsidRDefault="00B84C77" w:rsidP="00B84C77">
      <w:pPr>
        <w:pStyle w:val="EndNoteBibliography"/>
        <w:spacing w:after="0"/>
        <w:ind w:left="720" w:hanging="720"/>
      </w:pPr>
      <w:r w:rsidRPr="00B84C77">
        <w:t xml:space="preserve">Nilsson P, Solbakken MH, Schmid BV, Orr RJS, Lv R, Cui Y, Song Y, Zhang Y, Baalsrud HT, Torresen OK, et al. 2020. The genome of the great gerbil reveals species-specific duplication of an mhcii gene. </w:t>
      </w:r>
      <w:r w:rsidRPr="00B84C77">
        <w:rPr>
          <w:i/>
        </w:rPr>
        <w:t>Genome Biol Evol</w:t>
      </w:r>
      <w:r w:rsidRPr="00B84C77">
        <w:t>. 12:3832-3849.</w:t>
      </w:r>
    </w:p>
    <w:p w14:paraId="7D309184" w14:textId="77777777" w:rsidR="00B84C77" w:rsidRPr="00B84C77" w:rsidRDefault="00B84C77" w:rsidP="00B84C77">
      <w:pPr>
        <w:pStyle w:val="EndNoteBibliography"/>
        <w:spacing w:after="0"/>
        <w:ind w:left="720" w:hanging="720"/>
      </w:pPr>
      <w:r w:rsidRPr="00B84C77">
        <w:t xml:space="preserve">Ohta T. 1973. Slightly deleterious mutant substitutions in evolution. </w:t>
      </w:r>
      <w:r w:rsidRPr="00B84C77">
        <w:rPr>
          <w:i/>
        </w:rPr>
        <w:t>Nature</w:t>
      </w:r>
      <w:r w:rsidRPr="00B84C77">
        <w:t>. 246:96-98.</w:t>
      </w:r>
    </w:p>
    <w:p w14:paraId="25C994A9" w14:textId="77777777" w:rsidR="00B84C77" w:rsidRPr="00B84C77" w:rsidRDefault="00B84C77" w:rsidP="00B84C77">
      <w:pPr>
        <w:pStyle w:val="EndNoteBibliography"/>
        <w:spacing w:after="0"/>
        <w:ind w:left="720" w:hanging="720"/>
      </w:pPr>
      <w:r w:rsidRPr="00B84C77">
        <w:t xml:space="preserve">Pagès M, Fabre P-H, Chaval Y, Mortelliti A, Nicolas V, Wells K, Michaux JR, Lazzari V. 2016. Molecular phylogeny of south-east asian arboreal murine rodents. </w:t>
      </w:r>
      <w:r w:rsidRPr="00B84C77">
        <w:rPr>
          <w:i/>
        </w:rPr>
        <w:t>Zoologica Scripta</w:t>
      </w:r>
      <w:r w:rsidRPr="00B84C77">
        <w:t>. 45:349-364.</w:t>
      </w:r>
    </w:p>
    <w:p w14:paraId="63250106" w14:textId="77777777" w:rsidR="00B84C77" w:rsidRPr="00B84C77" w:rsidRDefault="00B84C77" w:rsidP="00B84C77">
      <w:pPr>
        <w:pStyle w:val="EndNoteBibliography"/>
        <w:spacing w:after="0"/>
        <w:ind w:left="720" w:hanging="720"/>
      </w:pPr>
      <w:r w:rsidRPr="00B84C77">
        <w:lastRenderedPageBreak/>
        <w:t xml:space="preserve">Pamilo P, Nei M. 1988. Relationships between gene trees and species trees. </w:t>
      </w:r>
      <w:r w:rsidRPr="00B84C77">
        <w:rPr>
          <w:i/>
        </w:rPr>
        <w:t>Mol Biol Evol</w:t>
      </w:r>
      <w:r w:rsidRPr="00B84C77">
        <w:t>. 5:568-583.</w:t>
      </w:r>
    </w:p>
    <w:p w14:paraId="62D594CC" w14:textId="77777777" w:rsidR="00B84C77" w:rsidRPr="00B84C77" w:rsidRDefault="00B84C77" w:rsidP="00B84C77">
      <w:pPr>
        <w:pStyle w:val="EndNoteBibliography"/>
        <w:spacing w:after="0"/>
        <w:ind w:left="720" w:hanging="720"/>
      </w:pPr>
      <w:r w:rsidRPr="00B84C77">
        <w:t xml:space="preserve">Paradis E, Schliep K. 2019. Ape 5.0: An environment for modern phylogenetics and evolutionary analyses in r. </w:t>
      </w:r>
      <w:r w:rsidRPr="00B84C77">
        <w:rPr>
          <w:i/>
        </w:rPr>
        <w:t>Bioinformatics</w:t>
      </w:r>
      <w:r w:rsidRPr="00B84C77">
        <w:t>. 35:526-528.</w:t>
      </w:r>
    </w:p>
    <w:p w14:paraId="01930705" w14:textId="77777777" w:rsidR="00B84C77" w:rsidRPr="00B84C77" w:rsidRDefault="00B84C77" w:rsidP="00B84C77">
      <w:pPr>
        <w:pStyle w:val="EndNoteBibliography"/>
        <w:spacing w:after="0"/>
        <w:ind w:left="720" w:hanging="720"/>
      </w:pPr>
      <w:r w:rsidRPr="00B84C77">
        <w:t xml:space="preserve">Partha R, Kowalczyk A, Clark NL, Chikina M. 2019. Robust method for detecting convergent shifts in evolutionary rates. </w:t>
      </w:r>
      <w:r w:rsidRPr="00B84C77">
        <w:rPr>
          <w:i/>
        </w:rPr>
        <w:t>Mol Biol Evol</w:t>
      </w:r>
      <w:r w:rsidRPr="00B84C77">
        <w:t>. 36:1817-1830.</w:t>
      </w:r>
    </w:p>
    <w:p w14:paraId="72A1DDEE" w14:textId="77777777" w:rsidR="00B84C77" w:rsidRPr="00B84C77" w:rsidRDefault="00B84C77" w:rsidP="00B84C77">
      <w:pPr>
        <w:pStyle w:val="EndNoteBibliography"/>
        <w:spacing w:after="0"/>
        <w:ind w:left="720" w:hanging="720"/>
      </w:pPr>
      <w:r w:rsidRPr="00B84C77">
        <w:t xml:space="preserve">Pease JB, Haak DC, Hahn MW, Moyle LC. 2016. Phylogenomics reveals three sources of adaptive variation during a rapid radiation. </w:t>
      </w:r>
      <w:r w:rsidRPr="00B84C77">
        <w:rPr>
          <w:i/>
        </w:rPr>
        <w:t>PLoS Biol</w:t>
      </w:r>
      <w:r w:rsidRPr="00B84C77">
        <w:t>. 14:e1002379.</w:t>
      </w:r>
    </w:p>
    <w:p w14:paraId="1680F2D7" w14:textId="77777777" w:rsidR="00B84C77" w:rsidRPr="00B84C77" w:rsidRDefault="00B84C77" w:rsidP="00B84C77">
      <w:pPr>
        <w:pStyle w:val="EndNoteBibliography"/>
        <w:spacing w:after="0"/>
        <w:ind w:left="720" w:hanging="720"/>
      </w:pPr>
      <w:r w:rsidRPr="00B84C77">
        <w:t xml:space="preserve">Platt RN, 2nd, Vandewege MW, Ray DA. 2018. Mammalian transposable elements and their impacts on genome evolution. </w:t>
      </w:r>
      <w:r w:rsidRPr="00B84C77">
        <w:rPr>
          <w:i/>
        </w:rPr>
        <w:t>Chromosome Res</w:t>
      </w:r>
      <w:r w:rsidRPr="00B84C77">
        <w:t>. 26:25-43.</w:t>
      </w:r>
    </w:p>
    <w:p w14:paraId="4059A084" w14:textId="77777777" w:rsidR="00B84C77" w:rsidRPr="00B84C77" w:rsidRDefault="00B84C77" w:rsidP="00B84C77">
      <w:pPr>
        <w:pStyle w:val="EndNoteBibliography"/>
        <w:spacing w:after="0"/>
        <w:ind w:left="720" w:hanging="720"/>
      </w:pPr>
      <w:r w:rsidRPr="00B84C77">
        <w:t xml:space="preserve">Pollard KS, Hubisz MJ, Rosenbloom KR, Siepel A. 2010. Detection of nonneutral substitution rates on mammalian phylogenies. </w:t>
      </w:r>
      <w:r w:rsidRPr="00B84C77">
        <w:rPr>
          <w:i/>
        </w:rPr>
        <w:t>Genome Res</w:t>
      </w:r>
      <w:r w:rsidRPr="00B84C77">
        <w:t>. 20:110-121.</w:t>
      </w:r>
    </w:p>
    <w:p w14:paraId="5F72FA07" w14:textId="77777777" w:rsidR="00B84C77" w:rsidRPr="00B84C77" w:rsidRDefault="00B84C77" w:rsidP="00B84C77">
      <w:pPr>
        <w:pStyle w:val="EndNoteBibliography"/>
        <w:spacing w:after="0"/>
        <w:ind w:left="720" w:hanging="720"/>
      </w:pPr>
      <w:r w:rsidRPr="00B84C77">
        <w:t xml:space="preserve">Pond SL, Frost SD, Muse SV. 2005. Hyphy: Hypothesis testing using phylogenies. </w:t>
      </w:r>
      <w:r w:rsidRPr="00B84C77">
        <w:rPr>
          <w:i/>
        </w:rPr>
        <w:t>Bioinformatics</w:t>
      </w:r>
      <w:r w:rsidRPr="00B84C77">
        <w:t>. 21:676-679.</w:t>
      </w:r>
    </w:p>
    <w:p w14:paraId="464CB889" w14:textId="77777777" w:rsidR="00B84C77" w:rsidRPr="00B84C77" w:rsidRDefault="00B84C77" w:rsidP="00B84C77">
      <w:pPr>
        <w:pStyle w:val="EndNoteBibliography"/>
        <w:spacing w:after="0"/>
        <w:ind w:left="720" w:hanging="720"/>
      </w:pPr>
      <w:r w:rsidRPr="00B84C77">
        <w:t xml:space="preserve">Poplin R, Ruano-Rubio V, DePristo MA, Fennell TJ, Carneiro MO, Auwera GAVd, Kling DE, Gauthier LD, Levy-Moonshine A, Roazen D, et al. 2018. Scaling accurate genetic variant discovery to tens of thousands of samples. </w:t>
      </w:r>
      <w:r w:rsidRPr="00B84C77">
        <w:rPr>
          <w:i/>
        </w:rPr>
        <w:t>bioRxiv</w:t>
      </w:r>
      <w:r w:rsidRPr="00B84C77">
        <w:t>.201178.</w:t>
      </w:r>
    </w:p>
    <w:p w14:paraId="2697BED4" w14:textId="77777777" w:rsidR="00B84C77" w:rsidRPr="00B84C77" w:rsidRDefault="00B84C77" w:rsidP="00B84C77">
      <w:pPr>
        <w:pStyle w:val="EndNoteBibliography"/>
        <w:spacing w:after="0"/>
        <w:ind w:left="720" w:hanging="720"/>
      </w:pPr>
      <w:r w:rsidRPr="00B84C77">
        <w:t xml:space="preserve">Quinlan AR, Hall IM. 2010. Bedtools: A flexible suite of utilities for comparing genomic features. </w:t>
      </w:r>
      <w:r w:rsidRPr="00B84C77">
        <w:rPr>
          <w:i/>
        </w:rPr>
        <w:t>Bioinformatics</w:t>
      </w:r>
      <w:r w:rsidRPr="00B84C77">
        <w:t>. 26:841-842.</w:t>
      </w:r>
    </w:p>
    <w:p w14:paraId="2F4CE239" w14:textId="77777777" w:rsidR="00B84C77" w:rsidRPr="00B84C77" w:rsidRDefault="00B84C77" w:rsidP="00B84C77">
      <w:pPr>
        <w:pStyle w:val="EndNoteBibliography"/>
        <w:spacing w:after="0"/>
        <w:ind w:left="720" w:hanging="720"/>
      </w:pPr>
      <w:r w:rsidRPr="00B84C77">
        <w:t>R Core Team. 2021. R: A language and environment for statistical computing. Vienna, Austria.</w:t>
      </w:r>
    </w:p>
    <w:p w14:paraId="2F278021" w14:textId="77777777" w:rsidR="00B84C77" w:rsidRPr="00B84C77" w:rsidRDefault="00B84C77" w:rsidP="00B84C77">
      <w:pPr>
        <w:pStyle w:val="EndNoteBibliography"/>
        <w:spacing w:after="0"/>
        <w:ind w:left="720" w:hanging="720"/>
      </w:pPr>
      <w:r w:rsidRPr="00B84C77">
        <w:t xml:space="preserve">Ranwez V, Douzery EJP, Cambon C, Chantret N, Delsuc F. 2018. Macse v2: Toolkit for the alignment of coding sequences accounting for frameshifts and stop codons. </w:t>
      </w:r>
      <w:r w:rsidRPr="00B84C77">
        <w:rPr>
          <w:i/>
        </w:rPr>
        <w:t>Mol Biol Evol</w:t>
      </w:r>
      <w:r w:rsidRPr="00B84C77">
        <w:t>. 35:2582-2584.</w:t>
      </w:r>
    </w:p>
    <w:p w14:paraId="40384481" w14:textId="77777777" w:rsidR="00B84C77" w:rsidRPr="00B84C77" w:rsidRDefault="00B84C77" w:rsidP="00B84C77">
      <w:pPr>
        <w:pStyle w:val="EndNoteBibliography"/>
        <w:spacing w:after="0"/>
        <w:ind w:left="720" w:hanging="720"/>
      </w:pPr>
      <w:r w:rsidRPr="00B84C77">
        <w:t xml:space="preserve">Revell LJ. 2012. Phytools: An r package for phylogenetic comparative biology (and other things). </w:t>
      </w:r>
      <w:r w:rsidRPr="00B84C77">
        <w:rPr>
          <w:i/>
        </w:rPr>
        <w:t>Methods in Ecology and Evolution</w:t>
      </w:r>
      <w:r w:rsidRPr="00B84C77">
        <w:t>. 3:217-223.</w:t>
      </w:r>
    </w:p>
    <w:p w14:paraId="717EF732" w14:textId="77777777" w:rsidR="00B84C77" w:rsidRPr="00B84C77" w:rsidRDefault="00B84C77" w:rsidP="00B84C77">
      <w:pPr>
        <w:pStyle w:val="EndNoteBibliography"/>
        <w:spacing w:after="0"/>
        <w:ind w:left="720" w:hanging="720"/>
      </w:pPr>
      <w:r w:rsidRPr="00B84C77">
        <w:t xml:space="preserve">Robinson DF, Foulds LR. 1981. Comparison of phylogenetic trees. </w:t>
      </w:r>
      <w:r w:rsidRPr="00B84C77">
        <w:rPr>
          <w:i/>
        </w:rPr>
        <w:t>Mathematical Biosciences</w:t>
      </w:r>
      <w:r w:rsidRPr="00B84C77">
        <w:t>. 53:131-147.</w:t>
      </w:r>
    </w:p>
    <w:p w14:paraId="1EB8D7FC" w14:textId="77777777" w:rsidR="00B84C77" w:rsidRPr="00B84C77" w:rsidRDefault="00B84C77" w:rsidP="00B84C77">
      <w:pPr>
        <w:pStyle w:val="EndNoteBibliography"/>
        <w:spacing w:after="0"/>
        <w:ind w:left="720" w:hanging="720"/>
      </w:pPr>
      <w:r w:rsidRPr="00B84C77">
        <w:t>Robinson DF, Foulds LR editors.; 1979 Berlin, Heidelberg.</w:t>
      </w:r>
    </w:p>
    <w:p w14:paraId="796A1C07" w14:textId="77777777" w:rsidR="00B84C77" w:rsidRPr="00B84C77" w:rsidRDefault="00B84C77" w:rsidP="00B84C77">
      <w:pPr>
        <w:pStyle w:val="EndNoteBibliography"/>
        <w:spacing w:after="0"/>
        <w:ind w:left="720" w:hanging="720"/>
      </w:pPr>
      <w:r w:rsidRPr="00B84C77">
        <w:t xml:space="preserve">Romanenko SA, Perelman PL, Trifonov VA, Graphodatsky AS. 2012. Chromosomal evolution in rodentia. </w:t>
      </w:r>
      <w:r w:rsidRPr="00B84C77">
        <w:rPr>
          <w:i/>
        </w:rPr>
        <w:t>Heredity (Edinb)</w:t>
      </w:r>
      <w:r w:rsidRPr="00B84C77">
        <w:t>. 108:4-16.</w:t>
      </w:r>
    </w:p>
    <w:p w14:paraId="11798B05" w14:textId="77777777" w:rsidR="00B84C77" w:rsidRPr="00B84C77" w:rsidRDefault="00B84C77" w:rsidP="00B84C77">
      <w:pPr>
        <w:pStyle w:val="EndNoteBibliography"/>
        <w:spacing w:after="0"/>
        <w:ind w:left="720" w:hanging="720"/>
      </w:pPr>
      <w:r w:rsidRPr="00B84C77">
        <w:t xml:space="preserve">Rosenberg NA. 2002. The probability of topological concordance of gene trees and species trees. </w:t>
      </w:r>
      <w:r w:rsidRPr="00B84C77">
        <w:rPr>
          <w:i/>
        </w:rPr>
        <w:t>Theor Popul Biol</w:t>
      </w:r>
      <w:r w:rsidRPr="00B84C77">
        <w:t>. 61:225-247.</w:t>
      </w:r>
    </w:p>
    <w:p w14:paraId="69C56673" w14:textId="77777777" w:rsidR="00B84C77" w:rsidRPr="00B84C77" w:rsidRDefault="00B84C77" w:rsidP="00B84C77">
      <w:pPr>
        <w:pStyle w:val="EndNoteBibliography"/>
        <w:spacing w:after="0"/>
        <w:ind w:left="720" w:hanging="720"/>
      </w:pPr>
      <w:r w:rsidRPr="00B84C77">
        <w:t xml:space="preserve">Rowe KC, Achmadi AS, Fabre P-H, Schenk JJ, Steppan SJ, Esselstyn JA. 2019. Oceanic islands of wallacea as a source for dispersal and diversification of murine rodents. </w:t>
      </w:r>
      <w:r w:rsidRPr="00B84C77">
        <w:rPr>
          <w:i/>
        </w:rPr>
        <w:t>Journal of Biogeography</w:t>
      </w:r>
      <w:r w:rsidRPr="00B84C77">
        <w:t>. 46:2752-2768.</w:t>
      </w:r>
    </w:p>
    <w:p w14:paraId="72A3F0C6" w14:textId="77777777" w:rsidR="00B84C77" w:rsidRPr="00B84C77" w:rsidRDefault="00B84C77" w:rsidP="00B84C77">
      <w:pPr>
        <w:pStyle w:val="EndNoteBibliography"/>
        <w:spacing w:after="0"/>
        <w:ind w:left="720" w:hanging="720"/>
      </w:pPr>
      <w:r w:rsidRPr="00B84C77">
        <w:t xml:space="preserve">Roycroft E, Achmadi A, Callahan CM, Esselstyn JA, Good JM, Moussalli A, Rowe KC. 2021. Molecular evolution of ecological specialisation: Genomic insights from the diversification of murine rodents. </w:t>
      </w:r>
      <w:r w:rsidRPr="00B84C77">
        <w:rPr>
          <w:i/>
        </w:rPr>
        <w:t>Genome Biol Evol</w:t>
      </w:r>
      <w:r w:rsidRPr="00B84C77">
        <w:t>. 13.</w:t>
      </w:r>
    </w:p>
    <w:p w14:paraId="69E51764" w14:textId="77777777" w:rsidR="00B84C77" w:rsidRPr="00B84C77" w:rsidRDefault="00B84C77" w:rsidP="00B84C77">
      <w:pPr>
        <w:pStyle w:val="EndNoteBibliography"/>
        <w:spacing w:after="0"/>
        <w:ind w:left="720" w:hanging="720"/>
      </w:pPr>
      <w:r w:rsidRPr="00B84C77">
        <w:t xml:space="preserve">Roycroft EJ, Moussalli A, Rowe KC. 2020. Phylogenomics uncovers confidence and conflict in the rapid radiation of australo-papuan rodents. </w:t>
      </w:r>
      <w:r w:rsidRPr="00B84C77">
        <w:rPr>
          <w:i/>
        </w:rPr>
        <w:t>Syst Biol</w:t>
      </w:r>
      <w:r w:rsidRPr="00B84C77">
        <w:t>. 69:431-444.</w:t>
      </w:r>
    </w:p>
    <w:p w14:paraId="25B59AF8" w14:textId="77777777" w:rsidR="00B84C77" w:rsidRPr="00B84C77" w:rsidRDefault="00B84C77" w:rsidP="00B84C77">
      <w:pPr>
        <w:pStyle w:val="EndNoteBibliography"/>
        <w:spacing w:after="0"/>
        <w:ind w:left="720" w:hanging="720"/>
      </w:pPr>
      <w:r w:rsidRPr="00B84C77">
        <w:t xml:space="preserve">Sarver BA, Keeble S, Cosart T, Tucker PK, Dean MD, Good JM. 2017. Phylogenomic insights into mouse evolution using a pseudoreference approach. </w:t>
      </w:r>
      <w:r w:rsidRPr="00B84C77">
        <w:rPr>
          <w:i/>
        </w:rPr>
        <w:t>Genome Biol Evol</w:t>
      </w:r>
      <w:r w:rsidRPr="00B84C77">
        <w:t>. 9:726-739.</w:t>
      </w:r>
    </w:p>
    <w:p w14:paraId="2AA0B91F" w14:textId="77777777" w:rsidR="00B84C77" w:rsidRPr="00B84C77" w:rsidRDefault="00B84C77" w:rsidP="00B84C77">
      <w:pPr>
        <w:pStyle w:val="EndNoteBibliography"/>
        <w:spacing w:after="0"/>
        <w:ind w:left="720" w:hanging="720"/>
      </w:pPr>
      <w:r w:rsidRPr="00B84C77">
        <w:t xml:space="preserve">Schenk JJ, Rowe KC, Steppan SJ. 2013. Ecological opportunity and incumbency in the diversification of repeated continental colonizations by muroid rodents. </w:t>
      </w:r>
      <w:r w:rsidRPr="00B84C77">
        <w:rPr>
          <w:i/>
        </w:rPr>
        <w:t>Syst Biol</w:t>
      </w:r>
      <w:r w:rsidRPr="00B84C77">
        <w:t>. 62:837-864.</w:t>
      </w:r>
    </w:p>
    <w:p w14:paraId="2CF5CA31" w14:textId="77777777" w:rsidR="00B84C77" w:rsidRPr="00B84C77" w:rsidRDefault="00B84C77" w:rsidP="00B84C77">
      <w:pPr>
        <w:pStyle w:val="EndNoteBibliography"/>
        <w:spacing w:after="0"/>
        <w:ind w:left="720" w:hanging="720"/>
      </w:pPr>
      <w:r w:rsidRPr="00B84C77">
        <w:t xml:space="preserve">Schliep KP. 2011. Phangorn: Phylogenetic analysis in r. </w:t>
      </w:r>
      <w:r w:rsidRPr="00B84C77">
        <w:rPr>
          <w:i/>
        </w:rPr>
        <w:t>Bioinformatics</w:t>
      </w:r>
      <w:r w:rsidRPr="00B84C77">
        <w:t>. 27:592-593.</w:t>
      </w:r>
    </w:p>
    <w:p w14:paraId="5082678A" w14:textId="77777777" w:rsidR="00B84C77" w:rsidRPr="00B84C77" w:rsidRDefault="00B84C77" w:rsidP="00B84C77">
      <w:pPr>
        <w:pStyle w:val="EndNoteBibliography"/>
        <w:spacing w:after="0"/>
        <w:ind w:left="720" w:hanging="720"/>
      </w:pPr>
      <w:r w:rsidRPr="00B84C77">
        <w:t xml:space="preserve">Serizawa K, Suzuki H, Tsuchiya K. 2000. A phylogenetic view on species radiation in apodemus inferred from variation of nuclear and mitochondrial genes. </w:t>
      </w:r>
      <w:r w:rsidRPr="00B84C77">
        <w:rPr>
          <w:i/>
        </w:rPr>
        <w:t>Biochem Genet</w:t>
      </w:r>
      <w:r w:rsidRPr="00B84C77">
        <w:t>. 38:27-40.</w:t>
      </w:r>
    </w:p>
    <w:p w14:paraId="48E30915" w14:textId="77777777" w:rsidR="00B84C77" w:rsidRPr="00B84C77" w:rsidRDefault="00B84C77" w:rsidP="00B84C77">
      <w:pPr>
        <w:pStyle w:val="EndNoteBibliography"/>
        <w:spacing w:after="0"/>
        <w:ind w:left="720" w:hanging="720"/>
      </w:pPr>
      <w:r w:rsidRPr="00B84C77">
        <w:t xml:space="preserve">Shifman S, Bell JT, Copley RR, Taylor MS, Williams RW, Mott R, Flint J. 2006. A high-resolution single nucleotide polymorphism genetic map of the mouse genome. </w:t>
      </w:r>
      <w:r w:rsidRPr="00B84C77">
        <w:rPr>
          <w:i/>
        </w:rPr>
        <w:t>PLoS Biol</w:t>
      </w:r>
      <w:r w:rsidRPr="00B84C77">
        <w:t>. 4:e395.</w:t>
      </w:r>
    </w:p>
    <w:p w14:paraId="6AAAD7FB" w14:textId="77777777" w:rsidR="00B84C77" w:rsidRPr="00B84C77" w:rsidRDefault="00B84C77" w:rsidP="00B84C77">
      <w:pPr>
        <w:pStyle w:val="EndNoteBibliography"/>
        <w:spacing w:after="0"/>
        <w:ind w:left="720" w:hanging="720"/>
      </w:pPr>
      <w:r w:rsidRPr="00B84C77">
        <w:t xml:space="preserve">Smagulova F, Gregoretti IV, Brick K, Khil P, Camerini-Otero RD, Petukhova GV. 2011. Genome-wide analysis reveals novel molecular features of mouse recombination hotspots. </w:t>
      </w:r>
      <w:r w:rsidRPr="00B84C77">
        <w:rPr>
          <w:i/>
        </w:rPr>
        <w:t>Nature</w:t>
      </w:r>
      <w:r w:rsidRPr="00B84C77">
        <w:t>. 472:375-378.</w:t>
      </w:r>
    </w:p>
    <w:p w14:paraId="44637C6B" w14:textId="15977EBD" w:rsidR="00B84C77" w:rsidRPr="00B84C77" w:rsidRDefault="00B84C77" w:rsidP="00B84C77">
      <w:pPr>
        <w:pStyle w:val="EndNoteBibliography"/>
        <w:spacing w:after="0"/>
        <w:ind w:left="720" w:hanging="720"/>
      </w:pPr>
      <w:r w:rsidRPr="00B84C77">
        <w:lastRenderedPageBreak/>
        <w:t xml:space="preserve">Repeatmasker open-4.0 [Internet]. 2013-2015. Available from </w:t>
      </w:r>
      <w:hyperlink r:id="rId24" w:history="1">
        <w:r w:rsidRPr="00B84C77">
          <w:rPr>
            <w:rStyle w:val="Hyperlink"/>
          </w:rPr>
          <w:t>http://www.repeatmasker.org</w:t>
        </w:r>
      </w:hyperlink>
      <w:r w:rsidRPr="00B84C77">
        <w:t>.</w:t>
      </w:r>
    </w:p>
    <w:p w14:paraId="049B4519" w14:textId="77777777" w:rsidR="00B84C77" w:rsidRPr="00B84C77" w:rsidRDefault="00B84C77" w:rsidP="00B84C77">
      <w:pPr>
        <w:pStyle w:val="EndNoteBibliography"/>
        <w:spacing w:after="0"/>
        <w:ind w:left="720" w:hanging="720"/>
      </w:pPr>
      <w:r w:rsidRPr="00B84C77">
        <w:t xml:space="preserve">Smith JM, Haigh J. 1974. The hitch-hiking effect of a favourable gene. </w:t>
      </w:r>
      <w:r w:rsidRPr="00B84C77">
        <w:rPr>
          <w:i/>
        </w:rPr>
        <w:t>Genet Res</w:t>
      </w:r>
      <w:r w:rsidRPr="00B84C77">
        <w:t>. 23:23-35.</w:t>
      </w:r>
    </w:p>
    <w:p w14:paraId="6B3A60AB" w14:textId="77777777" w:rsidR="00B84C77" w:rsidRPr="00B84C77" w:rsidRDefault="00B84C77" w:rsidP="00B84C77">
      <w:pPr>
        <w:pStyle w:val="EndNoteBibliography"/>
        <w:spacing w:after="0"/>
        <w:ind w:left="720" w:hanging="720"/>
      </w:pPr>
      <w:r w:rsidRPr="00B84C77">
        <w:t xml:space="preserve">Smith MD, Wertheim JO, Weaver S, Murrell B, Scheffler K, Kosakovsky Pond SL. 2015a. Less is more: An adaptive branch-site random effects model for efficient detection of episodic diversifying selection. </w:t>
      </w:r>
      <w:r w:rsidRPr="00B84C77">
        <w:rPr>
          <w:i/>
        </w:rPr>
        <w:t>Mol Biol Evol</w:t>
      </w:r>
      <w:r w:rsidRPr="00B84C77">
        <w:t>. 32:1342-1353.</w:t>
      </w:r>
    </w:p>
    <w:p w14:paraId="1866BDA7" w14:textId="77777777" w:rsidR="00B84C77" w:rsidRPr="00B84C77" w:rsidRDefault="00B84C77" w:rsidP="00B84C77">
      <w:pPr>
        <w:pStyle w:val="EndNoteBibliography"/>
        <w:spacing w:after="0"/>
        <w:ind w:left="720" w:hanging="720"/>
      </w:pPr>
      <w:r w:rsidRPr="00B84C77">
        <w:t xml:space="preserve">Smith SA, Brown JW, Walker JF. 2018. So many genes, so little time: A practical approach to divergence-time estimation in the genomic era. </w:t>
      </w:r>
      <w:r w:rsidRPr="00B84C77">
        <w:rPr>
          <w:i/>
        </w:rPr>
        <w:t>PLoS One</w:t>
      </w:r>
      <w:r w:rsidRPr="00B84C77">
        <w:t>. 13:e0197433.</w:t>
      </w:r>
    </w:p>
    <w:p w14:paraId="41D11B30" w14:textId="77777777" w:rsidR="00B84C77" w:rsidRPr="00B84C77" w:rsidRDefault="00B84C77" w:rsidP="00B84C77">
      <w:pPr>
        <w:pStyle w:val="EndNoteBibliography"/>
        <w:spacing w:after="0"/>
        <w:ind w:left="720" w:hanging="720"/>
      </w:pPr>
      <w:r w:rsidRPr="00B84C77">
        <w:t xml:space="preserve">Smith SA, Moore MJ, Brown JW, Yang Y. 2015b. Analysis of phylogenomic datasets reveals conflict, concordance, and gene duplications with examples from animals and plants. </w:t>
      </w:r>
      <w:r w:rsidRPr="00B84C77">
        <w:rPr>
          <w:i/>
        </w:rPr>
        <w:t>BMC Evol Biol</w:t>
      </w:r>
      <w:r w:rsidRPr="00B84C77">
        <w:t>. 15:150.</w:t>
      </w:r>
    </w:p>
    <w:p w14:paraId="0995FEE6" w14:textId="77777777" w:rsidR="00B84C77" w:rsidRPr="00B84C77" w:rsidRDefault="00B84C77" w:rsidP="00B84C77">
      <w:pPr>
        <w:pStyle w:val="EndNoteBibliography"/>
        <w:spacing w:after="0"/>
        <w:ind w:left="720" w:hanging="720"/>
      </w:pPr>
      <w:r w:rsidRPr="00B84C77">
        <w:t xml:space="preserve">Stanyon R, Yang F, Cavagna P, O'Brien P, Bagga M, Ferguson-Smith M, Wienberg J. 1999. Animal cytogenetics and comparative mapping-reciprocal chromosome painting shows that genomic rearrangement between rat and mouse proceeds ten times faster than between humans and cats. </w:t>
      </w:r>
      <w:r w:rsidRPr="00B84C77">
        <w:rPr>
          <w:i/>
        </w:rPr>
        <w:t>Cytogenetics and Cell Genetics</w:t>
      </w:r>
      <w:r w:rsidRPr="00B84C77">
        <w:t>. 84:150-155.</w:t>
      </w:r>
    </w:p>
    <w:p w14:paraId="03B2E185" w14:textId="77777777" w:rsidR="00B84C77" w:rsidRPr="00B84C77" w:rsidRDefault="00B84C77" w:rsidP="00B84C77">
      <w:pPr>
        <w:pStyle w:val="EndNoteBibliography"/>
        <w:spacing w:after="0"/>
        <w:ind w:left="720" w:hanging="720"/>
      </w:pPr>
      <w:r w:rsidRPr="00B84C77">
        <w:t xml:space="preserve">Steppan SJ, Adkins RM, Spinks PQ, Hale C. 2005. Multigene phylogeny of the old world mice, murinae, reveals distinct geographic lineages and the declining utility of mitochondrial genes compared to nuclear genes. </w:t>
      </w:r>
      <w:r w:rsidRPr="00B84C77">
        <w:rPr>
          <w:i/>
        </w:rPr>
        <w:t>Mol Phylogenet Evol</w:t>
      </w:r>
      <w:r w:rsidRPr="00B84C77">
        <w:t>. 37:370-388.</w:t>
      </w:r>
    </w:p>
    <w:p w14:paraId="0EA51F06" w14:textId="77777777" w:rsidR="00B84C77" w:rsidRPr="00B84C77" w:rsidRDefault="00B84C77" w:rsidP="00B84C77">
      <w:pPr>
        <w:pStyle w:val="EndNoteBibliography"/>
        <w:spacing w:after="0"/>
        <w:ind w:left="720" w:hanging="720"/>
      </w:pPr>
      <w:r w:rsidRPr="00B84C77">
        <w:t xml:space="preserve">Steppan SJ, Schenk JJ. 2017. Muroid rodent phylogenetics: 900-species tree reveals increasing diversification rates. </w:t>
      </w:r>
      <w:r w:rsidRPr="00B84C77">
        <w:rPr>
          <w:i/>
        </w:rPr>
        <w:t>PLoS One</w:t>
      </w:r>
      <w:r w:rsidRPr="00B84C77">
        <w:t>. 12:e0183070.</w:t>
      </w:r>
    </w:p>
    <w:p w14:paraId="0BBC02D1" w14:textId="77777777" w:rsidR="00B84C77" w:rsidRPr="00B84C77" w:rsidRDefault="00B84C77" w:rsidP="00B84C77">
      <w:pPr>
        <w:pStyle w:val="EndNoteBibliography"/>
        <w:spacing w:after="0"/>
        <w:ind w:left="720" w:hanging="720"/>
      </w:pPr>
      <w:r w:rsidRPr="00B84C77">
        <w:t xml:space="preserve">Sun C, Huang J, Wang Y, Zhao X, Su L, Thomas GWC, Zhao M, Zhang X, Jungreis I, Kellis M, et al. 2021. Genus-wide characterization of bumblebee genomes provides insights into their evolution and variation in ecological and behavioral traits. </w:t>
      </w:r>
      <w:r w:rsidRPr="00B84C77">
        <w:rPr>
          <w:i/>
        </w:rPr>
        <w:t>Mol Biol Evol</w:t>
      </w:r>
      <w:r w:rsidRPr="00B84C77">
        <w:t>. 38:486-501.</w:t>
      </w:r>
    </w:p>
    <w:p w14:paraId="3D3819E8" w14:textId="77777777" w:rsidR="00B84C77" w:rsidRPr="00B84C77" w:rsidRDefault="00B84C77" w:rsidP="00B84C77">
      <w:pPr>
        <w:pStyle w:val="EndNoteBibliography"/>
        <w:spacing w:after="0"/>
        <w:ind w:left="720" w:hanging="720"/>
      </w:pPr>
      <w:r w:rsidRPr="00B84C77">
        <w:t xml:space="preserve">Suzuki H, Shimada T, Terashima M, Tsuchiya K, Aplin K. 2004. Temporal, spatial, and ecological modes of evolution of eurasian mus based on mitochondrial and nuclear gene sequences. </w:t>
      </w:r>
      <w:r w:rsidRPr="00B84C77">
        <w:rPr>
          <w:i/>
        </w:rPr>
        <w:t>Mol Phylogenet Evol</w:t>
      </w:r>
      <w:r w:rsidRPr="00B84C77">
        <w:t>. 33:626-646.</w:t>
      </w:r>
    </w:p>
    <w:p w14:paraId="2CE2BA00" w14:textId="77777777" w:rsidR="00B84C77" w:rsidRPr="00B84C77" w:rsidRDefault="00B84C77" w:rsidP="00B84C77">
      <w:pPr>
        <w:pStyle w:val="EndNoteBibliography"/>
        <w:spacing w:after="0"/>
        <w:ind w:left="720" w:hanging="720"/>
      </w:pPr>
      <w:r w:rsidRPr="00B84C77">
        <w:t>Tange O. 2018. Gnu parallel.</w:t>
      </w:r>
    </w:p>
    <w:p w14:paraId="3A5BF735" w14:textId="77777777" w:rsidR="00B84C77" w:rsidRPr="00B84C77" w:rsidRDefault="00B84C77" w:rsidP="00B84C77">
      <w:pPr>
        <w:pStyle w:val="EndNoteBibliography"/>
        <w:spacing w:after="0"/>
        <w:ind w:left="720" w:hanging="720"/>
      </w:pPr>
      <w:r w:rsidRPr="00B84C77">
        <w:t xml:space="preserve">To TH, Jung M, Lycett S, Gascuel O. 2016. Fast dating using least-squares criteria and algorithms. </w:t>
      </w:r>
      <w:r w:rsidRPr="00B84C77">
        <w:rPr>
          <w:i/>
        </w:rPr>
        <w:t>Syst Biol</w:t>
      </w:r>
      <w:r w:rsidRPr="00B84C77">
        <w:t>. 65:82-97.</w:t>
      </w:r>
    </w:p>
    <w:p w14:paraId="5EC7D4D4" w14:textId="77777777" w:rsidR="00B84C77" w:rsidRPr="00B84C77" w:rsidRDefault="00B84C77" w:rsidP="00B84C77">
      <w:pPr>
        <w:pStyle w:val="EndNoteBibliography"/>
        <w:spacing w:after="0"/>
        <w:ind w:left="720" w:hanging="720"/>
      </w:pPr>
      <w:r w:rsidRPr="00B84C77">
        <w:t xml:space="preserve">Treaster S, Deelen J, Daane JM, Murabito J, Karasik D, Harris MP. 2023. Convergent genomics of longevity in rockfishes highlights the genetics of human life span variation. </w:t>
      </w:r>
      <w:r w:rsidRPr="00B84C77">
        <w:rPr>
          <w:i/>
        </w:rPr>
        <w:t>Sci Adv</w:t>
      </w:r>
      <w:r w:rsidRPr="00B84C77">
        <w:t>. 9:eadd2743.</w:t>
      </w:r>
    </w:p>
    <w:p w14:paraId="558F2FDA" w14:textId="77777777" w:rsidR="00B84C77" w:rsidRPr="00B84C77" w:rsidRDefault="00B84C77" w:rsidP="00B84C77">
      <w:pPr>
        <w:pStyle w:val="EndNoteBibliography"/>
        <w:spacing w:after="0"/>
        <w:ind w:left="720" w:hanging="720"/>
      </w:pPr>
      <w:r w:rsidRPr="00B84C77">
        <w:t xml:space="preserve">van der Valk T, Pecnerova P, Diez-Del-Molino D, Bergstrom A, Oppenheimer J, Hartmann S, Xenikoudakis G, Thomas JA, Dehasque M, Saglican E, et al. 2021. Million-year-old DNA sheds light on the genomic history of mammoths. </w:t>
      </w:r>
      <w:r w:rsidRPr="00B84C77">
        <w:rPr>
          <w:i/>
        </w:rPr>
        <w:t>Nature</w:t>
      </w:r>
      <w:r w:rsidRPr="00B84C77">
        <w:t>. 591:265-269.</w:t>
      </w:r>
    </w:p>
    <w:p w14:paraId="2B5D89F9" w14:textId="77777777" w:rsidR="00B84C77" w:rsidRPr="00B84C77" w:rsidRDefault="00B84C77" w:rsidP="00B84C77">
      <w:pPr>
        <w:pStyle w:val="EndNoteBibliography"/>
        <w:spacing w:after="0"/>
        <w:ind w:left="720" w:hanging="720"/>
      </w:pPr>
      <w:r w:rsidRPr="00B84C77">
        <w:t xml:space="preserve">Vanderpool D, Minh BQ, Lanfear R, Hughes D, Murali S, Harris RA, Raveendran M, Muzny DM, Hibbins MS, Williamson RJ, et al. 2020. Primate phylogenomics uncovers multiple rapid radiations and ancient interspecific introgression. </w:t>
      </w:r>
      <w:r w:rsidRPr="00B84C77">
        <w:rPr>
          <w:i/>
        </w:rPr>
        <w:t>PLoS Biol</w:t>
      </w:r>
      <w:r w:rsidRPr="00B84C77">
        <w:t>. 18:e3000954.</w:t>
      </w:r>
    </w:p>
    <w:p w14:paraId="431C4BA4" w14:textId="77777777" w:rsidR="00B84C77" w:rsidRPr="00B84C77" w:rsidRDefault="00B84C77" w:rsidP="00B84C77">
      <w:pPr>
        <w:pStyle w:val="EndNoteBibliography"/>
        <w:spacing w:after="0"/>
        <w:ind w:left="720" w:hanging="720"/>
      </w:pPr>
      <w:r w:rsidRPr="00B84C77">
        <w:t xml:space="preserve">Wang LG, Lam TT, Xu S, Dai Z, Zhou L, Feng T, Guo P, Dunn CW, Jones BR, Bradley T, et al. 2020. Treeio: An r package for phylogenetic tree input and output with richly annotated and associated data. </w:t>
      </w:r>
      <w:r w:rsidRPr="00B84C77">
        <w:rPr>
          <w:i/>
        </w:rPr>
        <w:t>Mol Biol Evol</w:t>
      </w:r>
      <w:r w:rsidRPr="00B84C77">
        <w:t>. 37:599-603.</w:t>
      </w:r>
    </w:p>
    <w:p w14:paraId="0F1D5AAF" w14:textId="77777777" w:rsidR="00B84C77" w:rsidRPr="00B84C77" w:rsidRDefault="00B84C77" w:rsidP="00B84C77">
      <w:pPr>
        <w:pStyle w:val="EndNoteBibliography"/>
        <w:spacing w:after="0"/>
        <w:ind w:left="720" w:hanging="720"/>
      </w:pPr>
      <w:r w:rsidRPr="00B84C77">
        <w:t xml:space="preserve">White MA, Ane C, Dewey CN, Larget BR, Payseur BA. 2009. Fine-scale phylogenetic discordance across the house mouse genome. </w:t>
      </w:r>
      <w:r w:rsidRPr="00B84C77">
        <w:rPr>
          <w:i/>
        </w:rPr>
        <w:t>PLoS Genet</w:t>
      </w:r>
      <w:r w:rsidRPr="00B84C77">
        <w:t>. 5:e1000729.</w:t>
      </w:r>
    </w:p>
    <w:p w14:paraId="51F3333F" w14:textId="77777777" w:rsidR="00B84C77" w:rsidRPr="00B84C77" w:rsidRDefault="00B84C77" w:rsidP="00B84C77">
      <w:pPr>
        <w:pStyle w:val="EndNoteBibliography"/>
        <w:spacing w:after="0"/>
        <w:ind w:left="720" w:hanging="720"/>
      </w:pPr>
      <w:r w:rsidRPr="00B84C77">
        <w:t xml:space="preserve">Yalcin B, Wong K, Agam A, Goodson M, Keane TM, Gan X, Nellaker C, Goodstadt L, Nicod J, Bhomra A, et al. 2011. Sequence-based characterization of structural variation in the mouse genome. </w:t>
      </w:r>
      <w:r w:rsidRPr="00B84C77">
        <w:rPr>
          <w:i/>
        </w:rPr>
        <w:t>Nature</w:t>
      </w:r>
      <w:r w:rsidRPr="00B84C77">
        <w:t>. 477:326-329.</w:t>
      </w:r>
    </w:p>
    <w:p w14:paraId="2CAA23B0" w14:textId="77777777" w:rsidR="00B84C77" w:rsidRPr="00B84C77" w:rsidRDefault="00B84C77" w:rsidP="00B84C77">
      <w:pPr>
        <w:pStyle w:val="EndNoteBibliography"/>
        <w:spacing w:after="0"/>
        <w:ind w:left="720" w:hanging="720"/>
      </w:pPr>
      <w:r w:rsidRPr="00B84C77">
        <w:t xml:space="preserve">Yang Z. 2007. Paml 4: Phylogenetic analysis by maximum likelihood. </w:t>
      </w:r>
      <w:r w:rsidRPr="00B84C77">
        <w:rPr>
          <w:i/>
        </w:rPr>
        <w:t>Mol Biol Evol</w:t>
      </w:r>
      <w:r w:rsidRPr="00B84C77">
        <w:t>. 24:1586-1591.</w:t>
      </w:r>
    </w:p>
    <w:p w14:paraId="10B528DD" w14:textId="77777777" w:rsidR="00B84C77" w:rsidRPr="00B84C77" w:rsidRDefault="00B84C77" w:rsidP="00B84C77">
      <w:pPr>
        <w:pStyle w:val="EndNoteBibliography"/>
        <w:spacing w:after="0"/>
        <w:ind w:left="720" w:hanging="720"/>
      </w:pPr>
      <w:r w:rsidRPr="00B84C77">
        <w:t xml:space="preserve">Yekutieli D, Benjamini Y. 1999. Resampling-based false discovery rate controlling multiple test procedures for correlated test statistics. </w:t>
      </w:r>
      <w:r w:rsidRPr="00B84C77">
        <w:rPr>
          <w:i/>
        </w:rPr>
        <w:t>Journal of Statistical Planning and Inference</w:t>
      </w:r>
      <w:r w:rsidRPr="00B84C77">
        <w:t>. 82:171-196.</w:t>
      </w:r>
    </w:p>
    <w:p w14:paraId="5637DC3E" w14:textId="77777777" w:rsidR="00B84C77" w:rsidRPr="00B84C77" w:rsidRDefault="00B84C77" w:rsidP="00B84C77">
      <w:pPr>
        <w:pStyle w:val="EndNoteBibliography"/>
        <w:spacing w:after="0"/>
        <w:ind w:left="720" w:hanging="720"/>
      </w:pPr>
      <w:r w:rsidRPr="00B84C77">
        <w:t xml:space="preserve">Yu G. 2020. Using ggtree to visualize data on tree-like structures. </w:t>
      </w:r>
      <w:r w:rsidRPr="00B84C77">
        <w:rPr>
          <w:i/>
        </w:rPr>
        <w:t>Curr Protoc Bioinformatics</w:t>
      </w:r>
      <w:r w:rsidRPr="00B84C77">
        <w:t>. 69:e96.</w:t>
      </w:r>
    </w:p>
    <w:p w14:paraId="3185E4F7" w14:textId="77777777" w:rsidR="00B84C77" w:rsidRPr="00B84C77" w:rsidRDefault="00B84C77" w:rsidP="00B84C77">
      <w:pPr>
        <w:pStyle w:val="EndNoteBibliography"/>
        <w:spacing w:after="0"/>
        <w:ind w:left="720" w:hanging="720"/>
      </w:pPr>
      <w:r w:rsidRPr="00B84C77">
        <w:lastRenderedPageBreak/>
        <w:t xml:space="preserve">Yu G, Smith DK, Zhu H, Guan Y, Lam TT-Y. 2017. Ggtree: An r package for visualization and annotation of phylogenetic trees with their covariates and other associated data. </w:t>
      </w:r>
      <w:r w:rsidRPr="00B84C77">
        <w:rPr>
          <w:i/>
        </w:rPr>
        <w:t>Methods in Ecology and Evolution</w:t>
      </w:r>
      <w:r w:rsidRPr="00B84C77">
        <w:t>. 8:28-36.</w:t>
      </w:r>
    </w:p>
    <w:p w14:paraId="367A0E24" w14:textId="77777777" w:rsidR="00B84C77" w:rsidRPr="00B84C77" w:rsidRDefault="00B84C77" w:rsidP="00B84C77">
      <w:pPr>
        <w:pStyle w:val="EndNoteBibliography"/>
        <w:ind w:left="720" w:hanging="720"/>
      </w:pPr>
      <w:r w:rsidRPr="00B84C77">
        <w:t xml:space="preserve">Zhang C, Rabiee M, Sayyari E, Mirarab S. 2018. Astral-iii: Polynomial time species tree reconstruction from partially resolved gene trees. </w:t>
      </w:r>
      <w:r w:rsidRPr="00B84C77">
        <w:rPr>
          <w:i/>
        </w:rPr>
        <w:t>BMC Bioinformatics</w:t>
      </w:r>
      <w:r w:rsidRPr="00B84C77">
        <w:t>. 19:153.</w:t>
      </w:r>
    </w:p>
    <w:p w14:paraId="4E5B64FE" w14:textId="78AD96AB"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1DBD8897" w:rsidR="007E7634" w:rsidRPr="00197A2B" w:rsidRDefault="007E7634">
      <w:pPr>
        <w:rPr>
          <w:rFonts w:ascii="Times New Roman" w:hAnsi="Times New Roman" w:cs="Times New Roman"/>
          <w:b/>
          <w:bCs/>
          <w:sz w:val="24"/>
          <w:szCs w:val="24"/>
        </w:rPr>
      </w:pPr>
    </w:p>
    <w:sectPr w:rsidR="007E7634" w:rsidRPr="00197A2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Hahn, Matthew" w:date="2023-09-18T13:44:00Z" w:initials="MH">
    <w:p w14:paraId="776315B7" w14:textId="77777777" w:rsidR="00CC7AC6" w:rsidRDefault="00CC7AC6" w:rsidP="00393190">
      <w:r>
        <w:rPr>
          <w:rStyle w:val="CommentReference"/>
        </w:rPr>
        <w:annotationRef/>
      </w:r>
      <w:r>
        <w:rPr>
          <w:color w:val="000000"/>
          <w:sz w:val="20"/>
          <w:szCs w:val="20"/>
        </w:rPr>
        <w:t>I think you mean to say that none of the gene trees exactly match the species tree, but this is a bit inexact.</w:t>
      </w:r>
    </w:p>
    <w:p w14:paraId="3C0CC865" w14:textId="77777777" w:rsidR="00CC7AC6" w:rsidRDefault="00CC7AC6" w:rsidP="00393190"/>
  </w:comment>
  <w:comment w:id="3" w:author="Hahn, Matthew" w:date="2023-09-18T13:45:00Z" w:initials="MH">
    <w:p w14:paraId="375226DC" w14:textId="77777777" w:rsidR="00CC7AC6" w:rsidRDefault="00CC7AC6" w:rsidP="001125C5">
      <w:r>
        <w:rPr>
          <w:rStyle w:val="CommentReference"/>
        </w:rPr>
        <w:annotationRef/>
      </w:r>
      <w:r>
        <w:rPr>
          <w:color w:val="000000"/>
          <w:sz w:val="20"/>
          <w:szCs w:val="20"/>
        </w:rPr>
        <w:t>maybe cite our newest?</w:t>
      </w:r>
    </w:p>
    <w:p w14:paraId="311D6F90" w14:textId="77777777" w:rsidR="00CC7AC6" w:rsidRDefault="00CC7AC6" w:rsidP="001125C5">
      <w:r>
        <w:rPr>
          <w:color w:val="000000"/>
          <w:sz w:val="20"/>
          <w:szCs w:val="20"/>
        </w:rPr>
        <w:t>Hibbins, Breithaupt, Hahn 2023</w:t>
      </w:r>
    </w:p>
  </w:comment>
  <w:comment w:id="4" w:author="Hahn, Matthew" w:date="2023-09-18T13:46:00Z" w:initials="MH">
    <w:p w14:paraId="3BF70AA3" w14:textId="77777777" w:rsidR="00CC7AC6" w:rsidRDefault="00CC7AC6" w:rsidP="00D65B69">
      <w:r>
        <w:rPr>
          <w:rStyle w:val="CommentReference"/>
        </w:rPr>
        <w:annotationRef/>
      </w:r>
      <w:r>
        <w:rPr>
          <w:color w:val="000000"/>
          <w:sz w:val="20"/>
          <w:szCs w:val="20"/>
        </w:rPr>
        <w:t>see Hibbins and Hahn 2022!</w:t>
      </w:r>
    </w:p>
    <w:p w14:paraId="0F5FD281" w14:textId="77777777" w:rsidR="00CC7AC6" w:rsidRDefault="00000000" w:rsidP="00D65B69">
      <w:hyperlink r:id="rId1" w:history="1">
        <w:r w:rsidR="00CC7AC6" w:rsidRPr="00D65B69">
          <w:rPr>
            <w:rStyle w:val="Hyperlink"/>
            <w:sz w:val="20"/>
            <w:szCs w:val="20"/>
          </w:rPr>
          <w:t>https://www.biorxiv.org/content/10.1101/2022.09.07.506990v1</w:t>
        </w:r>
      </w:hyperlink>
    </w:p>
    <w:p w14:paraId="6A1B56AF" w14:textId="77777777" w:rsidR="00CC7AC6" w:rsidRDefault="00CC7AC6" w:rsidP="00D65B69"/>
    <w:p w14:paraId="0C03E98C" w14:textId="77777777" w:rsidR="00CC7AC6" w:rsidRDefault="00CC7AC6" w:rsidP="00D65B69">
      <w:r>
        <w:rPr>
          <w:color w:val="000000"/>
          <w:sz w:val="20"/>
          <w:szCs w:val="20"/>
        </w:rPr>
        <w:t>(forthcoming in BSSB)</w:t>
      </w:r>
    </w:p>
  </w:comment>
  <w:comment w:id="9" w:author="Hahn, Matthew" w:date="2023-09-18T13:48:00Z" w:initials="MH">
    <w:p w14:paraId="3687351B" w14:textId="77777777" w:rsidR="00304A97" w:rsidRDefault="00304A97" w:rsidP="002C7AB3">
      <w:r>
        <w:rPr>
          <w:rStyle w:val="CommentReference"/>
        </w:rPr>
        <w:annotationRef/>
      </w:r>
      <w:r>
        <w:rPr>
          <w:color w:val="000000"/>
          <w:sz w:val="20"/>
          <w:szCs w:val="20"/>
        </w:rPr>
        <w:t>Just a note to say that all of these methods are actually estimating the genic divergence time, not the species divergence time (Edwards and Berlin 2000)</w:t>
      </w:r>
    </w:p>
  </w:comment>
  <w:comment w:id="11" w:author="Hahn, Matthew" w:date="2023-09-18T13:50:00Z" w:initials="MH">
    <w:p w14:paraId="51CD6974" w14:textId="77777777" w:rsidR="007A2239" w:rsidRDefault="007A2239" w:rsidP="00983524">
      <w:r>
        <w:rPr>
          <w:rStyle w:val="CommentReference"/>
        </w:rPr>
        <w:annotationRef/>
      </w:r>
      <w:r>
        <w:rPr>
          <w:color w:val="000000"/>
          <w:sz w:val="20"/>
          <w:szCs w:val="20"/>
        </w:rPr>
        <w:t>A couple of things here:</w:t>
      </w:r>
    </w:p>
    <w:p w14:paraId="505363C0" w14:textId="77777777" w:rsidR="007A2239" w:rsidRDefault="007A2239" w:rsidP="00983524"/>
    <w:p w14:paraId="2A26AA12" w14:textId="77777777" w:rsidR="007A2239" w:rsidRDefault="007A2239" w:rsidP="00983524">
      <w:r>
        <w:rPr>
          <w:color w:val="000000"/>
          <w:sz w:val="20"/>
          <w:szCs w:val="20"/>
        </w:rPr>
        <w:t>-I’m not sure what in particular I should be looking at in those figures</w:t>
      </w:r>
    </w:p>
    <w:p w14:paraId="28574EE8" w14:textId="77777777" w:rsidR="007A2239" w:rsidRDefault="007A2239" w:rsidP="00983524"/>
    <w:p w14:paraId="2F91BC87" w14:textId="77777777" w:rsidR="007A2239" w:rsidRDefault="007A2239" w:rsidP="00983524">
      <w:r>
        <w:rPr>
          <w:color w:val="000000"/>
          <w:sz w:val="20"/>
          <w:szCs w:val="20"/>
        </w:rPr>
        <w:t>-ASTRAL does not actually use the coalescent.</w:t>
      </w:r>
    </w:p>
  </w:comment>
  <w:comment w:id="14" w:author="Hahn, Matthew" w:date="2023-09-18T13:51:00Z" w:initials="MH">
    <w:p w14:paraId="0293A33C" w14:textId="77777777" w:rsidR="0061180F" w:rsidRDefault="007A2239" w:rsidP="00141C76">
      <w:r>
        <w:rPr>
          <w:rStyle w:val="CommentReference"/>
        </w:rPr>
        <w:annotationRef/>
      </w:r>
      <w:r w:rsidR="0061180F">
        <w:rPr>
          <w:sz w:val="20"/>
          <w:szCs w:val="20"/>
        </w:rPr>
        <w:t>You just mean that they match the species tree? In any case, a table with these top topologies and their frequencies would help.</w:t>
      </w:r>
    </w:p>
  </w:comment>
  <w:comment w:id="15" w:author="Hahn, Matthew" w:date="2023-09-18T13:52:00Z" w:initials="MH">
    <w:p w14:paraId="7C3704EC" w14:textId="2666EF70" w:rsidR="007A2239" w:rsidRDefault="007A2239" w:rsidP="009C646C">
      <w:r>
        <w:rPr>
          <w:rStyle w:val="CommentReference"/>
        </w:rPr>
        <w:annotationRef/>
      </w:r>
      <w:r>
        <w:rPr>
          <w:color w:val="000000"/>
          <w:sz w:val="20"/>
          <w:szCs w:val="20"/>
        </w:rPr>
        <w:t>no—gene trees</w:t>
      </w:r>
    </w:p>
  </w:comment>
  <w:comment w:id="16" w:author="Hahn, Matthew" w:date="2023-09-18T13:55:00Z" w:initials="MH">
    <w:p w14:paraId="10A27285" w14:textId="77777777" w:rsidR="007A2239" w:rsidRDefault="007A2239" w:rsidP="004D59CD">
      <w:r>
        <w:rPr>
          <w:rStyle w:val="CommentReference"/>
        </w:rPr>
        <w:annotationRef/>
      </w:r>
      <w:r>
        <w:rPr>
          <w:color w:val="000000"/>
          <w:sz w:val="20"/>
          <w:szCs w:val="20"/>
        </w:rPr>
        <w:t>Can you re-order the tips in Figure 2B so that the clade we’re talking about is at the top of all three topologies?</w:t>
      </w:r>
    </w:p>
  </w:comment>
  <w:comment w:id="19" w:author="Hahn, Matthew" w:date="2023-09-18T13:54:00Z" w:initials="MH">
    <w:p w14:paraId="070CA170" w14:textId="108621A0" w:rsidR="007A2239" w:rsidRDefault="007A2239" w:rsidP="00156808">
      <w:r>
        <w:rPr>
          <w:rStyle w:val="CommentReference"/>
        </w:rPr>
        <w:annotationRef/>
      </w:r>
      <w:r>
        <w:rPr>
          <w:color w:val="000000"/>
          <w:sz w:val="20"/>
          <w:szCs w:val="20"/>
        </w:rPr>
        <w:t>This is a bit artificial: it’s not that the split in the species tree is the least common of the three (it’s the most common by sCF and gCF in Figure 1), but that, of these three particular topologies, it’s the least frequent. I’m not sure that means anything in particular.</w:t>
      </w:r>
    </w:p>
  </w:comment>
  <w:comment w:id="23" w:author="Hahn, Matthew" w:date="2023-09-18T13:57:00Z" w:initials="MH">
    <w:p w14:paraId="7F698A19" w14:textId="77777777" w:rsidR="0074203E" w:rsidRDefault="0074203E" w:rsidP="00EC77B4">
      <w:r>
        <w:rPr>
          <w:rStyle w:val="CommentReference"/>
        </w:rPr>
        <w:annotationRef/>
      </w:r>
      <w:r>
        <w:rPr>
          <w:sz w:val="20"/>
          <w:szCs w:val="20"/>
        </w:rPr>
        <w:t>Do you mean Mendes, Livera, and Hahn 2018? That’s the one with the exon-by-exon analyses.</w:t>
      </w:r>
    </w:p>
  </w:comment>
  <w:comment w:id="25" w:author="Hahn, Matthew" w:date="2023-09-18T13:57:00Z" w:initials="MH">
    <w:p w14:paraId="7D2FBA4C" w14:textId="77777777" w:rsidR="0074203E" w:rsidRDefault="0074203E" w:rsidP="00605F60">
      <w:r>
        <w:rPr>
          <w:rStyle w:val="CommentReference"/>
        </w:rPr>
        <w:annotationRef/>
      </w:r>
      <w:r>
        <w:rPr>
          <w:color w:val="000000"/>
          <w:sz w:val="20"/>
          <w:szCs w:val="20"/>
        </w:rPr>
        <w:t>you say “nodes” everywhere else, but I actually much prefer to talk about branches!</w:t>
      </w:r>
    </w:p>
  </w:comment>
  <w:comment w:id="30" w:author="Hahn, Matthew" w:date="2023-09-18T13:58:00Z" w:initials="MH">
    <w:p w14:paraId="2A96F405" w14:textId="77777777" w:rsidR="0074203E" w:rsidRDefault="0074203E" w:rsidP="00CB4200">
      <w:r>
        <w:rPr>
          <w:rStyle w:val="CommentReference"/>
        </w:rPr>
        <w:annotationRef/>
      </w:r>
      <w:r>
        <w:rPr>
          <w:color w:val="000000"/>
          <w:sz w:val="20"/>
          <w:szCs w:val="20"/>
        </w:rPr>
        <w:t>No: should be reporting gCF/sCF here.</w:t>
      </w:r>
    </w:p>
  </w:comment>
  <w:comment w:id="31" w:author="Hahn, Matthew" w:date="2023-09-18T13:59:00Z" w:initials="MH">
    <w:p w14:paraId="4EBC6B3B" w14:textId="77777777" w:rsidR="0074203E" w:rsidRDefault="0074203E" w:rsidP="00405731">
      <w:r>
        <w:rPr>
          <w:rStyle w:val="CommentReference"/>
        </w:rPr>
        <w:annotationRef/>
      </w:r>
      <w:r>
        <w:rPr>
          <w:color w:val="000000"/>
          <w:sz w:val="20"/>
          <w:szCs w:val="20"/>
        </w:rPr>
        <w:t>But you already pointed out in the Intro that with more species none of the gene trees will match! It’s just the combinatorics of ILS…</w:t>
      </w:r>
    </w:p>
  </w:comment>
  <w:comment w:id="36" w:author="Hahn, Matthew" w:date="2023-09-18T14:01:00Z" w:initials="MH">
    <w:p w14:paraId="25DACC03" w14:textId="77777777" w:rsidR="0061180F" w:rsidRDefault="0061180F" w:rsidP="00CE2615">
      <w:r>
        <w:rPr>
          <w:rStyle w:val="CommentReference"/>
        </w:rPr>
        <w:annotationRef/>
      </w:r>
      <w:r>
        <w:rPr>
          <w:color w:val="000000"/>
          <w:sz w:val="20"/>
          <w:szCs w:val="20"/>
        </w:rPr>
        <w:t>Two things:</w:t>
      </w:r>
    </w:p>
    <w:p w14:paraId="55D14569" w14:textId="77777777" w:rsidR="0061180F" w:rsidRDefault="0061180F" w:rsidP="00CE2615"/>
    <w:p w14:paraId="5860C16F" w14:textId="77777777" w:rsidR="0061180F" w:rsidRDefault="0061180F" w:rsidP="00CE2615">
      <w:r>
        <w:rPr>
          <w:color w:val="000000"/>
          <w:sz w:val="20"/>
          <w:szCs w:val="20"/>
        </w:rPr>
        <w:t>-Is there any evidence for positive selection?</w:t>
      </w:r>
    </w:p>
    <w:p w14:paraId="12E99592" w14:textId="77777777" w:rsidR="0061180F" w:rsidRDefault="0061180F" w:rsidP="00CE2615"/>
    <w:p w14:paraId="4BA4A68E" w14:textId="77777777" w:rsidR="0061180F" w:rsidRDefault="0061180F" w:rsidP="00CE2615">
      <w:r>
        <w:rPr>
          <w:color w:val="000000"/>
          <w:sz w:val="20"/>
          <w:szCs w:val="20"/>
        </w:rPr>
        <w:t>-what does “more variance” mean here?</w:t>
      </w:r>
    </w:p>
  </w:comment>
  <w:comment w:id="39" w:author="Hahn, Matthew" w:date="2023-09-18T14:02:00Z" w:initials="MH">
    <w:p w14:paraId="699EC6E7" w14:textId="77777777" w:rsidR="0061180F" w:rsidRDefault="0061180F" w:rsidP="00401BD5">
      <w:r>
        <w:rPr>
          <w:rStyle w:val="CommentReference"/>
        </w:rPr>
        <w:annotationRef/>
      </w:r>
      <w:r>
        <w:rPr>
          <w:color w:val="000000"/>
          <w:sz w:val="20"/>
          <w:szCs w:val="20"/>
        </w:rPr>
        <w:t>It’s not concatenation that’s the problem, as even if you use the ASTRAL tree you will get the same errors.</w:t>
      </w:r>
    </w:p>
  </w:comment>
  <w:comment w:id="44" w:author="Hahn, Matthew" w:date="2023-09-18T14:02:00Z" w:initials="MH">
    <w:p w14:paraId="1074DCE6" w14:textId="77777777" w:rsidR="0061180F" w:rsidRDefault="0061180F" w:rsidP="00AF0173">
      <w:r>
        <w:rPr>
          <w:rStyle w:val="CommentReference"/>
        </w:rPr>
        <w:annotationRef/>
      </w:r>
      <w:r>
        <w:rPr>
          <w:color w:val="000000"/>
          <w:sz w:val="20"/>
          <w:szCs w:val="20"/>
        </w:rPr>
        <w:t>Good et al. 2013!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0CC865" w15:done="0"/>
  <w15:commentEx w15:paraId="311D6F90" w15:done="0"/>
  <w15:commentEx w15:paraId="0C03E98C" w15:done="0"/>
  <w15:commentEx w15:paraId="3687351B" w15:done="0"/>
  <w15:commentEx w15:paraId="2F91BC87" w15:done="0"/>
  <w15:commentEx w15:paraId="0293A33C" w15:done="0"/>
  <w15:commentEx w15:paraId="7C3704EC" w15:done="0"/>
  <w15:commentEx w15:paraId="10A27285" w15:done="0"/>
  <w15:commentEx w15:paraId="070CA170" w15:done="0"/>
  <w15:commentEx w15:paraId="7F698A19" w15:done="0"/>
  <w15:commentEx w15:paraId="7D2FBA4C" w15:done="0"/>
  <w15:commentEx w15:paraId="2A96F405" w15:done="0"/>
  <w15:commentEx w15:paraId="4EBC6B3B" w15:done="0"/>
  <w15:commentEx w15:paraId="4BA4A68E" w15:done="0"/>
  <w15:commentEx w15:paraId="699EC6E7" w15:done="0"/>
  <w15:commentEx w15:paraId="1074DC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0B0811D" w16cex:dateUtc="2023-09-18T17:44:00Z"/>
  <w16cex:commentExtensible w16cex:durableId="54D1591D" w16cex:dateUtc="2023-09-18T17:45:00Z"/>
  <w16cex:commentExtensible w16cex:durableId="2E88DD8F" w16cex:dateUtc="2023-09-18T17:46:00Z"/>
  <w16cex:commentExtensible w16cex:durableId="0BADDE4B" w16cex:dateUtc="2023-09-18T17:48:00Z"/>
  <w16cex:commentExtensible w16cex:durableId="3CD80E0E" w16cex:dateUtc="2023-09-18T17:50:00Z"/>
  <w16cex:commentExtensible w16cex:durableId="5040ACF6" w16cex:dateUtc="2023-09-18T17:51:00Z"/>
  <w16cex:commentExtensible w16cex:durableId="2534517E" w16cex:dateUtc="2023-09-18T17:52:00Z"/>
  <w16cex:commentExtensible w16cex:durableId="054F2641" w16cex:dateUtc="2023-09-18T17:55:00Z"/>
  <w16cex:commentExtensible w16cex:durableId="18BD8ED6" w16cex:dateUtc="2023-09-18T17:54:00Z"/>
  <w16cex:commentExtensible w16cex:durableId="75A36251" w16cex:dateUtc="2023-09-18T17:57:00Z"/>
  <w16cex:commentExtensible w16cex:durableId="18F4177E" w16cex:dateUtc="2023-09-18T17:57:00Z"/>
  <w16cex:commentExtensible w16cex:durableId="37EFF511" w16cex:dateUtc="2023-09-18T17:58:00Z"/>
  <w16cex:commentExtensible w16cex:durableId="11A8B159" w16cex:dateUtc="2023-09-18T17:59:00Z"/>
  <w16cex:commentExtensible w16cex:durableId="081A98AE" w16cex:dateUtc="2023-09-18T18:01:00Z"/>
  <w16cex:commentExtensible w16cex:durableId="72BFDF15" w16cex:dateUtc="2023-09-18T18:02:00Z"/>
  <w16cex:commentExtensible w16cex:durableId="58E71EAF" w16cex:dateUtc="2023-09-18T18: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0CC865" w16cid:durableId="40B0811D"/>
  <w16cid:commentId w16cid:paraId="311D6F90" w16cid:durableId="54D1591D"/>
  <w16cid:commentId w16cid:paraId="0C03E98C" w16cid:durableId="2E88DD8F"/>
  <w16cid:commentId w16cid:paraId="3687351B" w16cid:durableId="0BADDE4B"/>
  <w16cid:commentId w16cid:paraId="2F91BC87" w16cid:durableId="3CD80E0E"/>
  <w16cid:commentId w16cid:paraId="0293A33C" w16cid:durableId="5040ACF6"/>
  <w16cid:commentId w16cid:paraId="7C3704EC" w16cid:durableId="2534517E"/>
  <w16cid:commentId w16cid:paraId="10A27285" w16cid:durableId="054F2641"/>
  <w16cid:commentId w16cid:paraId="070CA170" w16cid:durableId="18BD8ED6"/>
  <w16cid:commentId w16cid:paraId="7F698A19" w16cid:durableId="75A36251"/>
  <w16cid:commentId w16cid:paraId="7D2FBA4C" w16cid:durableId="18F4177E"/>
  <w16cid:commentId w16cid:paraId="2A96F405" w16cid:durableId="37EFF511"/>
  <w16cid:commentId w16cid:paraId="4EBC6B3B" w16cid:durableId="11A8B159"/>
  <w16cid:commentId w16cid:paraId="4BA4A68E" w16cid:durableId="081A98AE"/>
  <w16cid:commentId w16cid:paraId="699EC6E7" w16cid:durableId="72BFDF15"/>
  <w16cid:commentId w16cid:paraId="1074DCE6" w16cid:durableId="58E71E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D9B1D" w14:textId="77777777" w:rsidR="002A642C" w:rsidRDefault="002A642C" w:rsidP="007E3690">
      <w:pPr>
        <w:spacing w:after="0" w:line="240" w:lineRule="auto"/>
      </w:pPr>
      <w:r>
        <w:separator/>
      </w:r>
    </w:p>
  </w:endnote>
  <w:endnote w:type="continuationSeparator" w:id="0">
    <w:p w14:paraId="5DCC3F42" w14:textId="77777777" w:rsidR="002A642C" w:rsidRDefault="002A642C" w:rsidP="007E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8C8A5" w14:textId="77777777" w:rsidR="002A642C" w:rsidRDefault="002A642C" w:rsidP="007E3690">
      <w:pPr>
        <w:spacing w:after="0" w:line="240" w:lineRule="auto"/>
      </w:pPr>
      <w:r>
        <w:separator/>
      </w:r>
    </w:p>
  </w:footnote>
  <w:footnote w:type="continuationSeparator" w:id="0">
    <w:p w14:paraId="49191501" w14:textId="77777777" w:rsidR="002A642C" w:rsidRDefault="002A642C" w:rsidP="007E3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9887433">
    <w:abstractNumId w:val="1"/>
  </w:num>
  <w:num w:numId="2" w16cid:durableId="294718540">
    <w:abstractNumId w:val="4"/>
  </w:num>
  <w:num w:numId="3" w16cid:durableId="744185342">
    <w:abstractNumId w:val="5"/>
  </w:num>
  <w:num w:numId="4" w16cid:durableId="1609579476">
    <w:abstractNumId w:val="0"/>
  </w:num>
  <w:num w:numId="5" w16cid:durableId="311522833">
    <w:abstractNumId w:val="3"/>
  </w:num>
  <w:num w:numId="6" w16cid:durableId="103442828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hn, Matthew">
    <w15:presenceInfo w15:providerId="AD" w15:userId="S::mwh@iu.edu::aaa78b62-8e08-4bd2-90b8-fe988daeb1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olecular Biology Evol edi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lt;record-ids&gt;&lt;item&gt;1&lt;/item&gt;&lt;item&gt;2&lt;/item&gt;&lt;item&gt;4&lt;/item&gt;&lt;item&gt;5&lt;/item&gt;&lt;item&gt;8&lt;/item&gt;&lt;item&gt;9&lt;/item&gt;&lt;item&gt;10&lt;/item&gt;&lt;item&gt;12&lt;/item&gt;&lt;item&gt;14&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71&lt;/item&gt;&lt;item&gt;72&lt;/item&gt;&lt;item&gt;80&lt;/item&gt;&lt;item&gt;81&lt;/item&gt;&lt;item&gt;83&lt;/item&gt;&lt;item&gt;86&lt;/item&gt;&lt;item&gt;87&lt;/item&gt;&lt;item&gt;88&lt;/item&gt;&lt;item&gt;93&lt;/item&gt;&lt;item&gt;94&lt;/item&gt;&lt;item&gt;96&lt;/item&gt;&lt;item&gt;98&lt;/item&gt;&lt;item&gt;99&lt;/item&gt;&lt;item&gt;101&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65&lt;/item&gt;&lt;item&gt;167&lt;/item&gt;&lt;item&gt;172&lt;/item&gt;&lt;item&gt;175&lt;/item&gt;&lt;item&gt;180&lt;/item&gt;&lt;item&gt;185&lt;/item&gt;&lt;item&gt;190&lt;/item&gt;&lt;item&gt;191&lt;/item&gt;&lt;item&gt;192&lt;/item&gt;&lt;item&gt;194&lt;/item&gt;&lt;item&gt;199&lt;/item&gt;&lt;item&gt;200&lt;/item&gt;&lt;item&gt;201&lt;/item&gt;&lt;item&gt;203&lt;/item&gt;&lt;item&gt;205&lt;/item&gt;&lt;item&gt;209&lt;/item&gt;&lt;item&gt;210&lt;/item&gt;&lt;item&gt;212&lt;/item&gt;&lt;item&gt;214&lt;/item&gt;&lt;item&gt;215&lt;/item&gt;&lt;item&gt;216&lt;/item&gt;&lt;item&gt;217&lt;/item&gt;&lt;item&gt;218&lt;/item&gt;&lt;item&gt;219&lt;/item&gt;&lt;item&gt;220&lt;/item&gt;&lt;/record-ids&gt;&lt;/item&gt;&lt;/Libraries&gt;"/>
  </w:docVars>
  <w:rsids>
    <w:rsidRoot w:val="00AA4ADE"/>
    <w:rsid w:val="00000E5D"/>
    <w:rsid w:val="000018E0"/>
    <w:rsid w:val="00003ABB"/>
    <w:rsid w:val="000041F7"/>
    <w:rsid w:val="000049C9"/>
    <w:rsid w:val="00004FE6"/>
    <w:rsid w:val="00014D67"/>
    <w:rsid w:val="000152B1"/>
    <w:rsid w:val="0001588F"/>
    <w:rsid w:val="000173BB"/>
    <w:rsid w:val="00020AE9"/>
    <w:rsid w:val="00020FEE"/>
    <w:rsid w:val="00021F11"/>
    <w:rsid w:val="00023CCC"/>
    <w:rsid w:val="0002598C"/>
    <w:rsid w:val="00026C9B"/>
    <w:rsid w:val="00026E60"/>
    <w:rsid w:val="00027007"/>
    <w:rsid w:val="00027CF2"/>
    <w:rsid w:val="00027FB1"/>
    <w:rsid w:val="00030AC9"/>
    <w:rsid w:val="00031896"/>
    <w:rsid w:val="00032D67"/>
    <w:rsid w:val="00032DDD"/>
    <w:rsid w:val="00033A4C"/>
    <w:rsid w:val="00036428"/>
    <w:rsid w:val="000439E4"/>
    <w:rsid w:val="00044B6B"/>
    <w:rsid w:val="000468D1"/>
    <w:rsid w:val="00047BC0"/>
    <w:rsid w:val="0005026E"/>
    <w:rsid w:val="00051291"/>
    <w:rsid w:val="00053587"/>
    <w:rsid w:val="00053D98"/>
    <w:rsid w:val="00055754"/>
    <w:rsid w:val="00057393"/>
    <w:rsid w:val="00057E1A"/>
    <w:rsid w:val="00057E8E"/>
    <w:rsid w:val="0006000E"/>
    <w:rsid w:val="00060397"/>
    <w:rsid w:val="00061315"/>
    <w:rsid w:val="00062FA5"/>
    <w:rsid w:val="00065A73"/>
    <w:rsid w:val="00066A79"/>
    <w:rsid w:val="00066FE6"/>
    <w:rsid w:val="00070201"/>
    <w:rsid w:val="00072172"/>
    <w:rsid w:val="000763F7"/>
    <w:rsid w:val="00076419"/>
    <w:rsid w:val="00076AC0"/>
    <w:rsid w:val="00077886"/>
    <w:rsid w:val="00081B7F"/>
    <w:rsid w:val="00082F77"/>
    <w:rsid w:val="00086687"/>
    <w:rsid w:val="0009105C"/>
    <w:rsid w:val="000923D3"/>
    <w:rsid w:val="0009342D"/>
    <w:rsid w:val="00096E6F"/>
    <w:rsid w:val="00097621"/>
    <w:rsid w:val="0009786C"/>
    <w:rsid w:val="000A103F"/>
    <w:rsid w:val="000A78C1"/>
    <w:rsid w:val="000A7DA1"/>
    <w:rsid w:val="000B7FC4"/>
    <w:rsid w:val="000C0807"/>
    <w:rsid w:val="000C597D"/>
    <w:rsid w:val="000D04BE"/>
    <w:rsid w:val="000D23EF"/>
    <w:rsid w:val="000D26E7"/>
    <w:rsid w:val="000D344C"/>
    <w:rsid w:val="000D346E"/>
    <w:rsid w:val="000D5948"/>
    <w:rsid w:val="000D64AE"/>
    <w:rsid w:val="000E0D59"/>
    <w:rsid w:val="000E1B36"/>
    <w:rsid w:val="000E3F06"/>
    <w:rsid w:val="000E4228"/>
    <w:rsid w:val="000E678A"/>
    <w:rsid w:val="000F0263"/>
    <w:rsid w:val="000F0CAD"/>
    <w:rsid w:val="000F2137"/>
    <w:rsid w:val="000F31AA"/>
    <w:rsid w:val="000F335E"/>
    <w:rsid w:val="000F3461"/>
    <w:rsid w:val="000F7AF9"/>
    <w:rsid w:val="00101668"/>
    <w:rsid w:val="001023D9"/>
    <w:rsid w:val="0010702C"/>
    <w:rsid w:val="0010719C"/>
    <w:rsid w:val="001125E2"/>
    <w:rsid w:val="00113028"/>
    <w:rsid w:val="00114EEF"/>
    <w:rsid w:val="00115316"/>
    <w:rsid w:val="001203EF"/>
    <w:rsid w:val="00120CAA"/>
    <w:rsid w:val="00124567"/>
    <w:rsid w:val="0012471D"/>
    <w:rsid w:val="00124B30"/>
    <w:rsid w:val="00130DBA"/>
    <w:rsid w:val="00131748"/>
    <w:rsid w:val="0013439E"/>
    <w:rsid w:val="00134985"/>
    <w:rsid w:val="00136623"/>
    <w:rsid w:val="001366D2"/>
    <w:rsid w:val="00136EDF"/>
    <w:rsid w:val="001377B0"/>
    <w:rsid w:val="00137C7D"/>
    <w:rsid w:val="0014061C"/>
    <w:rsid w:val="00142441"/>
    <w:rsid w:val="00146890"/>
    <w:rsid w:val="00147AF7"/>
    <w:rsid w:val="00150552"/>
    <w:rsid w:val="001556AF"/>
    <w:rsid w:val="001567E0"/>
    <w:rsid w:val="00156BD7"/>
    <w:rsid w:val="001624A9"/>
    <w:rsid w:val="00162F74"/>
    <w:rsid w:val="00164082"/>
    <w:rsid w:val="00165655"/>
    <w:rsid w:val="00165BF7"/>
    <w:rsid w:val="00167C33"/>
    <w:rsid w:val="00170904"/>
    <w:rsid w:val="00173845"/>
    <w:rsid w:val="00176836"/>
    <w:rsid w:val="0018081A"/>
    <w:rsid w:val="0018202E"/>
    <w:rsid w:val="001834AC"/>
    <w:rsid w:val="00184E1A"/>
    <w:rsid w:val="00190173"/>
    <w:rsid w:val="00191DF4"/>
    <w:rsid w:val="00192765"/>
    <w:rsid w:val="00193D17"/>
    <w:rsid w:val="00193F54"/>
    <w:rsid w:val="00196C83"/>
    <w:rsid w:val="00196CC4"/>
    <w:rsid w:val="00197A2B"/>
    <w:rsid w:val="001A091F"/>
    <w:rsid w:val="001A39B5"/>
    <w:rsid w:val="001A3A07"/>
    <w:rsid w:val="001A3F4F"/>
    <w:rsid w:val="001A4A67"/>
    <w:rsid w:val="001A5C4D"/>
    <w:rsid w:val="001A669B"/>
    <w:rsid w:val="001B0E99"/>
    <w:rsid w:val="001B1ADC"/>
    <w:rsid w:val="001B4DB7"/>
    <w:rsid w:val="001B7F12"/>
    <w:rsid w:val="001C0631"/>
    <w:rsid w:val="001C0953"/>
    <w:rsid w:val="001C4895"/>
    <w:rsid w:val="001C4F8A"/>
    <w:rsid w:val="001C6851"/>
    <w:rsid w:val="001D10BC"/>
    <w:rsid w:val="001D3735"/>
    <w:rsid w:val="001D4D39"/>
    <w:rsid w:val="001D75E5"/>
    <w:rsid w:val="001E1602"/>
    <w:rsid w:val="001E1A7D"/>
    <w:rsid w:val="001E3328"/>
    <w:rsid w:val="001E4230"/>
    <w:rsid w:val="001E6D5D"/>
    <w:rsid w:val="001F09CC"/>
    <w:rsid w:val="001F152E"/>
    <w:rsid w:val="001F1F16"/>
    <w:rsid w:val="001F5331"/>
    <w:rsid w:val="001F5A76"/>
    <w:rsid w:val="001F63F8"/>
    <w:rsid w:val="001F6D84"/>
    <w:rsid w:val="001F7F91"/>
    <w:rsid w:val="00200A45"/>
    <w:rsid w:val="00200FCE"/>
    <w:rsid w:val="00201741"/>
    <w:rsid w:val="002031D5"/>
    <w:rsid w:val="00204945"/>
    <w:rsid w:val="00205C77"/>
    <w:rsid w:val="002061CF"/>
    <w:rsid w:val="00207435"/>
    <w:rsid w:val="00207591"/>
    <w:rsid w:val="002113F4"/>
    <w:rsid w:val="00211419"/>
    <w:rsid w:val="00211CAC"/>
    <w:rsid w:val="00214FED"/>
    <w:rsid w:val="00220496"/>
    <w:rsid w:val="00224BB8"/>
    <w:rsid w:val="00224BFE"/>
    <w:rsid w:val="00226386"/>
    <w:rsid w:val="00230385"/>
    <w:rsid w:val="00230BE7"/>
    <w:rsid w:val="00230EC9"/>
    <w:rsid w:val="002319DB"/>
    <w:rsid w:val="00231BBB"/>
    <w:rsid w:val="00232CAF"/>
    <w:rsid w:val="00232FC4"/>
    <w:rsid w:val="0023612C"/>
    <w:rsid w:val="00236995"/>
    <w:rsid w:val="00237838"/>
    <w:rsid w:val="00237D7D"/>
    <w:rsid w:val="0024445D"/>
    <w:rsid w:val="00245F14"/>
    <w:rsid w:val="002505CF"/>
    <w:rsid w:val="00250F70"/>
    <w:rsid w:val="00251C72"/>
    <w:rsid w:val="002564CE"/>
    <w:rsid w:val="0025681A"/>
    <w:rsid w:val="00257B1D"/>
    <w:rsid w:val="00260995"/>
    <w:rsid w:val="0026539F"/>
    <w:rsid w:val="00265EE4"/>
    <w:rsid w:val="002668A9"/>
    <w:rsid w:val="002706C3"/>
    <w:rsid w:val="002732E7"/>
    <w:rsid w:val="002733B1"/>
    <w:rsid w:val="00275A59"/>
    <w:rsid w:val="00276E07"/>
    <w:rsid w:val="00277641"/>
    <w:rsid w:val="00280107"/>
    <w:rsid w:val="00281410"/>
    <w:rsid w:val="002816F7"/>
    <w:rsid w:val="0028357A"/>
    <w:rsid w:val="00283689"/>
    <w:rsid w:val="00287B3F"/>
    <w:rsid w:val="00294CC6"/>
    <w:rsid w:val="00295198"/>
    <w:rsid w:val="002A0793"/>
    <w:rsid w:val="002A1373"/>
    <w:rsid w:val="002A1C50"/>
    <w:rsid w:val="002A1C9B"/>
    <w:rsid w:val="002A1D02"/>
    <w:rsid w:val="002A1E5E"/>
    <w:rsid w:val="002A3921"/>
    <w:rsid w:val="002A5742"/>
    <w:rsid w:val="002A642C"/>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D0229"/>
    <w:rsid w:val="002D2DF9"/>
    <w:rsid w:val="002D3280"/>
    <w:rsid w:val="002D3D2B"/>
    <w:rsid w:val="002D738A"/>
    <w:rsid w:val="002D7D7D"/>
    <w:rsid w:val="002E215E"/>
    <w:rsid w:val="002E25D3"/>
    <w:rsid w:val="002E3C2C"/>
    <w:rsid w:val="002E718C"/>
    <w:rsid w:val="002E769D"/>
    <w:rsid w:val="002F1C0B"/>
    <w:rsid w:val="002F4A62"/>
    <w:rsid w:val="002F50EA"/>
    <w:rsid w:val="002F605F"/>
    <w:rsid w:val="002F6781"/>
    <w:rsid w:val="00300B97"/>
    <w:rsid w:val="003020F8"/>
    <w:rsid w:val="00303C27"/>
    <w:rsid w:val="00304A97"/>
    <w:rsid w:val="00304D5D"/>
    <w:rsid w:val="00304F44"/>
    <w:rsid w:val="0030626E"/>
    <w:rsid w:val="00306472"/>
    <w:rsid w:val="00306ED0"/>
    <w:rsid w:val="003071D6"/>
    <w:rsid w:val="003078EA"/>
    <w:rsid w:val="0031410F"/>
    <w:rsid w:val="00314565"/>
    <w:rsid w:val="00314783"/>
    <w:rsid w:val="00317E4A"/>
    <w:rsid w:val="00317FB4"/>
    <w:rsid w:val="0032143B"/>
    <w:rsid w:val="00321C65"/>
    <w:rsid w:val="003251C0"/>
    <w:rsid w:val="00326C4B"/>
    <w:rsid w:val="003309DE"/>
    <w:rsid w:val="00346423"/>
    <w:rsid w:val="00350FE5"/>
    <w:rsid w:val="00351AE6"/>
    <w:rsid w:val="00352DEE"/>
    <w:rsid w:val="00355078"/>
    <w:rsid w:val="00356D65"/>
    <w:rsid w:val="00356DE9"/>
    <w:rsid w:val="003605B0"/>
    <w:rsid w:val="003641BC"/>
    <w:rsid w:val="00364AAA"/>
    <w:rsid w:val="003662C7"/>
    <w:rsid w:val="0036696C"/>
    <w:rsid w:val="00366CD6"/>
    <w:rsid w:val="003671B7"/>
    <w:rsid w:val="0037023D"/>
    <w:rsid w:val="003739E1"/>
    <w:rsid w:val="003768D0"/>
    <w:rsid w:val="00376E24"/>
    <w:rsid w:val="00380ED0"/>
    <w:rsid w:val="00385513"/>
    <w:rsid w:val="0039042B"/>
    <w:rsid w:val="00394C3B"/>
    <w:rsid w:val="00397D34"/>
    <w:rsid w:val="003A3CF9"/>
    <w:rsid w:val="003A4335"/>
    <w:rsid w:val="003A4B35"/>
    <w:rsid w:val="003A5D2E"/>
    <w:rsid w:val="003A6919"/>
    <w:rsid w:val="003A75A6"/>
    <w:rsid w:val="003A782A"/>
    <w:rsid w:val="003A7E6B"/>
    <w:rsid w:val="003B0DE3"/>
    <w:rsid w:val="003B427E"/>
    <w:rsid w:val="003B6AA5"/>
    <w:rsid w:val="003C0682"/>
    <w:rsid w:val="003C12DD"/>
    <w:rsid w:val="003C2652"/>
    <w:rsid w:val="003C511A"/>
    <w:rsid w:val="003C5940"/>
    <w:rsid w:val="003C5A3D"/>
    <w:rsid w:val="003C6D3F"/>
    <w:rsid w:val="003D022E"/>
    <w:rsid w:val="003D0F8C"/>
    <w:rsid w:val="003D23AB"/>
    <w:rsid w:val="003D29BA"/>
    <w:rsid w:val="003D2D5C"/>
    <w:rsid w:val="003E11C2"/>
    <w:rsid w:val="003E4E7C"/>
    <w:rsid w:val="003E69F8"/>
    <w:rsid w:val="003E7171"/>
    <w:rsid w:val="003E7B41"/>
    <w:rsid w:val="003F002B"/>
    <w:rsid w:val="003F0F5D"/>
    <w:rsid w:val="003F3CAB"/>
    <w:rsid w:val="003F3D92"/>
    <w:rsid w:val="003F521D"/>
    <w:rsid w:val="003F58A4"/>
    <w:rsid w:val="003F69B9"/>
    <w:rsid w:val="003F6A73"/>
    <w:rsid w:val="003F7F8C"/>
    <w:rsid w:val="00401261"/>
    <w:rsid w:val="00401342"/>
    <w:rsid w:val="004025F6"/>
    <w:rsid w:val="00404D60"/>
    <w:rsid w:val="00405328"/>
    <w:rsid w:val="00407388"/>
    <w:rsid w:val="00410D59"/>
    <w:rsid w:val="0041108A"/>
    <w:rsid w:val="004123F9"/>
    <w:rsid w:val="004130A9"/>
    <w:rsid w:val="0041788E"/>
    <w:rsid w:val="0042040A"/>
    <w:rsid w:val="004207A5"/>
    <w:rsid w:val="004215A1"/>
    <w:rsid w:val="004218FA"/>
    <w:rsid w:val="00425805"/>
    <w:rsid w:val="00426302"/>
    <w:rsid w:val="0043070A"/>
    <w:rsid w:val="004310CA"/>
    <w:rsid w:val="00432768"/>
    <w:rsid w:val="00432781"/>
    <w:rsid w:val="00433A0E"/>
    <w:rsid w:val="00434B3B"/>
    <w:rsid w:val="0043720D"/>
    <w:rsid w:val="0044278D"/>
    <w:rsid w:val="00442D96"/>
    <w:rsid w:val="004471BA"/>
    <w:rsid w:val="004472CD"/>
    <w:rsid w:val="0045137E"/>
    <w:rsid w:val="004553B6"/>
    <w:rsid w:val="00455506"/>
    <w:rsid w:val="00455A46"/>
    <w:rsid w:val="00455BDD"/>
    <w:rsid w:val="00456257"/>
    <w:rsid w:val="00457F2B"/>
    <w:rsid w:val="00461D22"/>
    <w:rsid w:val="00462D94"/>
    <w:rsid w:val="00463CCA"/>
    <w:rsid w:val="00464824"/>
    <w:rsid w:val="0046549A"/>
    <w:rsid w:val="00466868"/>
    <w:rsid w:val="004719DD"/>
    <w:rsid w:val="004720FE"/>
    <w:rsid w:val="004730B8"/>
    <w:rsid w:val="00473159"/>
    <w:rsid w:val="00474D5E"/>
    <w:rsid w:val="004772A9"/>
    <w:rsid w:val="004804CF"/>
    <w:rsid w:val="0048178A"/>
    <w:rsid w:val="00482581"/>
    <w:rsid w:val="00485937"/>
    <w:rsid w:val="00486581"/>
    <w:rsid w:val="00496880"/>
    <w:rsid w:val="004A2232"/>
    <w:rsid w:val="004A4637"/>
    <w:rsid w:val="004A48A2"/>
    <w:rsid w:val="004A6B20"/>
    <w:rsid w:val="004A71FE"/>
    <w:rsid w:val="004B081A"/>
    <w:rsid w:val="004B463C"/>
    <w:rsid w:val="004B61FB"/>
    <w:rsid w:val="004C0993"/>
    <w:rsid w:val="004C0F6A"/>
    <w:rsid w:val="004C1620"/>
    <w:rsid w:val="004C2FAA"/>
    <w:rsid w:val="004C737D"/>
    <w:rsid w:val="004C7F4A"/>
    <w:rsid w:val="004D1166"/>
    <w:rsid w:val="004D20EC"/>
    <w:rsid w:val="004D2F5F"/>
    <w:rsid w:val="004D2FF2"/>
    <w:rsid w:val="004D4D9D"/>
    <w:rsid w:val="004D547D"/>
    <w:rsid w:val="004E0C77"/>
    <w:rsid w:val="004E0DDF"/>
    <w:rsid w:val="004E117A"/>
    <w:rsid w:val="004E2A0B"/>
    <w:rsid w:val="004E522E"/>
    <w:rsid w:val="004E62B2"/>
    <w:rsid w:val="004E6B8A"/>
    <w:rsid w:val="004F2D4F"/>
    <w:rsid w:val="004F3805"/>
    <w:rsid w:val="004F3CFB"/>
    <w:rsid w:val="004F3D87"/>
    <w:rsid w:val="004F4671"/>
    <w:rsid w:val="004F4818"/>
    <w:rsid w:val="004F4DD0"/>
    <w:rsid w:val="004F5D25"/>
    <w:rsid w:val="004F5E95"/>
    <w:rsid w:val="004F7533"/>
    <w:rsid w:val="004F7E19"/>
    <w:rsid w:val="005005A1"/>
    <w:rsid w:val="00500CB6"/>
    <w:rsid w:val="00501ADC"/>
    <w:rsid w:val="00502EF9"/>
    <w:rsid w:val="00503B84"/>
    <w:rsid w:val="005061DA"/>
    <w:rsid w:val="00506CBD"/>
    <w:rsid w:val="00507C40"/>
    <w:rsid w:val="005100B8"/>
    <w:rsid w:val="005109AA"/>
    <w:rsid w:val="0051283D"/>
    <w:rsid w:val="00514DB6"/>
    <w:rsid w:val="00515A9D"/>
    <w:rsid w:val="00517E73"/>
    <w:rsid w:val="0052043F"/>
    <w:rsid w:val="00520AB5"/>
    <w:rsid w:val="005235A3"/>
    <w:rsid w:val="00526B46"/>
    <w:rsid w:val="005303E3"/>
    <w:rsid w:val="0053166A"/>
    <w:rsid w:val="00531B31"/>
    <w:rsid w:val="00534160"/>
    <w:rsid w:val="00534E01"/>
    <w:rsid w:val="005364CC"/>
    <w:rsid w:val="00540B8D"/>
    <w:rsid w:val="005449B5"/>
    <w:rsid w:val="005457FC"/>
    <w:rsid w:val="00547037"/>
    <w:rsid w:val="00551E35"/>
    <w:rsid w:val="00551F2C"/>
    <w:rsid w:val="0055377C"/>
    <w:rsid w:val="005539AE"/>
    <w:rsid w:val="00554C8E"/>
    <w:rsid w:val="005602D3"/>
    <w:rsid w:val="00560F39"/>
    <w:rsid w:val="0056288D"/>
    <w:rsid w:val="00562FAD"/>
    <w:rsid w:val="00563923"/>
    <w:rsid w:val="005674E9"/>
    <w:rsid w:val="005704B7"/>
    <w:rsid w:val="00570DA5"/>
    <w:rsid w:val="005725C6"/>
    <w:rsid w:val="00575511"/>
    <w:rsid w:val="00576128"/>
    <w:rsid w:val="00580E1E"/>
    <w:rsid w:val="00581B20"/>
    <w:rsid w:val="00583F62"/>
    <w:rsid w:val="00586A8D"/>
    <w:rsid w:val="00587E09"/>
    <w:rsid w:val="00587F19"/>
    <w:rsid w:val="00590E56"/>
    <w:rsid w:val="00592881"/>
    <w:rsid w:val="005A2A84"/>
    <w:rsid w:val="005A3F18"/>
    <w:rsid w:val="005A4659"/>
    <w:rsid w:val="005A4F89"/>
    <w:rsid w:val="005B1689"/>
    <w:rsid w:val="005B28B3"/>
    <w:rsid w:val="005B2976"/>
    <w:rsid w:val="005B2E84"/>
    <w:rsid w:val="005B41E4"/>
    <w:rsid w:val="005B45C4"/>
    <w:rsid w:val="005B52D6"/>
    <w:rsid w:val="005B538D"/>
    <w:rsid w:val="005B59AD"/>
    <w:rsid w:val="005B5E9D"/>
    <w:rsid w:val="005B6FAF"/>
    <w:rsid w:val="005B71CF"/>
    <w:rsid w:val="005C031F"/>
    <w:rsid w:val="005C2974"/>
    <w:rsid w:val="005C34AA"/>
    <w:rsid w:val="005C381A"/>
    <w:rsid w:val="005C7E8D"/>
    <w:rsid w:val="005C7F94"/>
    <w:rsid w:val="005D23E1"/>
    <w:rsid w:val="005D2E99"/>
    <w:rsid w:val="005D3A4E"/>
    <w:rsid w:val="005D42A9"/>
    <w:rsid w:val="005D462C"/>
    <w:rsid w:val="005D473E"/>
    <w:rsid w:val="005E23C1"/>
    <w:rsid w:val="005E2890"/>
    <w:rsid w:val="005E7C10"/>
    <w:rsid w:val="005F0A89"/>
    <w:rsid w:val="005F0EBF"/>
    <w:rsid w:val="005F1E33"/>
    <w:rsid w:val="005F34BB"/>
    <w:rsid w:val="005F6398"/>
    <w:rsid w:val="005F6DE1"/>
    <w:rsid w:val="005F744C"/>
    <w:rsid w:val="006017A7"/>
    <w:rsid w:val="00603E87"/>
    <w:rsid w:val="00604409"/>
    <w:rsid w:val="006045B5"/>
    <w:rsid w:val="00606653"/>
    <w:rsid w:val="00606B35"/>
    <w:rsid w:val="0061180F"/>
    <w:rsid w:val="00612317"/>
    <w:rsid w:val="00613584"/>
    <w:rsid w:val="006143DE"/>
    <w:rsid w:val="00621EB0"/>
    <w:rsid w:val="006227F6"/>
    <w:rsid w:val="00625DC1"/>
    <w:rsid w:val="0062606C"/>
    <w:rsid w:val="00626A30"/>
    <w:rsid w:val="006277FC"/>
    <w:rsid w:val="006310BC"/>
    <w:rsid w:val="00631EAA"/>
    <w:rsid w:val="00634220"/>
    <w:rsid w:val="0063711C"/>
    <w:rsid w:val="00637BC1"/>
    <w:rsid w:val="006409FA"/>
    <w:rsid w:val="006433F7"/>
    <w:rsid w:val="00644A53"/>
    <w:rsid w:val="00645803"/>
    <w:rsid w:val="00645BBB"/>
    <w:rsid w:val="0065149C"/>
    <w:rsid w:val="006515CF"/>
    <w:rsid w:val="0065167C"/>
    <w:rsid w:val="00652697"/>
    <w:rsid w:val="00652AF6"/>
    <w:rsid w:val="00655F5D"/>
    <w:rsid w:val="006563A8"/>
    <w:rsid w:val="00660550"/>
    <w:rsid w:val="00660F1A"/>
    <w:rsid w:val="0066250B"/>
    <w:rsid w:val="00664370"/>
    <w:rsid w:val="00666862"/>
    <w:rsid w:val="00666F01"/>
    <w:rsid w:val="0066744D"/>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9A5"/>
    <w:rsid w:val="006972E6"/>
    <w:rsid w:val="00697D6B"/>
    <w:rsid w:val="006A2348"/>
    <w:rsid w:val="006A55AD"/>
    <w:rsid w:val="006A5E32"/>
    <w:rsid w:val="006A7AC9"/>
    <w:rsid w:val="006B1CDB"/>
    <w:rsid w:val="006B3732"/>
    <w:rsid w:val="006B5117"/>
    <w:rsid w:val="006B5F13"/>
    <w:rsid w:val="006B7148"/>
    <w:rsid w:val="006C0D34"/>
    <w:rsid w:val="006C1351"/>
    <w:rsid w:val="006C1D3D"/>
    <w:rsid w:val="006C2289"/>
    <w:rsid w:val="006C4B0C"/>
    <w:rsid w:val="006C4F7A"/>
    <w:rsid w:val="006C6680"/>
    <w:rsid w:val="006C78BD"/>
    <w:rsid w:val="006D0342"/>
    <w:rsid w:val="006D0F3A"/>
    <w:rsid w:val="006D673E"/>
    <w:rsid w:val="006E3399"/>
    <w:rsid w:val="006E413F"/>
    <w:rsid w:val="006E5D47"/>
    <w:rsid w:val="006E78FF"/>
    <w:rsid w:val="006F1602"/>
    <w:rsid w:val="006F1B99"/>
    <w:rsid w:val="006F4021"/>
    <w:rsid w:val="006F7B5F"/>
    <w:rsid w:val="007010F8"/>
    <w:rsid w:val="00705798"/>
    <w:rsid w:val="007076F3"/>
    <w:rsid w:val="0071044A"/>
    <w:rsid w:val="0071077D"/>
    <w:rsid w:val="007146C0"/>
    <w:rsid w:val="0072643E"/>
    <w:rsid w:val="00726A42"/>
    <w:rsid w:val="00727C10"/>
    <w:rsid w:val="00727C3C"/>
    <w:rsid w:val="007315E3"/>
    <w:rsid w:val="00731ABC"/>
    <w:rsid w:val="007336E1"/>
    <w:rsid w:val="0073640B"/>
    <w:rsid w:val="0073765D"/>
    <w:rsid w:val="00737B9F"/>
    <w:rsid w:val="0074132E"/>
    <w:rsid w:val="0074203E"/>
    <w:rsid w:val="00743E55"/>
    <w:rsid w:val="00747E40"/>
    <w:rsid w:val="00751894"/>
    <w:rsid w:val="00752FE6"/>
    <w:rsid w:val="00753CF0"/>
    <w:rsid w:val="007549D4"/>
    <w:rsid w:val="007556EF"/>
    <w:rsid w:val="007558D7"/>
    <w:rsid w:val="00756294"/>
    <w:rsid w:val="00756A13"/>
    <w:rsid w:val="00760385"/>
    <w:rsid w:val="007617E0"/>
    <w:rsid w:val="00761992"/>
    <w:rsid w:val="007628D6"/>
    <w:rsid w:val="00766CF7"/>
    <w:rsid w:val="007670A8"/>
    <w:rsid w:val="007673D5"/>
    <w:rsid w:val="00767731"/>
    <w:rsid w:val="00771587"/>
    <w:rsid w:val="00773C6F"/>
    <w:rsid w:val="007753F1"/>
    <w:rsid w:val="0077627E"/>
    <w:rsid w:val="0078018B"/>
    <w:rsid w:val="0078218F"/>
    <w:rsid w:val="00783267"/>
    <w:rsid w:val="00785CCB"/>
    <w:rsid w:val="00786BCF"/>
    <w:rsid w:val="007903E2"/>
    <w:rsid w:val="00790956"/>
    <w:rsid w:val="0079322A"/>
    <w:rsid w:val="00793867"/>
    <w:rsid w:val="007942FB"/>
    <w:rsid w:val="00795598"/>
    <w:rsid w:val="00795BCA"/>
    <w:rsid w:val="00796392"/>
    <w:rsid w:val="007970C3"/>
    <w:rsid w:val="007A1C18"/>
    <w:rsid w:val="007A1E17"/>
    <w:rsid w:val="007A2239"/>
    <w:rsid w:val="007A44E8"/>
    <w:rsid w:val="007A5155"/>
    <w:rsid w:val="007A5F70"/>
    <w:rsid w:val="007A6667"/>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50E1"/>
    <w:rsid w:val="00815BD6"/>
    <w:rsid w:val="008243D4"/>
    <w:rsid w:val="00825034"/>
    <w:rsid w:val="00827EF6"/>
    <w:rsid w:val="0083296E"/>
    <w:rsid w:val="008350DE"/>
    <w:rsid w:val="008352AB"/>
    <w:rsid w:val="00836773"/>
    <w:rsid w:val="00837285"/>
    <w:rsid w:val="00840AE5"/>
    <w:rsid w:val="0084247A"/>
    <w:rsid w:val="0084441A"/>
    <w:rsid w:val="00845235"/>
    <w:rsid w:val="00850842"/>
    <w:rsid w:val="00851079"/>
    <w:rsid w:val="00851991"/>
    <w:rsid w:val="008523AD"/>
    <w:rsid w:val="008533D4"/>
    <w:rsid w:val="00854D7B"/>
    <w:rsid w:val="00861F67"/>
    <w:rsid w:val="00863B6A"/>
    <w:rsid w:val="00864074"/>
    <w:rsid w:val="00865380"/>
    <w:rsid w:val="00865B19"/>
    <w:rsid w:val="00866C14"/>
    <w:rsid w:val="00867044"/>
    <w:rsid w:val="00870E1C"/>
    <w:rsid w:val="008715FA"/>
    <w:rsid w:val="008743AC"/>
    <w:rsid w:val="0087504C"/>
    <w:rsid w:val="0087563B"/>
    <w:rsid w:val="00884771"/>
    <w:rsid w:val="008862CD"/>
    <w:rsid w:val="0088749D"/>
    <w:rsid w:val="00891483"/>
    <w:rsid w:val="00893681"/>
    <w:rsid w:val="00893D02"/>
    <w:rsid w:val="00893DA9"/>
    <w:rsid w:val="0089437D"/>
    <w:rsid w:val="0089713D"/>
    <w:rsid w:val="008972A7"/>
    <w:rsid w:val="008A2B0A"/>
    <w:rsid w:val="008A31F9"/>
    <w:rsid w:val="008A394E"/>
    <w:rsid w:val="008A4AF9"/>
    <w:rsid w:val="008A5CE6"/>
    <w:rsid w:val="008A75E7"/>
    <w:rsid w:val="008B2049"/>
    <w:rsid w:val="008B682F"/>
    <w:rsid w:val="008C1C31"/>
    <w:rsid w:val="008C347C"/>
    <w:rsid w:val="008C75C1"/>
    <w:rsid w:val="008C77EA"/>
    <w:rsid w:val="008D101F"/>
    <w:rsid w:val="008D15D3"/>
    <w:rsid w:val="008D2A3B"/>
    <w:rsid w:val="008D3F29"/>
    <w:rsid w:val="008D3FBC"/>
    <w:rsid w:val="008D459C"/>
    <w:rsid w:val="008D7A3A"/>
    <w:rsid w:val="008E22A9"/>
    <w:rsid w:val="008E44E5"/>
    <w:rsid w:val="008E686B"/>
    <w:rsid w:val="008E69ED"/>
    <w:rsid w:val="008F0FD3"/>
    <w:rsid w:val="008F18E0"/>
    <w:rsid w:val="008F33BD"/>
    <w:rsid w:val="008F416F"/>
    <w:rsid w:val="008F4473"/>
    <w:rsid w:val="008F6E86"/>
    <w:rsid w:val="00901601"/>
    <w:rsid w:val="00901E21"/>
    <w:rsid w:val="00904577"/>
    <w:rsid w:val="00906B27"/>
    <w:rsid w:val="00913C95"/>
    <w:rsid w:val="009144B4"/>
    <w:rsid w:val="009147E6"/>
    <w:rsid w:val="0091678A"/>
    <w:rsid w:val="00922EB0"/>
    <w:rsid w:val="00926971"/>
    <w:rsid w:val="00926D74"/>
    <w:rsid w:val="00927E73"/>
    <w:rsid w:val="00931071"/>
    <w:rsid w:val="00931FEF"/>
    <w:rsid w:val="009320C6"/>
    <w:rsid w:val="00932AAA"/>
    <w:rsid w:val="00937095"/>
    <w:rsid w:val="00937356"/>
    <w:rsid w:val="009375AB"/>
    <w:rsid w:val="0093760B"/>
    <w:rsid w:val="009418B1"/>
    <w:rsid w:val="00941CD1"/>
    <w:rsid w:val="00942E44"/>
    <w:rsid w:val="00945637"/>
    <w:rsid w:val="00947FE3"/>
    <w:rsid w:val="00955CAE"/>
    <w:rsid w:val="00956E36"/>
    <w:rsid w:val="009574F1"/>
    <w:rsid w:val="00960DAD"/>
    <w:rsid w:val="00961948"/>
    <w:rsid w:val="00962935"/>
    <w:rsid w:val="00962954"/>
    <w:rsid w:val="00964887"/>
    <w:rsid w:val="00964FB8"/>
    <w:rsid w:val="009650C5"/>
    <w:rsid w:val="00966EB4"/>
    <w:rsid w:val="00967279"/>
    <w:rsid w:val="00967428"/>
    <w:rsid w:val="00970F40"/>
    <w:rsid w:val="009713C6"/>
    <w:rsid w:val="00975209"/>
    <w:rsid w:val="009763D4"/>
    <w:rsid w:val="009800C3"/>
    <w:rsid w:val="0098461C"/>
    <w:rsid w:val="009851EC"/>
    <w:rsid w:val="00987135"/>
    <w:rsid w:val="00987FDF"/>
    <w:rsid w:val="00990BE7"/>
    <w:rsid w:val="009930D8"/>
    <w:rsid w:val="00995898"/>
    <w:rsid w:val="009964EF"/>
    <w:rsid w:val="009965E8"/>
    <w:rsid w:val="009968A2"/>
    <w:rsid w:val="00997B40"/>
    <w:rsid w:val="009A1E00"/>
    <w:rsid w:val="009A46B2"/>
    <w:rsid w:val="009A7519"/>
    <w:rsid w:val="009B1158"/>
    <w:rsid w:val="009B48E2"/>
    <w:rsid w:val="009B6BD0"/>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9A0"/>
    <w:rsid w:val="009E1068"/>
    <w:rsid w:val="009E35C8"/>
    <w:rsid w:val="009E39F1"/>
    <w:rsid w:val="009E50DC"/>
    <w:rsid w:val="009E5FBD"/>
    <w:rsid w:val="009E6094"/>
    <w:rsid w:val="009F0497"/>
    <w:rsid w:val="009F1BCB"/>
    <w:rsid w:val="009F2E46"/>
    <w:rsid w:val="009F6356"/>
    <w:rsid w:val="00A01216"/>
    <w:rsid w:val="00A0402C"/>
    <w:rsid w:val="00A0406F"/>
    <w:rsid w:val="00A05F97"/>
    <w:rsid w:val="00A06EDD"/>
    <w:rsid w:val="00A1117F"/>
    <w:rsid w:val="00A150BF"/>
    <w:rsid w:val="00A15B4F"/>
    <w:rsid w:val="00A21B9E"/>
    <w:rsid w:val="00A21C56"/>
    <w:rsid w:val="00A22613"/>
    <w:rsid w:val="00A2666E"/>
    <w:rsid w:val="00A2667D"/>
    <w:rsid w:val="00A30057"/>
    <w:rsid w:val="00A3043B"/>
    <w:rsid w:val="00A30EEC"/>
    <w:rsid w:val="00A3410D"/>
    <w:rsid w:val="00A35E3F"/>
    <w:rsid w:val="00A40119"/>
    <w:rsid w:val="00A41AE6"/>
    <w:rsid w:val="00A43EAA"/>
    <w:rsid w:val="00A50454"/>
    <w:rsid w:val="00A50A99"/>
    <w:rsid w:val="00A50E98"/>
    <w:rsid w:val="00A51312"/>
    <w:rsid w:val="00A5241E"/>
    <w:rsid w:val="00A53792"/>
    <w:rsid w:val="00A55A81"/>
    <w:rsid w:val="00A55B52"/>
    <w:rsid w:val="00A61220"/>
    <w:rsid w:val="00A63A2F"/>
    <w:rsid w:val="00A64663"/>
    <w:rsid w:val="00A661DF"/>
    <w:rsid w:val="00A66E97"/>
    <w:rsid w:val="00A709D0"/>
    <w:rsid w:val="00A71E5D"/>
    <w:rsid w:val="00A73E54"/>
    <w:rsid w:val="00A73FD8"/>
    <w:rsid w:val="00A747AD"/>
    <w:rsid w:val="00A76FC9"/>
    <w:rsid w:val="00A81B43"/>
    <w:rsid w:val="00A8214B"/>
    <w:rsid w:val="00A83DB7"/>
    <w:rsid w:val="00A86872"/>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4893"/>
    <w:rsid w:val="00AC06A3"/>
    <w:rsid w:val="00AC133A"/>
    <w:rsid w:val="00AC141F"/>
    <w:rsid w:val="00AC14C8"/>
    <w:rsid w:val="00AC5744"/>
    <w:rsid w:val="00AD3A93"/>
    <w:rsid w:val="00AD5446"/>
    <w:rsid w:val="00AD6070"/>
    <w:rsid w:val="00AD6FE1"/>
    <w:rsid w:val="00AD773B"/>
    <w:rsid w:val="00AE0578"/>
    <w:rsid w:val="00AE1F1C"/>
    <w:rsid w:val="00AE34E0"/>
    <w:rsid w:val="00AE4808"/>
    <w:rsid w:val="00AE5408"/>
    <w:rsid w:val="00AF1700"/>
    <w:rsid w:val="00AF2A6F"/>
    <w:rsid w:val="00AF4933"/>
    <w:rsid w:val="00AF4C4A"/>
    <w:rsid w:val="00AF54C6"/>
    <w:rsid w:val="00AF668E"/>
    <w:rsid w:val="00AF67FD"/>
    <w:rsid w:val="00B011AB"/>
    <w:rsid w:val="00B024B2"/>
    <w:rsid w:val="00B03092"/>
    <w:rsid w:val="00B03EF4"/>
    <w:rsid w:val="00B0470A"/>
    <w:rsid w:val="00B050D1"/>
    <w:rsid w:val="00B07D9E"/>
    <w:rsid w:val="00B10B6E"/>
    <w:rsid w:val="00B110E9"/>
    <w:rsid w:val="00B1118C"/>
    <w:rsid w:val="00B12221"/>
    <w:rsid w:val="00B12D60"/>
    <w:rsid w:val="00B14CF7"/>
    <w:rsid w:val="00B157E6"/>
    <w:rsid w:val="00B17B59"/>
    <w:rsid w:val="00B17D7F"/>
    <w:rsid w:val="00B202C5"/>
    <w:rsid w:val="00B22763"/>
    <w:rsid w:val="00B23B40"/>
    <w:rsid w:val="00B243F2"/>
    <w:rsid w:val="00B2490E"/>
    <w:rsid w:val="00B30100"/>
    <w:rsid w:val="00B30752"/>
    <w:rsid w:val="00B335C4"/>
    <w:rsid w:val="00B348B2"/>
    <w:rsid w:val="00B3593A"/>
    <w:rsid w:val="00B35B86"/>
    <w:rsid w:val="00B36414"/>
    <w:rsid w:val="00B3724E"/>
    <w:rsid w:val="00B416AB"/>
    <w:rsid w:val="00B4446C"/>
    <w:rsid w:val="00B44E5F"/>
    <w:rsid w:val="00B453A6"/>
    <w:rsid w:val="00B45C0B"/>
    <w:rsid w:val="00B46078"/>
    <w:rsid w:val="00B46743"/>
    <w:rsid w:val="00B46AF9"/>
    <w:rsid w:val="00B52F40"/>
    <w:rsid w:val="00B57DDF"/>
    <w:rsid w:val="00B57F29"/>
    <w:rsid w:val="00B60BCE"/>
    <w:rsid w:val="00B62A9E"/>
    <w:rsid w:val="00B62CA2"/>
    <w:rsid w:val="00B65604"/>
    <w:rsid w:val="00B65D53"/>
    <w:rsid w:val="00B70479"/>
    <w:rsid w:val="00B72DFC"/>
    <w:rsid w:val="00B747C5"/>
    <w:rsid w:val="00B76717"/>
    <w:rsid w:val="00B77FD0"/>
    <w:rsid w:val="00B77FF8"/>
    <w:rsid w:val="00B80154"/>
    <w:rsid w:val="00B80E0F"/>
    <w:rsid w:val="00B81667"/>
    <w:rsid w:val="00B84C77"/>
    <w:rsid w:val="00B85CFD"/>
    <w:rsid w:val="00B877C3"/>
    <w:rsid w:val="00B87AA2"/>
    <w:rsid w:val="00B902DB"/>
    <w:rsid w:val="00B90E01"/>
    <w:rsid w:val="00B9306D"/>
    <w:rsid w:val="00B9415D"/>
    <w:rsid w:val="00B947EA"/>
    <w:rsid w:val="00B97875"/>
    <w:rsid w:val="00BA0003"/>
    <w:rsid w:val="00BA2805"/>
    <w:rsid w:val="00BA3A63"/>
    <w:rsid w:val="00BA612B"/>
    <w:rsid w:val="00BA6BB2"/>
    <w:rsid w:val="00BA7D05"/>
    <w:rsid w:val="00BB56A8"/>
    <w:rsid w:val="00BB7DD6"/>
    <w:rsid w:val="00BC0DE6"/>
    <w:rsid w:val="00BC1E57"/>
    <w:rsid w:val="00BC48B3"/>
    <w:rsid w:val="00BC53EE"/>
    <w:rsid w:val="00BC5D1E"/>
    <w:rsid w:val="00BC5D92"/>
    <w:rsid w:val="00BC7F34"/>
    <w:rsid w:val="00BD1339"/>
    <w:rsid w:val="00BD6EF9"/>
    <w:rsid w:val="00BD7316"/>
    <w:rsid w:val="00BE5B09"/>
    <w:rsid w:val="00BE5E87"/>
    <w:rsid w:val="00BE613A"/>
    <w:rsid w:val="00BF08AC"/>
    <w:rsid w:val="00BF3D2B"/>
    <w:rsid w:val="00C008C5"/>
    <w:rsid w:val="00C03B76"/>
    <w:rsid w:val="00C04E5F"/>
    <w:rsid w:val="00C06CCA"/>
    <w:rsid w:val="00C10680"/>
    <w:rsid w:val="00C122F0"/>
    <w:rsid w:val="00C14D2B"/>
    <w:rsid w:val="00C15749"/>
    <w:rsid w:val="00C159A9"/>
    <w:rsid w:val="00C16894"/>
    <w:rsid w:val="00C222A4"/>
    <w:rsid w:val="00C229ED"/>
    <w:rsid w:val="00C2719D"/>
    <w:rsid w:val="00C27CF2"/>
    <w:rsid w:val="00C300CE"/>
    <w:rsid w:val="00C31246"/>
    <w:rsid w:val="00C34DEE"/>
    <w:rsid w:val="00C3676A"/>
    <w:rsid w:val="00C36A30"/>
    <w:rsid w:val="00C36CC2"/>
    <w:rsid w:val="00C41338"/>
    <w:rsid w:val="00C43EFD"/>
    <w:rsid w:val="00C445FE"/>
    <w:rsid w:val="00C45524"/>
    <w:rsid w:val="00C47409"/>
    <w:rsid w:val="00C475D7"/>
    <w:rsid w:val="00C52935"/>
    <w:rsid w:val="00C5568E"/>
    <w:rsid w:val="00C55FAA"/>
    <w:rsid w:val="00C6045A"/>
    <w:rsid w:val="00C6204B"/>
    <w:rsid w:val="00C6351D"/>
    <w:rsid w:val="00C64CAB"/>
    <w:rsid w:val="00C701EC"/>
    <w:rsid w:val="00C7234D"/>
    <w:rsid w:val="00C728BB"/>
    <w:rsid w:val="00C7388D"/>
    <w:rsid w:val="00C73931"/>
    <w:rsid w:val="00C75391"/>
    <w:rsid w:val="00C760E7"/>
    <w:rsid w:val="00C80532"/>
    <w:rsid w:val="00C810B7"/>
    <w:rsid w:val="00C8118E"/>
    <w:rsid w:val="00C815A4"/>
    <w:rsid w:val="00C8256C"/>
    <w:rsid w:val="00C83D28"/>
    <w:rsid w:val="00C857C1"/>
    <w:rsid w:val="00C85CF3"/>
    <w:rsid w:val="00C863A7"/>
    <w:rsid w:val="00C90928"/>
    <w:rsid w:val="00C94902"/>
    <w:rsid w:val="00C94A6A"/>
    <w:rsid w:val="00C94C83"/>
    <w:rsid w:val="00C9509F"/>
    <w:rsid w:val="00C96FBB"/>
    <w:rsid w:val="00C97721"/>
    <w:rsid w:val="00CA0CB2"/>
    <w:rsid w:val="00CA2CF5"/>
    <w:rsid w:val="00CA4B06"/>
    <w:rsid w:val="00CA5500"/>
    <w:rsid w:val="00CB060F"/>
    <w:rsid w:val="00CB3040"/>
    <w:rsid w:val="00CB4C4A"/>
    <w:rsid w:val="00CB71D0"/>
    <w:rsid w:val="00CB7634"/>
    <w:rsid w:val="00CB7676"/>
    <w:rsid w:val="00CC1088"/>
    <w:rsid w:val="00CC29A8"/>
    <w:rsid w:val="00CC35AC"/>
    <w:rsid w:val="00CC3A81"/>
    <w:rsid w:val="00CC6F61"/>
    <w:rsid w:val="00CC7AC6"/>
    <w:rsid w:val="00CD425D"/>
    <w:rsid w:val="00CD624D"/>
    <w:rsid w:val="00CE264C"/>
    <w:rsid w:val="00CE3719"/>
    <w:rsid w:val="00CE478D"/>
    <w:rsid w:val="00CE6BC5"/>
    <w:rsid w:val="00CE74F1"/>
    <w:rsid w:val="00CE7F8E"/>
    <w:rsid w:val="00CF2211"/>
    <w:rsid w:val="00CF3D7B"/>
    <w:rsid w:val="00CF723E"/>
    <w:rsid w:val="00D010DB"/>
    <w:rsid w:val="00D014B3"/>
    <w:rsid w:val="00D0250C"/>
    <w:rsid w:val="00D0255F"/>
    <w:rsid w:val="00D02C88"/>
    <w:rsid w:val="00D052F4"/>
    <w:rsid w:val="00D07B08"/>
    <w:rsid w:val="00D1036D"/>
    <w:rsid w:val="00D10470"/>
    <w:rsid w:val="00D110DD"/>
    <w:rsid w:val="00D14B44"/>
    <w:rsid w:val="00D14F6D"/>
    <w:rsid w:val="00D16F30"/>
    <w:rsid w:val="00D17870"/>
    <w:rsid w:val="00D1794F"/>
    <w:rsid w:val="00D20C68"/>
    <w:rsid w:val="00D22A5C"/>
    <w:rsid w:val="00D22E99"/>
    <w:rsid w:val="00D24E78"/>
    <w:rsid w:val="00D25F9F"/>
    <w:rsid w:val="00D260BB"/>
    <w:rsid w:val="00D26EAA"/>
    <w:rsid w:val="00D26F6B"/>
    <w:rsid w:val="00D303CB"/>
    <w:rsid w:val="00D31360"/>
    <w:rsid w:val="00D31A47"/>
    <w:rsid w:val="00D347BC"/>
    <w:rsid w:val="00D354CE"/>
    <w:rsid w:val="00D4012C"/>
    <w:rsid w:val="00D40C88"/>
    <w:rsid w:val="00D41A96"/>
    <w:rsid w:val="00D432EA"/>
    <w:rsid w:val="00D453F8"/>
    <w:rsid w:val="00D5030E"/>
    <w:rsid w:val="00D52DC0"/>
    <w:rsid w:val="00D552CA"/>
    <w:rsid w:val="00D559F8"/>
    <w:rsid w:val="00D6169B"/>
    <w:rsid w:val="00D6234F"/>
    <w:rsid w:val="00D62D31"/>
    <w:rsid w:val="00D63D2E"/>
    <w:rsid w:val="00D64654"/>
    <w:rsid w:val="00D7206F"/>
    <w:rsid w:val="00D74755"/>
    <w:rsid w:val="00D77B8F"/>
    <w:rsid w:val="00D813A7"/>
    <w:rsid w:val="00D820F9"/>
    <w:rsid w:val="00D82B77"/>
    <w:rsid w:val="00D83660"/>
    <w:rsid w:val="00D83A78"/>
    <w:rsid w:val="00D852C2"/>
    <w:rsid w:val="00D85EEC"/>
    <w:rsid w:val="00D87733"/>
    <w:rsid w:val="00D9065C"/>
    <w:rsid w:val="00D91D57"/>
    <w:rsid w:val="00D92E9C"/>
    <w:rsid w:val="00D938F5"/>
    <w:rsid w:val="00D969B5"/>
    <w:rsid w:val="00D97F51"/>
    <w:rsid w:val="00DA1580"/>
    <w:rsid w:val="00DA2986"/>
    <w:rsid w:val="00DA66CC"/>
    <w:rsid w:val="00DB18B3"/>
    <w:rsid w:val="00DB3499"/>
    <w:rsid w:val="00DB4B2B"/>
    <w:rsid w:val="00DB566A"/>
    <w:rsid w:val="00DB6699"/>
    <w:rsid w:val="00DC27CF"/>
    <w:rsid w:val="00DC381C"/>
    <w:rsid w:val="00DC6999"/>
    <w:rsid w:val="00DC77C5"/>
    <w:rsid w:val="00DC7C74"/>
    <w:rsid w:val="00DD27E4"/>
    <w:rsid w:val="00DD6ADB"/>
    <w:rsid w:val="00DD7998"/>
    <w:rsid w:val="00DE017B"/>
    <w:rsid w:val="00DE0F26"/>
    <w:rsid w:val="00DE47D8"/>
    <w:rsid w:val="00DE507A"/>
    <w:rsid w:val="00DE58C1"/>
    <w:rsid w:val="00DE5927"/>
    <w:rsid w:val="00DE63AF"/>
    <w:rsid w:val="00DE73F4"/>
    <w:rsid w:val="00DE7478"/>
    <w:rsid w:val="00DF1CE4"/>
    <w:rsid w:val="00DF25D4"/>
    <w:rsid w:val="00DF4696"/>
    <w:rsid w:val="00DF4DCD"/>
    <w:rsid w:val="00DF5069"/>
    <w:rsid w:val="00DF6E7C"/>
    <w:rsid w:val="00E00888"/>
    <w:rsid w:val="00E01A1D"/>
    <w:rsid w:val="00E027D5"/>
    <w:rsid w:val="00E047BA"/>
    <w:rsid w:val="00E10D27"/>
    <w:rsid w:val="00E113CC"/>
    <w:rsid w:val="00E12D32"/>
    <w:rsid w:val="00E13CD9"/>
    <w:rsid w:val="00E15915"/>
    <w:rsid w:val="00E15CF4"/>
    <w:rsid w:val="00E212DF"/>
    <w:rsid w:val="00E245F1"/>
    <w:rsid w:val="00E2577C"/>
    <w:rsid w:val="00E25DC5"/>
    <w:rsid w:val="00E26691"/>
    <w:rsid w:val="00E26E5E"/>
    <w:rsid w:val="00E2729E"/>
    <w:rsid w:val="00E276AB"/>
    <w:rsid w:val="00E27E14"/>
    <w:rsid w:val="00E358E6"/>
    <w:rsid w:val="00E41C86"/>
    <w:rsid w:val="00E4229C"/>
    <w:rsid w:val="00E44640"/>
    <w:rsid w:val="00E46077"/>
    <w:rsid w:val="00E474D8"/>
    <w:rsid w:val="00E5055B"/>
    <w:rsid w:val="00E51274"/>
    <w:rsid w:val="00E54BBB"/>
    <w:rsid w:val="00E56207"/>
    <w:rsid w:val="00E56652"/>
    <w:rsid w:val="00E56D9A"/>
    <w:rsid w:val="00E6507A"/>
    <w:rsid w:val="00E65A92"/>
    <w:rsid w:val="00E6760A"/>
    <w:rsid w:val="00E7006D"/>
    <w:rsid w:val="00E72663"/>
    <w:rsid w:val="00E74745"/>
    <w:rsid w:val="00E8187B"/>
    <w:rsid w:val="00E849B0"/>
    <w:rsid w:val="00E85F6D"/>
    <w:rsid w:val="00E867AA"/>
    <w:rsid w:val="00E8757C"/>
    <w:rsid w:val="00E87C19"/>
    <w:rsid w:val="00E900C6"/>
    <w:rsid w:val="00E9101C"/>
    <w:rsid w:val="00E92DA2"/>
    <w:rsid w:val="00E934C9"/>
    <w:rsid w:val="00E94612"/>
    <w:rsid w:val="00E9567D"/>
    <w:rsid w:val="00E95B20"/>
    <w:rsid w:val="00E97342"/>
    <w:rsid w:val="00E977A7"/>
    <w:rsid w:val="00EA01C6"/>
    <w:rsid w:val="00EA1EF2"/>
    <w:rsid w:val="00EA2B69"/>
    <w:rsid w:val="00EB3134"/>
    <w:rsid w:val="00EB41AF"/>
    <w:rsid w:val="00EB6ECE"/>
    <w:rsid w:val="00EB717B"/>
    <w:rsid w:val="00EB7C0D"/>
    <w:rsid w:val="00EC0C7E"/>
    <w:rsid w:val="00EC1504"/>
    <w:rsid w:val="00EC1A1B"/>
    <w:rsid w:val="00EC3D24"/>
    <w:rsid w:val="00EC41A6"/>
    <w:rsid w:val="00EC4A6B"/>
    <w:rsid w:val="00EC4F0D"/>
    <w:rsid w:val="00EC57AE"/>
    <w:rsid w:val="00ED3A6B"/>
    <w:rsid w:val="00ED40C7"/>
    <w:rsid w:val="00ED45CD"/>
    <w:rsid w:val="00ED56BA"/>
    <w:rsid w:val="00ED58BF"/>
    <w:rsid w:val="00ED664F"/>
    <w:rsid w:val="00EE1969"/>
    <w:rsid w:val="00EE19AF"/>
    <w:rsid w:val="00EE3DD8"/>
    <w:rsid w:val="00EE40C8"/>
    <w:rsid w:val="00EE6447"/>
    <w:rsid w:val="00EF12BE"/>
    <w:rsid w:val="00EF1638"/>
    <w:rsid w:val="00EF7604"/>
    <w:rsid w:val="00EF7F54"/>
    <w:rsid w:val="00F0016C"/>
    <w:rsid w:val="00F02275"/>
    <w:rsid w:val="00F02A1F"/>
    <w:rsid w:val="00F10069"/>
    <w:rsid w:val="00F10728"/>
    <w:rsid w:val="00F11416"/>
    <w:rsid w:val="00F11507"/>
    <w:rsid w:val="00F11772"/>
    <w:rsid w:val="00F125BA"/>
    <w:rsid w:val="00F126B3"/>
    <w:rsid w:val="00F145AB"/>
    <w:rsid w:val="00F14B6F"/>
    <w:rsid w:val="00F16960"/>
    <w:rsid w:val="00F17BCC"/>
    <w:rsid w:val="00F232E6"/>
    <w:rsid w:val="00F24868"/>
    <w:rsid w:val="00F26193"/>
    <w:rsid w:val="00F275E4"/>
    <w:rsid w:val="00F330D6"/>
    <w:rsid w:val="00F36B43"/>
    <w:rsid w:val="00F37A81"/>
    <w:rsid w:val="00F37DF3"/>
    <w:rsid w:val="00F401FE"/>
    <w:rsid w:val="00F40603"/>
    <w:rsid w:val="00F40FF1"/>
    <w:rsid w:val="00F413E3"/>
    <w:rsid w:val="00F45971"/>
    <w:rsid w:val="00F51658"/>
    <w:rsid w:val="00F529D0"/>
    <w:rsid w:val="00F530D3"/>
    <w:rsid w:val="00F55350"/>
    <w:rsid w:val="00F602FC"/>
    <w:rsid w:val="00F60ED5"/>
    <w:rsid w:val="00F60FA0"/>
    <w:rsid w:val="00F61343"/>
    <w:rsid w:val="00F635D5"/>
    <w:rsid w:val="00F673A4"/>
    <w:rsid w:val="00F67F30"/>
    <w:rsid w:val="00F67FAF"/>
    <w:rsid w:val="00F70F32"/>
    <w:rsid w:val="00F71891"/>
    <w:rsid w:val="00F726B3"/>
    <w:rsid w:val="00F73C92"/>
    <w:rsid w:val="00F7417A"/>
    <w:rsid w:val="00F75921"/>
    <w:rsid w:val="00F75BB4"/>
    <w:rsid w:val="00F7664A"/>
    <w:rsid w:val="00F77BBD"/>
    <w:rsid w:val="00F810BC"/>
    <w:rsid w:val="00F816E6"/>
    <w:rsid w:val="00F82A3D"/>
    <w:rsid w:val="00F83EB8"/>
    <w:rsid w:val="00F85BD9"/>
    <w:rsid w:val="00F85D98"/>
    <w:rsid w:val="00F8709D"/>
    <w:rsid w:val="00F87B8A"/>
    <w:rsid w:val="00F9229D"/>
    <w:rsid w:val="00F93FBF"/>
    <w:rsid w:val="00F94241"/>
    <w:rsid w:val="00F948F1"/>
    <w:rsid w:val="00F95869"/>
    <w:rsid w:val="00F95E55"/>
    <w:rsid w:val="00F967FC"/>
    <w:rsid w:val="00FA2AA1"/>
    <w:rsid w:val="00FA3C0D"/>
    <w:rsid w:val="00FA7D69"/>
    <w:rsid w:val="00FB2CF3"/>
    <w:rsid w:val="00FB565C"/>
    <w:rsid w:val="00FB6198"/>
    <w:rsid w:val="00FB6D47"/>
    <w:rsid w:val="00FC0113"/>
    <w:rsid w:val="00FC2324"/>
    <w:rsid w:val="00FC2775"/>
    <w:rsid w:val="00FC54B4"/>
    <w:rsid w:val="00FC63C4"/>
    <w:rsid w:val="00FD0B8D"/>
    <w:rsid w:val="00FD0EEF"/>
    <w:rsid w:val="00FD1267"/>
    <w:rsid w:val="00FD2913"/>
    <w:rsid w:val="00FD60FA"/>
    <w:rsid w:val="00FE019E"/>
    <w:rsid w:val="00FE0321"/>
    <w:rsid w:val="00FE0EA2"/>
    <w:rsid w:val="00FE342D"/>
    <w:rsid w:val="00FE437A"/>
    <w:rsid w:val="00FE567E"/>
    <w:rsid w:val="00FE72E9"/>
    <w:rsid w:val="00FF0F16"/>
    <w:rsid w:val="00FF1430"/>
    <w:rsid w:val="00FF15C6"/>
    <w:rsid w:val="00FF201C"/>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71C937"/>
  <w15:docId w15:val="{E14949C5-CEE9-4FE9-B244-40AE9E69D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styleId="UnresolvedMention">
    <w:name w:val="Unresolved Mention"/>
    <w:basedOn w:val="DefaultParagraphFont"/>
    <w:uiPriority w:val="99"/>
    <w:semiHidden/>
    <w:unhideWhenUsed/>
    <w:rsid w:val="00B84C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biorxiv.org/content/10.1101/2022.09.07.506990v1"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gthomas@fas.harvard.edu" TargetMode="External"/><Relationship Id="rId13" Type="http://schemas.openxmlformats.org/officeDocument/2006/relationships/hyperlink" Target="https://github.com/goodest-goodlab/pseudo-it" TargetMode="External"/><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www.repeatmasker.org" TargetMode="External"/><Relationship Id="rId5" Type="http://schemas.openxmlformats.org/officeDocument/2006/relationships/webSettings" Target="webSettings.xml"/><Relationship Id="rId15" Type="http://schemas.openxmlformats.org/officeDocument/2006/relationships/hyperlink" Target="https://github.com/gwct/murine-discordance" TargetMode="External"/><Relationship Id="rId23" Type="http://schemas.openxmlformats.org/officeDocument/2006/relationships/hyperlink" Target="http://www.robertlanfear.com/blog/files/concordance_factors.html" TargetMode="Externa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github.com/dwinter/pafr" TargetMode="External"/><Relationship Id="rId22" Type="http://schemas.openxmlformats.org/officeDocument/2006/relationships/hyperlink" Target="http://paleodb.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95230-6767-4C51-80EE-2AD6E4C24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39</Pages>
  <Words>28949</Words>
  <Characters>165012</Characters>
  <Application>Microsoft Office Word</Application>
  <DocSecurity>0</DocSecurity>
  <Lines>1375</Lines>
  <Paragraphs>387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Thomas, Gregg</cp:lastModifiedBy>
  <cp:revision>24</cp:revision>
  <dcterms:created xsi:type="dcterms:W3CDTF">2023-08-28T01:22:00Z</dcterms:created>
  <dcterms:modified xsi:type="dcterms:W3CDTF">2023-09-27T16:26:00Z</dcterms:modified>
</cp:coreProperties>
</file>