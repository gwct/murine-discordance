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1126F6" w14:textId="1796A9BA" w:rsidR="00BE5B09" w:rsidRPr="00004FE6" w:rsidRDefault="006409FA" w:rsidP="006409FA">
      <w:pPr>
        <w:rPr>
          <w:rFonts w:ascii="Times New Roman" w:hAnsi="Times New Roman" w:cs="Times New Roman"/>
          <w:b/>
          <w:bCs/>
          <w:sz w:val="24"/>
          <w:szCs w:val="24"/>
        </w:rPr>
      </w:pPr>
      <w:r w:rsidRPr="00004FE6">
        <w:rPr>
          <w:rFonts w:ascii="Times New Roman" w:hAnsi="Times New Roman" w:cs="Times New Roman"/>
          <w:b/>
          <w:bCs/>
          <w:sz w:val="24"/>
          <w:szCs w:val="24"/>
        </w:rPr>
        <w:t>The</w:t>
      </w:r>
      <w:r w:rsidR="003605B0" w:rsidRPr="00004FE6">
        <w:rPr>
          <w:rFonts w:ascii="Times New Roman" w:hAnsi="Times New Roman" w:cs="Times New Roman"/>
          <w:b/>
          <w:bCs/>
          <w:sz w:val="24"/>
          <w:szCs w:val="24"/>
        </w:rPr>
        <w:t xml:space="preserve"> genomic</w:t>
      </w:r>
      <w:r w:rsidRPr="00004FE6">
        <w:rPr>
          <w:rFonts w:ascii="Times New Roman" w:hAnsi="Times New Roman" w:cs="Times New Roman"/>
          <w:b/>
          <w:bCs/>
          <w:sz w:val="24"/>
          <w:szCs w:val="24"/>
        </w:rPr>
        <w:t xml:space="preserve"> </w:t>
      </w:r>
      <w:r w:rsidR="001D10BC" w:rsidRPr="00004FE6">
        <w:rPr>
          <w:rFonts w:ascii="Times New Roman" w:hAnsi="Times New Roman" w:cs="Times New Roman"/>
          <w:b/>
          <w:bCs/>
          <w:sz w:val="24"/>
          <w:szCs w:val="24"/>
        </w:rPr>
        <w:t xml:space="preserve">landscape, </w:t>
      </w:r>
      <w:r w:rsidRPr="00004FE6">
        <w:rPr>
          <w:rFonts w:ascii="Times New Roman" w:hAnsi="Times New Roman" w:cs="Times New Roman"/>
          <w:b/>
          <w:bCs/>
          <w:sz w:val="24"/>
          <w:szCs w:val="24"/>
        </w:rPr>
        <w:t>causes</w:t>
      </w:r>
      <w:r w:rsidR="000439E4">
        <w:rPr>
          <w:rFonts w:ascii="Times New Roman" w:hAnsi="Times New Roman" w:cs="Times New Roman"/>
          <w:b/>
          <w:bCs/>
          <w:sz w:val="24"/>
          <w:szCs w:val="24"/>
        </w:rPr>
        <w:t>,</w:t>
      </w:r>
      <w:r w:rsidRPr="00004FE6">
        <w:rPr>
          <w:rFonts w:ascii="Times New Roman" w:hAnsi="Times New Roman" w:cs="Times New Roman"/>
          <w:b/>
          <w:bCs/>
          <w:sz w:val="24"/>
          <w:szCs w:val="24"/>
        </w:rPr>
        <w:t xml:space="preserve"> and consequences of extensive phylogenomic discordance </w:t>
      </w:r>
      <w:r w:rsidR="00BE5B09" w:rsidRPr="00004FE6">
        <w:rPr>
          <w:rFonts w:ascii="Times New Roman" w:hAnsi="Times New Roman" w:cs="Times New Roman"/>
          <w:b/>
          <w:bCs/>
          <w:sz w:val="24"/>
          <w:szCs w:val="24"/>
        </w:rPr>
        <w:t xml:space="preserve">in </w:t>
      </w:r>
      <w:commentRangeStart w:id="0"/>
      <w:commentRangeStart w:id="1"/>
      <w:del w:id="2" w:author="Thomas, Gregg" w:date="2024-06-11T12:13:00Z" w16du:dateUtc="2024-06-11T16:13:00Z">
        <w:r w:rsidR="00BE5B09" w:rsidRPr="00004FE6" w:rsidDel="004707B4">
          <w:rPr>
            <w:rFonts w:ascii="Times New Roman" w:hAnsi="Times New Roman" w:cs="Times New Roman"/>
            <w:b/>
            <w:bCs/>
            <w:sz w:val="24"/>
            <w:szCs w:val="24"/>
          </w:rPr>
          <w:delText>Old World</w:delText>
        </w:r>
      </w:del>
      <w:ins w:id="3" w:author="Thomas, Gregg" w:date="2024-06-11T12:13:00Z" w16du:dateUtc="2024-06-11T16:13:00Z">
        <w:r w:rsidR="004707B4">
          <w:rPr>
            <w:rFonts w:ascii="Times New Roman" w:hAnsi="Times New Roman" w:cs="Times New Roman"/>
            <w:b/>
            <w:bCs/>
            <w:sz w:val="24"/>
            <w:szCs w:val="24"/>
          </w:rPr>
          <w:t>murine</w:t>
        </w:r>
      </w:ins>
      <w:r w:rsidR="00BE5B09" w:rsidRPr="00004FE6">
        <w:rPr>
          <w:rFonts w:ascii="Times New Roman" w:hAnsi="Times New Roman" w:cs="Times New Roman"/>
          <w:b/>
          <w:bCs/>
          <w:sz w:val="24"/>
          <w:szCs w:val="24"/>
        </w:rPr>
        <w:t xml:space="preserve"> </w:t>
      </w:r>
      <w:commentRangeEnd w:id="0"/>
      <w:r w:rsidR="0042542A">
        <w:rPr>
          <w:rStyle w:val="CommentReference"/>
        </w:rPr>
        <w:commentReference w:id="0"/>
      </w:r>
      <w:commentRangeEnd w:id="1"/>
      <w:r w:rsidR="004707B4">
        <w:rPr>
          <w:rStyle w:val="CommentReference"/>
        </w:rPr>
        <w:commentReference w:id="1"/>
      </w:r>
      <w:r w:rsidR="00BE5B09" w:rsidRPr="00004FE6">
        <w:rPr>
          <w:rFonts w:ascii="Times New Roman" w:hAnsi="Times New Roman" w:cs="Times New Roman"/>
          <w:b/>
          <w:bCs/>
          <w:sz w:val="24"/>
          <w:szCs w:val="24"/>
        </w:rPr>
        <w:t>mice and rats</w:t>
      </w:r>
    </w:p>
    <w:p w14:paraId="30C9A0A7" w14:textId="77777777" w:rsidR="006409FA" w:rsidRPr="006409FA" w:rsidRDefault="006409FA" w:rsidP="00463CCA"/>
    <w:p w14:paraId="73032526" w14:textId="07A2D7DD" w:rsidR="00805723" w:rsidRPr="00197A2B" w:rsidRDefault="00805723" w:rsidP="007E7634">
      <w:pPr>
        <w:rPr>
          <w:rFonts w:ascii="Times New Roman" w:hAnsi="Times New Roman" w:cs="Times New Roman"/>
          <w:sz w:val="24"/>
          <w:szCs w:val="24"/>
          <w:vertAlign w:val="superscript"/>
        </w:rPr>
      </w:pPr>
      <w:r w:rsidRPr="00197A2B">
        <w:rPr>
          <w:rFonts w:ascii="Times New Roman" w:hAnsi="Times New Roman" w:cs="Times New Roman"/>
          <w:sz w:val="24"/>
          <w:szCs w:val="24"/>
        </w:rPr>
        <w:t>Gregg W.</w:t>
      </w:r>
      <w:r w:rsidR="004310CA">
        <w:rPr>
          <w:rFonts w:ascii="Times New Roman" w:hAnsi="Times New Roman" w:cs="Times New Roman"/>
          <w:sz w:val="24"/>
          <w:szCs w:val="24"/>
        </w:rPr>
        <w:t xml:space="preserve"> </w:t>
      </w:r>
      <w:r w:rsidRPr="00197A2B">
        <w:rPr>
          <w:rFonts w:ascii="Times New Roman" w:hAnsi="Times New Roman" w:cs="Times New Roman"/>
          <w:sz w:val="24"/>
          <w:szCs w:val="24"/>
        </w:rPr>
        <w:t>C</w:t>
      </w:r>
      <w:r w:rsidR="004310CA">
        <w:rPr>
          <w:rFonts w:ascii="Times New Roman" w:hAnsi="Times New Roman" w:cs="Times New Roman"/>
          <w:sz w:val="24"/>
          <w:szCs w:val="24"/>
        </w:rPr>
        <w:t>.</w:t>
      </w:r>
      <w:r w:rsidRPr="00197A2B">
        <w:rPr>
          <w:rFonts w:ascii="Times New Roman" w:hAnsi="Times New Roman" w:cs="Times New Roman"/>
          <w:sz w:val="24"/>
          <w:szCs w:val="24"/>
        </w:rPr>
        <w:t xml:space="preserve"> Thomas</w:t>
      </w:r>
      <w:r w:rsidRPr="00197A2B">
        <w:rPr>
          <w:rFonts w:ascii="Times New Roman" w:hAnsi="Times New Roman" w:cs="Times New Roman"/>
          <w:sz w:val="24"/>
          <w:szCs w:val="24"/>
          <w:vertAlign w:val="superscript"/>
        </w:rPr>
        <w:t>1</w:t>
      </w:r>
      <w:r w:rsidR="00655F5D">
        <w:rPr>
          <w:rFonts w:ascii="Times New Roman" w:hAnsi="Times New Roman" w:cs="Times New Roman"/>
          <w:sz w:val="24"/>
          <w:szCs w:val="24"/>
          <w:vertAlign w:val="superscript"/>
        </w:rPr>
        <w:t>,</w:t>
      </w:r>
      <w:proofErr w:type="gramStart"/>
      <w:r w:rsidR="00945637">
        <w:rPr>
          <w:rFonts w:ascii="Times New Roman" w:hAnsi="Times New Roman" w:cs="Times New Roman"/>
          <w:sz w:val="24"/>
          <w:szCs w:val="24"/>
          <w:vertAlign w:val="superscript"/>
        </w:rPr>
        <w:t>2,</w:t>
      </w:r>
      <w:r w:rsidR="00655F5D">
        <w:rPr>
          <w:rFonts w:ascii="Times New Roman" w:hAnsi="Times New Roman" w:cs="Times New Roman"/>
          <w:sz w:val="24"/>
          <w:szCs w:val="24"/>
          <w:vertAlign w:val="superscript"/>
        </w:rPr>
        <w:t>*</w:t>
      </w:r>
      <w:proofErr w:type="gramEnd"/>
      <w:r w:rsidRPr="00197A2B">
        <w:rPr>
          <w:rFonts w:ascii="Times New Roman" w:hAnsi="Times New Roman" w:cs="Times New Roman"/>
          <w:sz w:val="24"/>
          <w:szCs w:val="24"/>
        </w:rPr>
        <w:t>, Jonathan</w:t>
      </w:r>
      <w:r w:rsidR="00B60BCE">
        <w:rPr>
          <w:rFonts w:ascii="Times New Roman" w:hAnsi="Times New Roman" w:cs="Times New Roman"/>
          <w:sz w:val="24"/>
          <w:szCs w:val="24"/>
        </w:rPr>
        <w:t xml:space="preserve"> J.</w:t>
      </w:r>
      <w:r w:rsidRPr="00197A2B">
        <w:rPr>
          <w:rFonts w:ascii="Times New Roman" w:hAnsi="Times New Roman" w:cs="Times New Roman"/>
          <w:sz w:val="24"/>
          <w:szCs w:val="24"/>
        </w:rPr>
        <w:t xml:space="preserve"> Hughes</w:t>
      </w:r>
      <w:r w:rsidR="00945637">
        <w:rPr>
          <w:rFonts w:ascii="Times New Roman" w:hAnsi="Times New Roman" w:cs="Times New Roman"/>
          <w:sz w:val="24"/>
          <w:szCs w:val="24"/>
          <w:vertAlign w:val="superscript"/>
        </w:rPr>
        <w:t>3</w:t>
      </w:r>
      <w:r w:rsidR="00356DE9">
        <w:rPr>
          <w:rFonts w:ascii="Times New Roman" w:hAnsi="Times New Roman" w:cs="Times New Roman"/>
          <w:sz w:val="24"/>
          <w:szCs w:val="24"/>
          <w:vertAlign w:val="superscript"/>
        </w:rPr>
        <w:t>,4</w:t>
      </w:r>
      <w:r w:rsidRPr="00197A2B">
        <w:rPr>
          <w:rFonts w:ascii="Times New Roman" w:hAnsi="Times New Roman" w:cs="Times New Roman"/>
          <w:sz w:val="24"/>
          <w:szCs w:val="24"/>
        </w:rPr>
        <w:t>,</w:t>
      </w:r>
      <w:r w:rsidR="00425805">
        <w:rPr>
          <w:rFonts w:ascii="Times New Roman" w:hAnsi="Times New Roman" w:cs="Times New Roman"/>
          <w:sz w:val="24"/>
          <w:szCs w:val="24"/>
        </w:rPr>
        <w:t xml:space="preserve"> </w:t>
      </w:r>
      <w:r w:rsidR="00425805" w:rsidRPr="00197A2B">
        <w:rPr>
          <w:rFonts w:ascii="Times New Roman" w:hAnsi="Times New Roman" w:cs="Times New Roman"/>
          <w:sz w:val="24"/>
          <w:szCs w:val="24"/>
        </w:rPr>
        <w:t>Tomohiro Kumon</w:t>
      </w:r>
      <w:r w:rsidR="00356DE9">
        <w:rPr>
          <w:rFonts w:ascii="Times New Roman" w:hAnsi="Times New Roman" w:cs="Times New Roman"/>
          <w:sz w:val="24"/>
          <w:szCs w:val="24"/>
          <w:vertAlign w:val="superscript"/>
        </w:rPr>
        <w:t>5</w:t>
      </w:r>
      <w:r w:rsidR="003F3CAB">
        <w:rPr>
          <w:rFonts w:ascii="Times New Roman" w:hAnsi="Times New Roman" w:cs="Times New Roman"/>
          <w:sz w:val="24"/>
          <w:szCs w:val="24"/>
        </w:rPr>
        <w:t>,</w:t>
      </w:r>
      <w:r w:rsidRPr="00197A2B">
        <w:rPr>
          <w:rFonts w:ascii="Times New Roman" w:hAnsi="Times New Roman" w:cs="Times New Roman"/>
          <w:sz w:val="24"/>
          <w:szCs w:val="24"/>
        </w:rPr>
        <w:t xml:space="preserve"> Jacob</w:t>
      </w:r>
      <w:r w:rsidR="00EC41A6">
        <w:rPr>
          <w:rFonts w:ascii="Times New Roman" w:hAnsi="Times New Roman" w:cs="Times New Roman"/>
          <w:sz w:val="24"/>
          <w:szCs w:val="24"/>
        </w:rPr>
        <w:t xml:space="preserve"> S.</w:t>
      </w:r>
      <w:r w:rsidRPr="00197A2B">
        <w:rPr>
          <w:rFonts w:ascii="Times New Roman" w:hAnsi="Times New Roman" w:cs="Times New Roman"/>
          <w:sz w:val="24"/>
          <w:szCs w:val="24"/>
        </w:rPr>
        <w:t xml:space="preserve"> Berv</w:t>
      </w:r>
      <w:r w:rsidR="00945637">
        <w:rPr>
          <w:rFonts w:ascii="Times New Roman" w:hAnsi="Times New Roman" w:cs="Times New Roman"/>
          <w:sz w:val="24"/>
          <w:szCs w:val="24"/>
          <w:vertAlign w:val="superscript"/>
        </w:rPr>
        <w:t>3</w:t>
      </w:r>
      <w:r w:rsidR="00D9065C">
        <w:rPr>
          <w:rFonts w:ascii="Times New Roman" w:hAnsi="Times New Roman" w:cs="Times New Roman"/>
          <w:sz w:val="24"/>
          <w:szCs w:val="24"/>
          <w:vertAlign w:val="superscript"/>
        </w:rPr>
        <w:t>,</w:t>
      </w:r>
      <w:r w:rsidR="00356DE9">
        <w:rPr>
          <w:rFonts w:ascii="Times New Roman" w:hAnsi="Times New Roman" w:cs="Times New Roman"/>
          <w:sz w:val="24"/>
          <w:szCs w:val="24"/>
          <w:vertAlign w:val="superscript"/>
        </w:rPr>
        <w:t>6</w:t>
      </w:r>
      <w:r w:rsidRPr="00197A2B">
        <w:rPr>
          <w:rFonts w:ascii="Times New Roman" w:hAnsi="Times New Roman" w:cs="Times New Roman"/>
          <w:sz w:val="24"/>
          <w:szCs w:val="24"/>
        </w:rPr>
        <w:t xml:space="preserve">, </w:t>
      </w:r>
      <w:r w:rsidR="00945637">
        <w:rPr>
          <w:rFonts w:ascii="Times New Roman" w:hAnsi="Times New Roman" w:cs="Times New Roman"/>
          <w:sz w:val="24"/>
          <w:szCs w:val="24"/>
        </w:rPr>
        <w:t>C. Erik Nordgren</w:t>
      </w:r>
      <w:r w:rsidR="00356DE9">
        <w:rPr>
          <w:rFonts w:ascii="Times New Roman" w:hAnsi="Times New Roman" w:cs="Times New Roman"/>
          <w:sz w:val="24"/>
          <w:szCs w:val="24"/>
          <w:vertAlign w:val="superscript"/>
        </w:rPr>
        <w:t>5</w:t>
      </w:r>
      <w:r w:rsidR="00945637">
        <w:rPr>
          <w:rFonts w:ascii="Times New Roman" w:hAnsi="Times New Roman" w:cs="Times New Roman"/>
          <w:sz w:val="24"/>
          <w:szCs w:val="24"/>
        </w:rPr>
        <w:t>,</w:t>
      </w:r>
      <w:r w:rsidR="00945637" w:rsidRPr="00945637">
        <w:rPr>
          <w:rFonts w:ascii="Times New Roman" w:hAnsi="Times New Roman" w:cs="Times New Roman"/>
          <w:sz w:val="24"/>
          <w:szCs w:val="24"/>
        </w:rPr>
        <w:t xml:space="preserve"> </w:t>
      </w:r>
      <w:r w:rsidRPr="00197A2B">
        <w:rPr>
          <w:rFonts w:ascii="Times New Roman" w:hAnsi="Times New Roman" w:cs="Times New Roman"/>
          <w:sz w:val="24"/>
          <w:szCs w:val="24"/>
        </w:rPr>
        <w:t>Michael Lampson</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 Mia Levine</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w:t>
      </w:r>
      <w:r w:rsidR="00652697">
        <w:rPr>
          <w:rFonts w:ascii="Times New Roman" w:hAnsi="Times New Roman" w:cs="Times New Roman"/>
          <w:sz w:val="24"/>
          <w:szCs w:val="24"/>
        </w:rPr>
        <w:t xml:space="preserve"> </w:t>
      </w:r>
      <w:r w:rsidR="00652697" w:rsidRPr="00197A2B">
        <w:rPr>
          <w:rFonts w:ascii="Times New Roman" w:hAnsi="Times New Roman" w:cs="Times New Roman"/>
          <w:sz w:val="24"/>
          <w:szCs w:val="24"/>
        </w:rPr>
        <w:t xml:space="preserve">Jeremy </w:t>
      </w:r>
      <w:r w:rsidR="00B12221">
        <w:rPr>
          <w:rFonts w:ascii="Times New Roman" w:hAnsi="Times New Roman" w:cs="Times New Roman"/>
          <w:sz w:val="24"/>
          <w:szCs w:val="24"/>
        </w:rPr>
        <w:t xml:space="preserve">B. </w:t>
      </w:r>
      <w:r w:rsidR="00652697" w:rsidRPr="00197A2B">
        <w:rPr>
          <w:rFonts w:ascii="Times New Roman" w:hAnsi="Times New Roman" w:cs="Times New Roman"/>
          <w:sz w:val="24"/>
          <w:szCs w:val="24"/>
        </w:rPr>
        <w:t>Searle</w:t>
      </w:r>
      <w:r w:rsidR="00945637">
        <w:rPr>
          <w:rFonts w:ascii="Times New Roman" w:hAnsi="Times New Roman" w:cs="Times New Roman"/>
          <w:sz w:val="24"/>
          <w:szCs w:val="24"/>
          <w:vertAlign w:val="superscript"/>
        </w:rPr>
        <w:t>3</w:t>
      </w:r>
      <w:r w:rsidR="00652697">
        <w:rPr>
          <w:rFonts w:ascii="Times New Roman" w:hAnsi="Times New Roman" w:cs="Times New Roman"/>
          <w:sz w:val="24"/>
          <w:szCs w:val="24"/>
        </w:rPr>
        <w:t>,</w:t>
      </w:r>
      <w:r w:rsidRPr="00197A2B">
        <w:rPr>
          <w:rFonts w:ascii="Times New Roman" w:hAnsi="Times New Roman" w:cs="Times New Roman"/>
          <w:sz w:val="24"/>
          <w:szCs w:val="24"/>
        </w:rPr>
        <w:t xml:space="preserve"> Jeffrey M. Good</w:t>
      </w:r>
      <w:r w:rsidRPr="00197A2B">
        <w:rPr>
          <w:rFonts w:ascii="Times New Roman" w:hAnsi="Times New Roman" w:cs="Times New Roman"/>
          <w:sz w:val="24"/>
          <w:szCs w:val="24"/>
          <w:vertAlign w:val="superscript"/>
        </w:rPr>
        <w:t>1</w:t>
      </w:r>
    </w:p>
    <w:p w14:paraId="5AB51106" w14:textId="77777777" w:rsidR="00805723" w:rsidRPr="00197A2B" w:rsidRDefault="00805723" w:rsidP="007E7634">
      <w:pPr>
        <w:rPr>
          <w:rFonts w:ascii="Times New Roman" w:hAnsi="Times New Roman" w:cs="Times New Roman"/>
          <w:sz w:val="24"/>
          <w:szCs w:val="24"/>
        </w:rPr>
      </w:pPr>
    </w:p>
    <w:p w14:paraId="6F5AF482" w14:textId="228839DB" w:rsidR="00805723" w:rsidRDefault="00805723" w:rsidP="007E7634">
      <w:pPr>
        <w:spacing w:line="240" w:lineRule="auto"/>
        <w:rPr>
          <w:rFonts w:ascii="Times New Roman" w:hAnsi="Times New Roman" w:cs="Times New Roman"/>
          <w:i/>
          <w:sz w:val="24"/>
          <w:szCs w:val="24"/>
        </w:rPr>
      </w:pPr>
      <w:r w:rsidRPr="00197A2B">
        <w:rPr>
          <w:rFonts w:ascii="Times New Roman" w:hAnsi="Times New Roman" w:cs="Times New Roman"/>
          <w:iCs/>
          <w:sz w:val="24"/>
          <w:szCs w:val="24"/>
          <w:vertAlign w:val="superscript"/>
        </w:rPr>
        <w:t>1</w:t>
      </w:r>
      <w:r w:rsidRPr="00197A2B">
        <w:rPr>
          <w:rFonts w:ascii="Times New Roman" w:hAnsi="Times New Roman" w:cs="Times New Roman"/>
          <w:i/>
          <w:sz w:val="24"/>
          <w:szCs w:val="24"/>
        </w:rPr>
        <w:t>Division of Biological Sciences, University of Montana, Missoula, MT, 59801.</w:t>
      </w:r>
    </w:p>
    <w:p w14:paraId="48F8FB86" w14:textId="379747B4" w:rsidR="00945637" w:rsidRPr="00945637" w:rsidRDefault="00945637"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2</w:t>
      </w:r>
      <w:r>
        <w:rPr>
          <w:rFonts w:ascii="Times New Roman" w:hAnsi="Times New Roman" w:cs="Times New Roman"/>
          <w:i/>
          <w:sz w:val="24"/>
          <w:szCs w:val="24"/>
        </w:rPr>
        <w:t>Informatics Group, Harvard University, Cambridge, MA, 02138</w:t>
      </w:r>
    </w:p>
    <w:p w14:paraId="0F631D8F" w14:textId="71C6D287" w:rsidR="00805723" w:rsidRDefault="00945637" w:rsidP="007E7634">
      <w:pPr>
        <w:spacing w:line="240" w:lineRule="auto"/>
        <w:rPr>
          <w:rFonts w:ascii="Times New Roman" w:hAnsi="Times New Roman" w:cs="Times New Roman"/>
          <w:i/>
          <w:sz w:val="24"/>
          <w:szCs w:val="24"/>
        </w:rPr>
      </w:pPr>
      <w:r>
        <w:rPr>
          <w:rFonts w:ascii="Times New Roman" w:hAnsi="Times New Roman" w:cs="Times New Roman"/>
          <w:iCs/>
          <w:sz w:val="24"/>
          <w:szCs w:val="24"/>
          <w:vertAlign w:val="superscript"/>
        </w:rPr>
        <w:t>3</w:t>
      </w:r>
      <w:r w:rsidR="00805723" w:rsidRPr="00197A2B">
        <w:rPr>
          <w:rFonts w:ascii="Times New Roman" w:hAnsi="Times New Roman" w:cs="Times New Roman"/>
          <w:i/>
          <w:sz w:val="24"/>
          <w:szCs w:val="24"/>
        </w:rPr>
        <w:t>Department of Ecology and Evolutionary Biology, Cornell University, Ithaca, NY</w:t>
      </w:r>
      <w:r>
        <w:rPr>
          <w:rFonts w:ascii="Times New Roman" w:hAnsi="Times New Roman" w:cs="Times New Roman"/>
          <w:i/>
          <w:sz w:val="24"/>
          <w:szCs w:val="24"/>
        </w:rPr>
        <w:t>,</w:t>
      </w:r>
      <w:r w:rsidR="00805723" w:rsidRPr="00197A2B">
        <w:rPr>
          <w:rFonts w:ascii="Times New Roman" w:hAnsi="Times New Roman" w:cs="Times New Roman"/>
          <w:i/>
          <w:sz w:val="24"/>
          <w:szCs w:val="24"/>
        </w:rPr>
        <w:t xml:space="preserve"> 14853.</w:t>
      </w:r>
    </w:p>
    <w:p w14:paraId="651BE62D" w14:textId="6A93030A" w:rsidR="00356DE9" w:rsidRPr="00356DE9"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4</w:t>
      </w:r>
      <w:r>
        <w:rPr>
          <w:rFonts w:ascii="Times New Roman" w:hAnsi="Times New Roman" w:cs="Times New Roman"/>
          <w:i/>
          <w:sz w:val="24"/>
          <w:szCs w:val="24"/>
        </w:rPr>
        <w:t>Department of Evolution, Ecology, and Organismal Biology, University of California Riverside, Riverside, CA, 92521</w:t>
      </w:r>
    </w:p>
    <w:p w14:paraId="1A782E5B" w14:textId="390D2FE1" w:rsidR="00E54BBB" w:rsidRPr="00197A2B"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5</w:t>
      </w:r>
      <w:r w:rsidR="00E54BBB" w:rsidRPr="00197A2B">
        <w:rPr>
          <w:rFonts w:ascii="Times New Roman" w:hAnsi="Times New Roman" w:cs="Times New Roman"/>
          <w:i/>
          <w:sz w:val="24"/>
          <w:szCs w:val="24"/>
        </w:rPr>
        <w:t>Department of Biology, University of Pennsylvania, Philadelphia, PA</w:t>
      </w:r>
      <w:r w:rsidR="00945637">
        <w:rPr>
          <w:rFonts w:ascii="Times New Roman" w:hAnsi="Times New Roman" w:cs="Times New Roman"/>
          <w:i/>
          <w:sz w:val="24"/>
          <w:szCs w:val="24"/>
        </w:rPr>
        <w:t>,</w:t>
      </w:r>
      <w:r w:rsidR="00E54BBB" w:rsidRPr="00197A2B">
        <w:rPr>
          <w:rFonts w:ascii="Times New Roman" w:hAnsi="Times New Roman" w:cs="Times New Roman"/>
          <w:i/>
          <w:sz w:val="24"/>
          <w:szCs w:val="24"/>
        </w:rPr>
        <w:t xml:space="preserve"> 19104</w:t>
      </w:r>
    </w:p>
    <w:p w14:paraId="4D95D0C2" w14:textId="28FFD2DC" w:rsidR="009851EC" w:rsidRPr="009851EC" w:rsidRDefault="00356DE9" w:rsidP="00E54BBB">
      <w:pPr>
        <w:spacing w:line="240" w:lineRule="auto"/>
        <w:rPr>
          <w:rFonts w:ascii="Times New Roman" w:hAnsi="Times New Roman" w:cs="Times New Roman"/>
          <w:i/>
          <w:sz w:val="24"/>
          <w:szCs w:val="24"/>
          <w:vertAlign w:val="superscript"/>
        </w:rPr>
      </w:pPr>
      <w:r>
        <w:rPr>
          <w:rFonts w:ascii="Times New Roman" w:hAnsi="Times New Roman" w:cs="Times New Roman"/>
          <w:i/>
          <w:sz w:val="24"/>
          <w:szCs w:val="24"/>
          <w:vertAlign w:val="superscript"/>
        </w:rPr>
        <w:t>6</w:t>
      </w:r>
      <w:r w:rsidR="009851EC">
        <w:rPr>
          <w:rFonts w:ascii="Times New Roman" w:hAnsi="Times New Roman" w:cs="Times New Roman"/>
          <w:i/>
          <w:sz w:val="24"/>
          <w:szCs w:val="24"/>
          <w:vertAlign w:val="superscript"/>
        </w:rPr>
        <w:t xml:space="preserve"> </w:t>
      </w:r>
      <w:r w:rsidR="009851EC" w:rsidRPr="00E54BBB">
        <w:rPr>
          <w:rFonts w:ascii="Times New Roman" w:hAnsi="Times New Roman" w:cs="Times New Roman"/>
          <w:i/>
          <w:sz w:val="24"/>
          <w:szCs w:val="24"/>
        </w:rPr>
        <w:t xml:space="preserve">Department of Ecology and Evolutionary Biology, </w:t>
      </w:r>
      <w:r w:rsidR="00945637">
        <w:rPr>
          <w:rFonts w:ascii="Times New Roman" w:hAnsi="Times New Roman" w:cs="Times New Roman"/>
          <w:i/>
          <w:sz w:val="24"/>
          <w:szCs w:val="24"/>
        </w:rPr>
        <w:t>University of Michigan</w:t>
      </w:r>
      <w:r w:rsidR="009851EC" w:rsidRPr="00E54BBB">
        <w:rPr>
          <w:rFonts w:ascii="Times New Roman" w:hAnsi="Times New Roman" w:cs="Times New Roman"/>
          <w:i/>
          <w:sz w:val="24"/>
          <w:szCs w:val="24"/>
        </w:rPr>
        <w:t>, Ann Arbor, MI</w:t>
      </w:r>
      <w:r w:rsidR="00945637">
        <w:rPr>
          <w:rFonts w:ascii="Times New Roman" w:hAnsi="Times New Roman" w:cs="Times New Roman"/>
          <w:i/>
          <w:sz w:val="24"/>
          <w:szCs w:val="24"/>
        </w:rPr>
        <w:t>,</w:t>
      </w:r>
      <w:r w:rsidR="009851EC" w:rsidRPr="00E54BBB">
        <w:rPr>
          <w:rFonts w:ascii="Times New Roman" w:hAnsi="Times New Roman" w:cs="Times New Roman"/>
          <w:i/>
          <w:sz w:val="24"/>
          <w:szCs w:val="24"/>
        </w:rPr>
        <w:t xml:space="preserve"> 48109</w:t>
      </w:r>
    </w:p>
    <w:p w14:paraId="2BAC73E9" w14:textId="77777777" w:rsidR="00805723" w:rsidRPr="00197A2B" w:rsidRDefault="00805723" w:rsidP="007E7634">
      <w:pPr>
        <w:spacing w:after="0" w:line="480" w:lineRule="auto"/>
        <w:rPr>
          <w:rFonts w:ascii="Times New Roman" w:hAnsi="Times New Roman" w:cs="Times New Roman"/>
          <w:sz w:val="24"/>
          <w:szCs w:val="24"/>
          <w:vertAlign w:val="superscript"/>
        </w:rPr>
      </w:pPr>
    </w:p>
    <w:p w14:paraId="6789D1C2" w14:textId="6DDBFE02" w:rsidR="00805723" w:rsidRPr="00197A2B" w:rsidRDefault="00805723" w:rsidP="007E7634">
      <w:pPr>
        <w:spacing w:after="0" w:line="480" w:lineRule="auto"/>
        <w:rPr>
          <w:rFonts w:ascii="Times New Roman" w:hAnsi="Times New Roman" w:cs="Times New Roman"/>
          <w:sz w:val="24"/>
          <w:szCs w:val="24"/>
        </w:rPr>
      </w:pPr>
      <w:r w:rsidRPr="00197A2B">
        <w:rPr>
          <w:rFonts w:ascii="Times New Roman" w:hAnsi="Times New Roman" w:cs="Times New Roman"/>
          <w:sz w:val="24"/>
          <w:szCs w:val="24"/>
          <w:vertAlign w:val="superscript"/>
        </w:rPr>
        <w:t>*</w:t>
      </w:r>
      <w:r w:rsidRPr="00197A2B">
        <w:rPr>
          <w:rFonts w:ascii="Times New Roman" w:hAnsi="Times New Roman" w:cs="Times New Roman"/>
          <w:sz w:val="24"/>
          <w:szCs w:val="24"/>
        </w:rPr>
        <w:t>Corresponding author</w:t>
      </w:r>
    </w:p>
    <w:p w14:paraId="2D40DBCA" w14:textId="36EDA81F" w:rsidR="00805723" w:rsidRPr="00197A2B" w:rsidRDefault="00805723" w:rsidP="007E7634">
      <w:pPr>
        <w:rPr>
          <w:rFonts w:ascii="Times New Roman" w:hAnsi="Times New Roman" w:cs="Times New Roman"/>
          <w:sz w:val="24"/>
          <w:szCs w:val="24"/>
        </w:rPr>
      </w:pPr>
      <w:r w:rsidRPr="00197A2B">
        <w:rPr>
          <w:rFonts w:ascii="Times New Roman" w:hAnsi="Times New Roman" w:cs="Times New Roman"/>
          <w:sz w:val="24"/>
          <w:szCs w:val="24"/>
        </w:rPr>
        <w:t>E</w:t>
      </w:r>
      <w:r w:rsidR="00CB3155">
        <w:rPr>
          <w:rFonts w:ascii="Times New Roman" w:hAnsi="Times New Roman" w:cs="Times New Roman"/>
          <w:sz w:val="24"/>
          <w:szCs w:val="24"/>
        </w:rPr>
        <w:t>-</w:t>
      </w:r>
      <w:r w:rsidRPr="00197A2B">
        <w:rPr>
          <w:rFonts w:ascii="Times New Roman" w:hAnsi="Times New Roman" w:cs="Times New Roman"/>
          <w:sz w:val="24"/>
          <w:szCs w:val="24"/>
        </w:rPr>
        <w:t xml:space="preserve">mail: </w:t>
      </w:r>
      <w:hyperlink r:id="rId12" w:history="1">
        <w:r w:rsidR="00945637" w:rsidRPr="00B5421B">
          <w:rPr>
            <w:rStyle w:val="Hyperlink"/>
            <w:rFonts w:ascii="Times New Roman" w:hAnsi="Times New Roman" w:cs="Times New Roman"/>
            <w:sz w:val="24"/>
            <w:szCs w:val="24"/>
          </w:rPr>
          <w:t>gthomas@fas.harvard.edu</w:t>
        </w:r>
      </w:hyperlink>
      <w:r w:rsidR="00945637">
        <w:rPr>
          <w:rFonts w:ascii="Times New Roman" w:hAnsi="Times New Roman" w:cs="Times New Roman"/>
          <w:sz w:val="24"/>
          <w:szCs w:val="24"/>
        </w:rPr>
        <w:t xml:space="preserve"> </w:t>
      </w:r>
    </w:p>
    <w:p w14:paraId="56EFB977" w14:textId="7A645021" w:rsidR="00805723" w:rsidRPr="00197A2B" w:rsidRDefault="00805723" w:rsidP="007E7634">
      <w:pPr>
        <w:spacing w:after="160" w:line="259" w:lineRule="auto"/>
        <w:rPr>
          <w:rFonts w:ascii="Times New Roman" w:hAnsi="Times New Roman" w:cs="Times New Roman"/>
        </w:rPr>
      </w:pPr>
      <w:r w:rsidRPr="00197A2B">
        <w:rPr>
          <w:rFonts w:ascii="Times New Roman" w:hAnsi="Times New Roman" w:cs="Times New Roman"/>
        </w:rPr>
        <w:br w:type="page"/>
      </w:r>
    </w:p>
    <w:p w14:paraId="7562F779" w14:textId="623865AB" w:rsidR="00805723" w:rsidRPr="00197A2B" w:rsidRDefault="00805723" w:rsidP="00F413E3">
      <w:pPr>
        <w:pStyle w:val="Heading1"/>
        <w:jc w:val="both"/>
      </w:pPr>
      <w:r w:rsidRPr="00197A2B">
        <w:lastRenderedPageBreak/>
        <w:t>Abstract</w:t>
      </w:r>
    </w:p>
    <w:p w14:paraId="06964631" w14:textId="3B4D95E8" w:rsidR="00C52935" w:rsidRDefault="00956E36" w:rsidP="00502EF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09342D">
        <w:rPr>
          <w:rFonts w:ascii="Times New Roman" w:hAnsi="Times New Roman" w:cs="Times New Roman"/>
          <w:sz w:val="24"/>
          <w:szCs w:val="24"/>
        </w:rPr>
        <w:t>species tree</w:t>
      </w:r>
      <w:r w:rsidR="00204945">
        <w:rPr>
          <w:rFonts w:ascii="Times New Roman" w:hAnsi="Times New Roman" w:cs="Times New Roman"/>
          <w:sz w:val="24"/>
          <w:szCs w:val="24"/>
        </w:rPr>
        <w:t xml:space="preserve"> </w:t>
      </w:r>
      <w:r w:rsidR="00207591">
        <w:rPr>
          <w:rFonts w:ascii="Times New Roman" w:hAnsi="Times New Roman" w:cs="Times New Roman"/>
          <w:sz w:val="24"/>
          <w:szCs w:val="24"/>
        </w:rPr>
        <w:t xml:space="preserve">is </w:t>
      </w:r>
      <w:r w:rsidR="00E92DA2">
        <w:rPr>
          <w:rFonts w:ascii="Times New Roman" w:hAnsi="Times New Roman" w:cs="Times New Roman"/>
          <w:sz w:val="24"/>
          <w:szCs w:val="24"/>
        </w:rPr>
        <w:t>a</w:t>
      </w:r>
      <w:r w:rsidR="00207591">
        <w:rPr>
          <w:rFonts w:ascii="Times New Roman" w:hAnsi="Times New Roman" w:cs="Times New Roman"/>
          <w:sz w:val="24"/>
          <w:szCs w:val="24"/>
        </w:rPr>
        <w:t xml:space="preserve"> central concept in evolutionary biology</w:t>
      </w:r>
      <w:r w:rsidR="0009342D">
        <w:rPr>
          <w:rFonts w:ascii="Times New Roman" w:hAnsi="Times New Roman" w:cs="Times New Roman"/>
          <w:sz w:val="24"/>
          <w:szCs w:val="24"/>
        </w:rPr>
        <w:t xml:space="preserve"> whereby a </w:t>
      </w:r>
      <w:r w:rsidR="00033A4C">
        <w:rPr>
          <w:rFonts w:ascii="Times New Roman" w:hAnsi="Times New Roman" w:cs="Times New Roman"/>
          <w:sz w:val="24"/>
          <w:szCs w:val="24"/>
        </w:rPr>
        <w:t xml:space="preserve">single </w:t>
      </w:r>
      <w:r w:rsidR="0009342D">
        <w:rPr>
          <w:rFonts w:ascii="Times New Roman" w:hAnsi="Times New Roman" w:cs="Times New Roman"/>
          <w:sz w:val="24"/>
          <w:szCs w:val="24"/>
        </w:rPr>
        <w:t xml:space="preserve">branching </w:t>
      </w:r>
      <w:r w:rsidR="00204945">
        <w:rPr>
          <w:rFonts w:ascii="Times New Roman" w:hAnsi="Times New Roman" w:cs="Times New Roman"/>
          <w:sz w:val="24"/>
          <w:szCs w:val="24"/>
        </w:rPr>
        <w:t>phylogeny</w:t>
      </w:r>
      <w:r w:rsidR="0009342D">
        <w:rPr>
          <w:rFonts w:ascii="Times New Roman" w:hAnsi="Times New Roman" w:cs="Times New Roman"/>
          <w:sz w:val="24"/>
          <w:szCs w:val="24"/>
        </w:rPr>
        <w:t xml:space="preserve"> reflect</w:t>
      </w:r>
      <w:r w:rsidR="000439E4">
        <w:rPr>
          <w:rFonts w:ascii="Times New Roman" w:hAnsi="Times New Roman" w:cs="Times New Roman"/>
          <w:sz w:val="24"/>
          <w:szCs w:val="24"/>
        </w:rPr>
        <w:t>s</w:t>
      </w:r>
      <w:r w:rsidR="0009342D">
        <w:rPr>
          <w:rFonts w:ascii="Times New Roman" w:hAnsi="Times New Roman" w:cs="Times New Roman"/>
          <w:sz w:val="24"/>
          <w:szCs w:val="24"/>
        </w:rPr>
        <w:t xml:space="preserve"> </w:t>
      </w:r>
      <w:r w:rsidR="004A4637">
        <w:rPr>
          <w:rFonts w:ascii="Times New Roman" w:hAnsi="Times New Roman" w:cs="Times New Roman"/>
          <w:sz w:val="24"/>
          <w:szCs w:val="24"/>
        </w:rPr>
        <w:t>relationships</w:t>
      </w:r>
      <w:r w:rsidR="00204945">
        <w:rPr>
          <w:rFonts w:ascii="Times New Roman" w:hAnsi="Times New Roman" w:cs="Times New Roman"/>
          <w:sz w:val="24"/>
          <w:szCs w:val="24"/>
        </w:rPr>
        <w:t xml:space="preserve"> </w:t>
      </w:r>
      <w:r w:rsidR="00E113CC">
        <w:rPr>
          <w:rFonts w:ascii="Times New Roman" w:hAnsi="Times New Roman" w:cs="Times New Roman"/>
          <w:sz w:val="24"/>
          <w:szCs w:val="24"/>
        </w:rPr>
        <w:t xml:space="preserve">among </w:t>
      </w:r>
      <w:r w:rsidR="00204945">
        <w:rPr>
          <w:rFonts w:ascii="Times New Roman" w:hAnsi="Times New Roman" w:cs="Times New Roman"/>
          <w:sz w:val="24"/>
          <w:szCs w:val="24"/>
        </w:rPr>
        <w:t>species.</w:t>
      </w:r>
      <w:r w:rsidR="00207591">
        <w:rPr>
          <w:rFonts w:ascii="Times New Roman" w:hAnsi="Times New Roman" w:cs="Times New Roman"/>
          <w:sz w:val="24"/>
          <w:szCs w:val="24"/>
        </w:rPr>
        <w:t xml:space="preserve"> </w:t>
      </w:r>
      <w:r w:rsidR="00E13CD9">
        <w:rPr>
          <w:rFonts w:ascii="Times New Roman" w:hAnsi="Times New Roman" w:cs="Times New Roman"/>
          <w:sz w:val="24"/>
          <w:szCs w:val="24"/>
        </w:rPr>
        <w:t xml:space="preserve">However, the </w:t>
      </w:r>
      <w:r w:rsidR="004A4637">
        <w:rPr>
          <w:rFonts w:ascii="Times New Roman" w:hAnsi="Times New Roman" w:cs="Times New Roman"/>
          <w:sz w:val="24"/>
          <w:szCs w:val="24"/>
        </w:rPr>
        <w:t>phylogenies</w:t>
      </w:r>
      <w:r w:rsidR="00E13CD9">
        <w:rPr>
          <w:rFonts w:ascii="Times New Roman" w:hAnsi="Times New Roman" w:cs="Times New Roman"/>
          <w:sz w:val="24"/>
          <w:szCs w:val="24"/>
        </w:rPr>
        <w:t xml:space="preserve"> of </w:t>
      </w:r>
      <w:r w:rsidR="00033A4C">
        <w:rPr>
          <w:rFonts w:ascii="Times New Roman" w:hAnsi="Times New Roman" w:cs="Times New Roman"/>
          <w:sz w:val="24"/>
          <w:szCs w:val="24"/>
        </w:rPr>
        <w:t>different</w:t>
      </w:r>
      <w:r w:rsidR="00193D17">
        <w:rPr>
          <w:rFonts w:ascii="Times New Roman" w:hAnsi="Times New Roman" w:cs="Times New Roman"/>
          <w:sz w:val="24"/>
          <w:szCs w:val="24"/>
        </w:rPr>
        <w:t xml:space="preserve"> genomic</w:t>
      </w:r>
      <w:r w:rsidR="00033A4C">
        <w:rPr>
          <w:rFonts w:ascii="Times New Roman" w:hAnsi="Times New Roman" w:cs="Times New Roman"/>
          <w:sz w:val="24"/>
          <w:szCs w:val="24"/>
        </w:rPr>
        <w:t xml:space="preserve"> regions </w:t>
      </w:r>
      <w:r>
        <w:rPr>
          <w:rFonts w:ascii="Times New Roman" w:hAnsi="Times New Roman" w:cs="Times New Roman"/>
          <w:sz w:val="24"/>
          <w:szCs w:val="24"/>
        </w:rPr>
        <w:t xml:space="preserve">often </w:t>
      </w:r>
      <w:r w:rsidR="000D26E7">
        <w:rPr>
          <w:rFonts w:ascii="Times New Roman" w:hAnsi="Times New Roman" w:cs="Times New Roman"/>
          <w:sz w:val="24"/>
          <w:szCs w:val="24"/>
        </w:rPr>
        <w:t xml:space="preserve">differ from the </w:t>
      </w:r>
      <w:r w:rsidR="00E13CD9">
        <w:rPr>
          <w:rFonts w:ascii="Times New Roman" w:hAnsi="Times New Roman" w:cs="Times New Roman"/>
          <w:sz w:val="24"/>
          <w:szCs w:val="24"/>
        </w:rPr>
        <w:t xml:space="preserve">species tree. </w:t>
      </w:r>
      <w:r w:rsidR="00C47409">
        <w:rPr>
          <w:rFonts w:ascii="Times New Roman" w:hAnsi="Times New Roman" w:cs="Times New Roman"/>
          <w:sz w:val="24"/>
          <w:szCs w:val="24"/>
        </w:rPr>
        <w:t>Although</w:t>
      </w:r>
      <w:r w:rsidR="00E113CC">
        <w:rPr>
          <w:rFonts w:ascii="Times New Roman" w:hAnsi="Times New Roman" w:cs="Times New Roman"/>
          <w:sz w:val="24"/>
          <w:szCs w:val="24"/>
        </w:rPr>
        <w:t xml:space="preserve"> </w:t>
      </w:r>
      <w:r w:rsidR="0067640F">
        <w:rPr>
          <w:rFonts w:ascii="Times New Roman" w:hAnsi="Times New Roman" w:cs="Times New Roman"/>
          <w:sz w:val="24"/>
          <w:szCs w:val="24"/>
        </w:rPr>
        <w:t>tree</w:t>
      </w:r>
      <w:r>
        <w:rPr>
          <w:rFonts w:ascii="Times New Roman" w:hAnsi="Times New Roman" w:cs="Times New Roman"/>
          <w:sz w:val="24"/>
          <w:szCs w:val="24"/>
        </w:rPr>
        <w:t xml:space="preserve"> </w:t>
      </w:r>
      <w:r w:rsidR="00E13CD9">
        <w:rPr>
          <w:rFonts w:ascii="Times New Roman" w:hAnsi="Times New Roman" w:cs="Times New Roman"/>
          <w:sz w:val="24"/>
          <w:szCs w:val="24"/>
        </w:rPr>
        <w:t xml:space="preserve">discordance </w:t>
      </w:r>
      <w:r w:rsidR="0067640F">
        <w:rPr>
          <w:rFonts w:ascii="Times New Roman" w:hAnsi="Times New Roman" w:cs="Times New Roman"/>
          <w:sz w:val="24"/>
          <w:szCs w:val="24"/>
        </w:rPr>
        <w:t>is widespread in phylogenomic studies</w:t>
      </w:r>
      <w:r w:rsidR="00E13CD9">
        <w:rPr>
          <w:rFonts w:ascii="Times New Roman" w:hAnsi="Times New Roman" w:cs="Times New Roman"/>
          <w:sz w:val="24"/>
          <w:szCs w:val="24"/>
        </w:rPr>
        <w:t xml:space="preserve">, </w:t>
      </w:r>
      <w:r w:rsidR="0067640F">
        <w:rPr>
          <w:rFonts w:ascii="Times New Roman" w:hAnsi="Times New Roman" w:cs="Times New Roman"/>
          <w:sz w:val="24"/>
          <w:szCs w:val="24"/>
        </w:rPr>
        <w:t xml:space="preserve">we </w:t>
      </w:r>
      <w:r w:rsidR="00C47409">
        <w:rPr>
          <w:rFonts w:ascii="Times New Roman" w:hAnsi="Times New Roman" w:cs="Times New Roman"/>
          <w:sz w:val="24"/>
          <w:szCs w:val="24"/>
        </w:rPr>
        <w:t xml:space="preserve">still </w:t>
      </w:r>
      <w:r w:rsidR="0067640F">
        <w:rPr>
          <w:rFonts w:ascii="Times New Roman" w:hAnsi="Times New Roman" w:cs="Times New Roman"/>
          <w:sz w:val="24"/>
          <w:szCs w:val="24"/>
        </w:rPr>
        <w:t xml:space="preserve">lack a clear understanding of how variation in phylogenetic patterns </w:t>
      </w:r>
      <w:r w:rsidR="00C47409">
        <w:rPr>
          <w:rFonts w:ascii="Times New Roman" w:hAnsi="Times New Roman" w:cs="Times New Roman"/>
          <w:sz w:val="24"/>
          <w:szCs w:val="24"/>
        </w:rPr>
        <w:t>is</w:t>
      </w:r>
      <w:r w:rsidR="0067640F">
        <w:rPr>
          <w:rFonts w:ascii="Times New Roman" w:hAnsi="Times New Roman" w:cs="Times New Roman"/>
          <w:sz w:val="24"/>
          <w:szCs w:val="24"/>
        </w:rPr>
        <w:t xml:space="preserve"> shaped by genome biology or the extent to which discordance may compromise </w:t>
      </w:r>
      <w:r w:rsidR="00C47409">
        <w:rPr>
          <w:rFonts w:ascii="Times New Roman" w:hAnsi="Times New Roman" w:cs="Times New Roman"/>
          <w:sz w:val="24"/>
          <w:szCs w:val="24"/>
        </w:rPr>
        <w:t>comparative studies</w:t>
      </w:r>
      <w:r w:rsidR="0067640F">
        <w:rPr>
          <w:rFonts w:ascii="Times New Roman" w:hAnsi="Times New Roman" w:cs="Times New Roman"/>
          <w:sz w:val="24"/>
          <w:szCs w:val="24"/>
        </w:rPr>
        <w:t>.</w:t>
      </w:r>
      <w:r w:rsidR="00C47409">
        <w:rPr>
          <w:rFonts w:ascii="Times New Roman" w:hAnsi="Times New Roman" w:cs="Times New Roman"/>
          <w:sz w:val="24"/>
          <w:szCs w:val="24"/>
        </w:rPr>
        <w:t xml:space="preserve"> </w:t>
      </w:r>
      <w:r w:rsidR="00E113CC">
        <w:rPr>
          <w:rFonts w:ascii="Times New Roman" w:hAnsi="Times New Roman" w:cs="Times New Roman"/>
          <w:sz w:val="24"/>
          <w:szCs w:val="24"/>
        </w:rPr>
        <w:t>W</w:t>
      </w:r>
      <w:r w:rsidR="005E23C1">
        <w:rPr>
          <w:rFonts w:ascii="Times New Roman" w:hAnsi="Times New Roman" w:cs="Times New Roman"/>
          <w:sz w:val="24"/>
          <w:szCs w:val="24"/>
        </w:rPr>
        <w:t>e</w:t>
      </w:r>
      <w:r w:rsidR="00901E21">
        <w:rPr>
          <w:rFonts w:ascii="Times New Roman" w:hAnsi="Times New Roman" w:cs="Times New Roman"/>
          <w:sz w:val="24"/>
          <w:szCs w:val="24"/>
        </w:rPr>
        <w:t xml:space="preserve"> </w:t>
      </w:r>
      <w:r w:rsidR="005E23C1">
        <w:rPr>
          <w:rFonts w:ascii="Times New Roman" w:hAnsi="Times New Roman" w:cs="Times New Roman"/>
          <w:sz w:val="24"/>
          <w:szCs w:val="24"/>
        </w:rPr>
        <w:t>characterize</w:t>
      </w:r>
      <w:r w:rsidR="00E113CC">
        <w:rPr>
          <w:rFonts w:ascii="Times New Roman" w:hAnsi="Times New Roman" w:cs="Times New Roman"/>
          <w:sz w:val="24"/>
          <w:szCs w:val="24"/>
        </w:rPr>
        <w:t>d</w:t>
      </w:r>
      <w:r w:rsidR="005E23C1">
        <w:rPr>
          <w:rFonts w:ascii="Times New Roman" w:hAnsi="Times New Roman" w:cs="Times New Roman"/>
          <w:sz w:val="24"/>
          <w:szCs w:val="24"/>
        </w:rPr>
        <w:t xml:space="preserve"> patterns of phylogenomic discordance across the murine </w:t>
      </w:r>
      <w:r w:rsidR="00D0250C">
        <w:rPr>
          <w:rFonts w:ascii="Times New Roman" w:hAnsi="Times New Roman" w:cs="Times New Roman"/>
          <w:sz w:val="24"/>
          <w:szCs w:val="24"/>
        </w:rPr>
        <w:t>mice and rats</w:t>
      </w:r>
      <w:r w:rsidR="0089437D">
        <w:rPr>
          <w:rFonts w:ascii="Times New Roman" w:hAnsi="Times New Roman" w:cs="Times New Roman"/>
          <w:sz w:val="24"/>
          <w:szCs w:val="24"/>
        </w:rPr>
        <w:t xml:space="preserve"> – </w:t>
      </w:r>
      <w:r w:rsidR="00033A4C">
        <w:rPr>
          <w:rFonts w:ascii="Times New Roman" w:hAnsi="Times New Roman" w:cs="Times New Roman"/>
          <w:sz w:val="24"/>
          <w:szCs w:val="24"/>
        </w:rPr>
        <w:t>a</w:t>
      </w:r>
      <w:r w:rsidR="00F125BA">
        <w:rPr>
          <w:rFonts w:ascii="Times New Roman" w:hAnsi="Times New Roman" w:cs="Times New Roman"/>
          <w:sz w:val="24"/>
          <w:szCs w:val="24"/>
        </w:rPr>
        <w:t xml:space="preserve"> </w:t>
      </w:r>
      <w:r w:rsidR="00033A4C">
        <w:rPr>
          <w:rFonts w:ascii="Times New Roman" w:hAnsi="Times New Roman" w:cs="Times New Roman"/>
          <w:sz w:val="24"/>
          <w:szCs w:val="24"/>
        </w:rPr>
        <w:t xml:space="preserve">large </w:t>
      </w:r>
      <w:r w:rsidR="00214FED">
        <w:rPr>
          <w:rFonts w:ascii="Times New Roman" w:hAnsi="Times New Roman" w:cs="Times New Roman"/>
          <w:sz w:val="24"/>
          <w:szCs w:val="24"/>
        </w:rPr>
        <w:t>and ecologically diverse group</w:t>
      </w:r>
      <w:r w:rsidR="00033A4C">
        <w:rPr>
          <w:rFonts w:ascii="Times New Roman" w:hAnsi="Times New Roman" w:cs="Times New Roman"/>
          <w:sz w:val="24"/>
          <w:szCs w:val="24"/>
        </w:rPr>
        <w:t xml:space="preserve"> </w:t>
      </w:r>
      <w:r w:rsidR="00F125BA">
        <w:rPr>
          <w:rFonts w:ascii="Times New Roman" w:hAnsi="Times New Roman" w:cs="Times New Roman"/>
          <w:sz w:val="24"/>
          <w:szCs w:val="24"/>
        </w:rPr>
        <w:t xml:space="preserve">that </w:t>
      </w:r>
      <w:r w:rsidR="00893681">
        <w:rPr>
          <w:rFonts w:ascii="Times New Roman" w:hAnsi="Times New Roman" w:cs="Times New Roman"/>
          <w:sz w:val="24"/>
          <w:szCs w:val="24"/>
        </w:rPr>
        <w:t xml:space="preserve">gave rise to the </w:t>
      </w:r>
      <w:r w:rsidR="0042542A">
        <w:rPr>
          <w:rFonts w:ascii="Times New Roman" w:hAnsi="Times New Roman" w:cs="Times New Roman"/>
          <w:sz w:val="24"/>
          <w:szCs w:val="24"/>
        </w:rPr>
        <w:t xml:space="preserve">laboratory </w:t>
      </w:r>
      <w:r w:rsidR="00193D17">
        <w:rPr>
          <w:rFonts w:ascii="Times New Roman" w:hAnsi="Times New Roman" w:cs="Times New Roman"/>
          <w:sz w:val="24"/>
          <w:szCs w:val="24"/>
        </w:rPr>
        <w:t xml:space="preserve">mouse and rat </w:t>
      </w:r>
      <w:r w:rsidR="00893681" w:rsidRPr="00E358E6">
        <w:rPr>
          <w:rFonts w:ascii="Times New Roman" w:hAnsi="Times New Roman" w:cs="Times New Roman"/>
          <w:sz w:val="24"/>
          <w:szCs w:val="24"/>
        </w:rPr>
        <w:t>model systems</w:t>
      </w:r>
      <w:r w:rsidR="0045137E">
        <w:rPr>
          <w:rFonts w:ascii="Times New Roman" w:hAnsi="Times New Roman" w:cs="Times New Roman"/>
          <w:sz w:val="24"/>
          <w:szCs w:val="24"/>
        </w:rPr>
        <w:t xml:space="preserve">. </w:t>
      </w:r>
      <w:r w:rsidR="00893681">
        <w:rPr>
          <w:rFonts w:ascii="Times New Roman" w:hAnsi="Times New Roman" w:cs="Times New Roman"/>
          <w:sz w:val="24"/>
          <w:szCs w:val="24"/>
        </w:rPr>
        <w:t xml:space="preserve">Combining </w:t>
      </w:r>
      <w:r w:rsidR="009F76C0">
        <w:rPr>
          <w:rFonts w:ascii="Times New Roman" w:hAnsi="Times New Roman" w:cs="Times New Roman"/>
          <w:sz w:val="24"/>
          <w:szCs w:val="24"/>
        </w:rPr>
        <w:t xml:space="preserve">recently published </w:t>
      </w:r>
      <w:r w:rsidR="00893681">
        <w:rPr>
          <w:rFonts w:ascii="Times New Roman" w:hAnsi="Times New Roman" w:cs="Times New Roman"/>
          <w:sz w:val="24"/>
          <w:szCs w:val="24"/>
        </w:rPr>
        <w:t xml:space="preserve">linked-read </w:t>
      </w:r>
      <w:r w:rsidR="000A7DA1">
        <w:rPr>
          <w:rFonts w:ascii="Times New Roman" w:hAnsi="Times New Roman" w:cs="Times New Roman"/>
          <w:sz w:val="24"/>
          <w:szCs w:val="24"/>
        </w:rPr>
        <w:t xml:space="preserve">genome assemblies for </w:t>
      </w:r>
      <w:r w:rsidR="00E4229C">
        <w:rPr>
          <w:rFonts w:ascii="Times New Roman" w:hAnsi="Times New Roman" w:cs="Times New Roman"/>
          <w:sz w:val="24"/>
          <w:szCs w:val="24"/>
        </w:rPr>
        <w:t>seven</w:t>
      </w:r>
      <w:r w:rsidR="000A7DA1">
        <w:rPr>
          <w:rFonts w:ascii="Times New Roman" w:hAnsi="Times New Roman" w:cs="Times New Roman"/>
          <w:sz w:val="24"/>
          <w:szCs w:val="24"/>
        </w:rPr>
        <w:t xml:space="preserve"> murine</w:t>
      </w:r>
      <w:r w:rsidR="00190173">
        <w:rPr>
          <w:rFonts w:ascii="Times New Roman" w:hAnsi="Times New Roman" w:cs="Times New Roman"/>
          <w:sz w:val="24"/>
          <w:szCs w:val="24"/>
        </w:rPr>
        <w:t xml:space="preserve"> species</w:t>
      </w:r>
      <w:r w:rsidR="00893681">
        <w:rPr>
          <w:rFonts w:ascii="Times New Roman" w:hAnsi="Times New Roman" w:cs="Times New Roman"/>
          <w:sz w:val="24"/>
          <w:szCs w:val="24"/>
        </w:rPr>
        <w:t xml:space="preserve"> with</w:t>
      </w:r>
      <w:r w:rsidR="00030AC9">
        <w:rPr>
          <w:rFonts w:ascii="Times New Roman" w:hAnsi="Times New Roman" w:cs="Times New Roman"/>
          <w:sz w:val="24"/>
          <w:szCs w:val="24"/>
        </w:rPr>
        <w:t xml:space="preserve"> </w:t>
      </w:r>
      <w:r w:rsidR="009F76C0">
        <w:rPr>
          <w:rFonts w:ascii="Times New Roman" w:hAnsi="Times New Roman" w:cs="Times New Roman"/>
          <w:sz w:val="24"/>
          <w:szCs w:val="24"/>
        </w:rPr>
        <w:t>other available</w:t>
      </w:r>
      <w:r w:rsidR="00893681">
        <w:rPr>
          <w:rFonts w:ascii="Times New Roman" w:hAnsi="Times New Roman" w:cs="Times New Roman"/>
          <w:sz w:val="24"/>
          <w:szCs w:val="24"/>
        </w:rPr>
        <w:t xml:space="preserve"> </w:t>
      </w:r>
      <w:r w:rsidR="00932AAA">
        <w:rPr>
          <w:rFonts w:ascii="Times New Roman" w:hAnsi="Times New Roman" w:cs="Times New Roman"/>
          <w:sz w:val="24"/>
          <w:szCs w:val="24"/>
        </w:rPr>
        <w:t xml:space="preserve">rodent </w:t>
      </w:r>
      <w:r w:rsidR="00893681">
        <w:rPr>
          <w:rFonts w:ascii="Times New Roman" w:hAnsi="Times New Roman" w:cs="Times New Roman"/>
          <w:sz w:val="24"/>
          <w:szCs w:val="24"/>
        </w:rPr>
        <w:t>genome</w:t>
      </w:r>
      <w:r w:rsidR="0014061C">
        <w:rPr>
          <w:rFonts w:ascii="Times New Roman" w:hAnsi="Times New Roman" w:cs="Times New Roman"/>
          <w:sz w:val="24"/>
          <w:szCs w:val="24"/>
        </w:rPr>
        <w:t>s</w:t>
      </w:r>
      <w:r w:rsidR="008F18E0">
        <w:rPr>
          <w:rFonts w:ascii="Times New Roman" w:hAnsi="Times New Roman" w:cs="Times New Roman"/>
          <w:sz w:val="24"/>
          <w:szCs w:val="24"/>
        </w:rPr>
        <w:t xml:space="preserve">, </w:t>
      </w:r>
      <w:r w:rsidR="00D62D31">
        <w:rPr>
          <w:rFonts w:ascii="Times New Roman" w:hAnsi="Times New Roman" w:cs="Times New Roman"/>
          <w:sz w:val="24"/>
          <w:szCs w:val="24"/>
        </w:rPr>
        <w:t>we</w:t>
      </w:r>
      <w:r w:rsidR="0014061C">
        <w:rPr>
          <w:rFonts w:ascii="Times New Roman" w:hAnsi="Times New Roman" w:cs="Times New Roman"/>
          <w:sz w:val="24"/>
          <w:szCs w:val="24"/>
        </w:rPr>
        <w:t xml:space="preserve"> first use</w:t>
      </w:r>
      <w:r w:rsidR="00970F40">
        <w:rPr>
          <w:rFonts w:ascii="Times New Roman" w:hAnsi="Times New Roman" w:cs="Times New Roman"/>
          <w:sz w:val="24"/>
          <w:szCs w:val="24"/>
        </w:rPr>
        <w:t>d</w:t>
      </w:r>
      <w:r w:rsidR="0014061C">
        <w:rPr>
          <w:rFonts w:ascii="Times New Roman" w:hAnsi="Times New Roman" w:cs="Times New Roman"/>
          <w:sz w:val="24"/>
          <w:szCs w:val="24"/>
        </w:rPr>
        <w:t xml:space="preserve"> ultra-conserved </w:t>
      </w:r>
      <w:r w:rsidR="00785CCB">
        <w:rPr>
          <w:rFonts w:ascii="Times New Roman" w:hAnsi="Times New Roman" w:cs="Times New Roman"/>
          <w:sz w:val="24"/>
          <w:szCs w:val="24"/>
        </w:rPr>
        <w:t>elements (UCE</w:t>
      </w:r>
      <w:r w:rsidR="00932AAA">
        <w:rPr>
          <w:rFonts w:ascii="Times New Roman" w:hAnsi="Times New Roman" w:cs="Times New Roman"/>
          <w:sz w:val="24"/>
          <w:szCs w:val="24"/>
        </w:rPr>
        <w:t>s</w:t>
      </w:r>
      <w:r w:rsidR="00785CCB">
        <w:rPr>
          <w:rFonts w:ascii="Times New Roman" w:hAnsi="Times New Roman" w:cs="Times New Roman"/>
          <w:sz w:val="24"/>
          <w:szCs w:val="24"/>
        </w:rPr>
        <w:t>)</w:t>
      </w:r>
      <w:r w:rsidR="0014061C">
        <w:rPr>
          <w:rFonts w:ascii="Times New Roman" w:hAnsi="Times New Roman" w:cs="Times New Roman"/>
          <w:sz w:val="24"/>
          <w:szCs w:val="24"/>
        </w:rPr>
        <w:t xml:space="preserve"> to</w:t>
      </w:r>
      <w:r w:rsidR="00204945">
        <w:rPr>
          <w:rFonts w:ascii="Times New Roman" w:hAnsi="Times New Roman" w:cs="Times New Roman"/>
          <w:sz w:val="24"/>
          <w:szCs w:val="24"/>
        </w:rPr>
        <w:t xml:space="preserve"> infer a robust </w:t>
      </w:r>
      <w:r w:rsidR="00A03219">
        <w:rPr>
          <w:rFonts w:ascii="Times New Roman" w:hAnsi="Times New Roman" w:cs="Times New Roman"/>
          <w:sz w:val="24"/>
          <w:szCs w:val="24"/>
        </w:rPr>
        <w:t xml:space="preserve">time-calibrated </w:t>
      </w:r>
      <w:r w:rsidR="006752BE">
        <w:rPr>
          <w:rFonts w:ascii="Times New Roman" w:hAnsi="Times New Roman" w:cs="Times New Roman"/>
          <w:sz w:val="24"/>
          <w:szCs w:val="24"/>
        </w:rPr>
        <w:t>species tree</w:t>
      </w:r>
      <w:r w:rsidR="007E6DE0">
        <w:rPr>
          <w:rFonts w:ascii="Times New Roman" w:hAnsi="Times New Roman" w:cs="Times New Roman"/>
          <w:sz w:val="24"/>
          <w:szCs w:val="24"/>
        </w:rPr>
        <w:t xml:space="preserve">. We </w:t>
      </w:r>
      <w:r w:rsidR="006752BE">
        <w:rPr>
          <w:rFonts w:ascii="Times New Roman" w:hAnsi="Times New Roman" w:cs="Times New Roman"/>
          <w:sz w:val="24"/>
          <w:szCs w:val="24"/>
        </w:rPr>
        <w:t xml:space="preserve">then </w:t>
      </w:r>
      <w:r w:rsidR="006C1351">
        <w:rPr>
          <w:rFonts w:ascii="Times New Roman" w:hAnsi="Times New Roman" w:cs="Times New Roman"/>
          <w:sz w:val="24"/>
          <w:szCs w:val="24"/>
        </w:rPr>
        <w:t xml:space="preserve">used whole genomes to </w:t>
      </w:r>
      <w:r w:rsidR="007A5155">
        <w:rPr>
          <w:rFonts w:ascii="Times New Roman" w:hAnsi="Times New Roman" w:cs="Times New Roman"/>
          <w:sz w:val="24"/>
          <w:szCs w:val="24"/>
        </w:rPr>
        <w:t>examine</w:t>
      </w:r>
      <w:r w:rsidR="007E6DE0">
        <w:rPr>
          <w:rFonts w:ascii="Times New Roman" w:hAnsi="Times New Roman" w:cs="Times New Roman"/>
          <w:sz w:val="24"/>
          <w:szCs w:val="24"/>
        </w:rPr>
        <w:t xml:space="preserve"> </w:t>
      </w:r>
      <w:r w:rsidR="006752BE">
        <w:rPr>
          <w:rFonts w:ascii="Times New Roman" w:hAnsi="Times New Roman" w:cs="Times New Roman"/>
          <w:sz w:val="24"/>
          <w:szCs w:val="24"/>
        </w:rPr>
        <w:t>fine</w:t>
      </w:r>
      <w:r w:rsidR="00193D17">
        <w:rPr>
          <w:rFonts w:ascii="Times New Roman" w:hAnsi="Times New Roman" w:cs="Times New Roman"/>
          <w:sz w:val="24"/>
          <w:szCs w:val="24"/>
        </w:rPr>
        <w:t>r</w:t>
      </w:r>
      <w:r w:rsidR="006752BE">
        <w:rPr>
          <w:rFonts w:ascii="Times New Roman" w:hAnsi="Times New Roman" w:cs="Times New Roman"/>
          <w:sz w:val="24"/>
          <w:szCs w:val="24"/>
        </w:rPr>
        <w:t xml:space="preserve">-scale patterns of </w:t>
      </w:r>
      <w:r w:rsidR="007E6DE0">
        <w:rPr>
          <w:rFonts w:ascii="Times New Roman" w:hAnsi="Times New Roman" w:cs="Times New Roman"/>
          <w:sz w:val="24"/>
          <w:szCs w:val="24"/>
        </w:rPr>
        <w:t>discordance</w:t>
      </w:r>
      <w:r w:rsidR="006C1351">
        <w:rPr>
          <w:rFonts w:ascii="Times New Roman" w:hAnsi="Times New Roman" w:cs="Times New Roman"/>
          <w:sz w:val="24"/>
          <w:szCs w:val="24"/>
        </w:rPr>
        <w:t xml:space="preserve"> </w:t>
      </w:r>
      <w:r w:rsidR="00A03219">
        <w:rPr>
          <w:rFonts w:ascii="Times New Roman" w:hAnsi="Times New Roman" w:cs="Times New Roman"/>
          <w:sz w:val="24"/>
          <w:szCs w:val="24"/>
        </w:rPr>
        <w:t xml:space="preserve">across </w:t>
      </w:r>
      <w:commentRangeStart w:id="4"/>
      <w:r w:rsidR="00A03219">
        <w:rPr>
          <w:rFonts w:ascii="Times New Roman" w:hAnsi="Times New Roman" w:cs="Times New Roman"/>
          <w:sz w:val="24"/>
          <w:szCs w:val="24"/>
        </w:rPr>
        <w:t>12 million years of divergence</w:t>
      </w:r>
      <w:commentRangeEnd w:id="4"/>
      <w:r w:rsidR="00A03219">
        <w:rPr>
          <w:rStyle w:val="CommentReference"/>
        </w:rPr>
        <w:commentReference w:id="4"/>
      </w:r>
      <w:r w:rsidR="00A03219">
        <w:rPr>
          <w:rFonts w:ascii="Times New Roman" w:hAnsi="Times New Roman" w:cs="Times New Roman"/>
          <w:sz w:val="24"/>
          <w:szCs w:val="24"/>
        </w:rPr>
        <w:t xml:space="preserve">. We </w:t>
      </w:r>
      <w:r w:rsidR="00E4229C">
        <w:rPr>
          <w:rFonts w:ascii="Times New Roman" w:hAnsi="Times New Roman" w:cs="Times New Roman"/>
          <w:sz w:val="24"/>
          <w:szCs w:val="24"/>
        </w:rPr>
        <w:t xml:space="preserve">found </w:t>
      </w:r>
      <w:r w:rsidR="00D62D31">
        <w:rPr>
          <w:rFonts w:ascii="Times New Roman" w:hAnsi="Times New Roman" w:cs="Times New Roman"/>
          <w:sz w:val="24"/>
          <w:szCs w:val="24"/>
        </w:rPr>
        <w:t xml:space="preserve">that </w:t>
      </w:r>
      <w:r w:rsidR="00727C10">
        <w:rPr>
          <w:rFonts w:ascii="Times New Roman" w:hAnsi="Times New Roman" w:cs="Times New Roman"/>
          <w:sz w:val="24"/>
          <w:szCs w:val="24"/>
        </w:rPr>
        <w:t xml:space="preserve">proximate </w:t>
      </w:r>
      <w:r w:rsidR="00E4229C">
        <w:rPr>
          <w:rFonts w:ascii="Times New Roman" w:hAnsi="Times New Roman" w:cs="Times New Roman"/>
          <w:sz w:val="24"/>
          <w:szCs w:val="24"/>
        </w:rPr>
        <w:t xml:space="preserve">chromosomal </w:t>
      </w:r>
      <w:r w:rsidR="00727C10">
        <w:rPr>
          <w:rFonts w:ascii="Times New Roman" w:hAnsi="Times New Roman" w:cs="Times New Roman"/>
          <w:sz w:val="24"/>
          <w:szCs w:val="24"/>
        </w:rPr>
        <w:t xml:space="preserve">regions </w:t>
      </w:r>
      <w:r w:rsidR="00EA4EAB">
        <w:rPr>
          <w:rFonts w:ascii="Times New Roman" w:hAnsi="Times New Roman" w:cs="Times New Roman"/>
          <w:sz w:val="24"/>
          <w:szCs w:val="24"/>
        </w:rPr>
        <w:t>tended to have more</w:t>
      </w:r>
      <w:r w:rsidR="00E4229C">
        <w:rPr>
          <w:rFonts w:ascii="Times New Roman" w:hAnsi="Times New Roman" w:cs="Times New Roman"/>
          <w:sz w:val="24"/>
          <w:szCs w:val="24"/>
        </w:rPr>
        <w:t xml:space="preserve"> </w:t>
      </w:r>
      <w:r w:rsidR="00727C10">
        <w:rPr>
          <w:rFonts w:ascii="Times New Roman" w:hAnsi="Times New Roman" w:cs="Times New Roman"/>
          <w:sz w:val="24"/>
          <w:szCs w:val="24"/>
        </w:rPr>
        <w:t xml:space="preserve">similar </w:t>
      </w:r>
      <w:r w:rsidR="00EA4EAB">
        <w:rPr>
          <w:rFonts w:ascii="Times New Roman" w:hAnsi="Times New Roman" w:cs="Times New Roman"/>
          <w:sz w:val="24"/>
          <w:szCs w:val="24"/>
        </w:rPr>
        <w:t>phylogenetic histories</w:t>
      </w:r>
      <w:r w:rsidR="00734B4F">
        <w:rPr>
          <w:rFonts w:ascii="Times New Roman" w:hAnsi="Times New Roman" w:cs="Times New Roman"/>
          <w:sz w:val="24"/>
          <w:szCs w:val="24"/>
        </w:rPr>
        <w:t>,</w:t>
      </w:r>
      <w:r w:rsidR="00A03219">
        <w:rPr>
          <w:rFonts w:ascii="Times New Roman" w:hAnsi="Times New Roman" w:cs="Times New Roman"/>
          <w:sz w:val="24"/>
          <w:szCs w:val="24"/>
        </w:rPr>
        <w:t xml:space="preserve"> but </w:t>
      </w:r>
      <w:r w:rsidR="00A747AD" w:rsidRPr="00031896">
        <w:rPr>
          <w:rFonts w:ascii="Times New Roman" w:hAnsi="Times New Roman" w:cs="Times New Roman"/>
          <w:sz w:val="24"/>
          <w:szCs w:val="24"/>
        </w:rPr>
        <w:t xml:space="preserve">no </w:t>
      </w:r>
      <w:r w:rsidR="00981BBE">
        <w:rPr>
          <w:rFonts w:ascii="Times New Roman" w:hAnsi="Times New Roman" w:cs="Times New Roman"/>
          <w:sz w:val="24"/>
          <w:szCs w:val="24"/>
        </w:rPr>
        <w:t xml:space="preserve">clear </w:t>
      </w:r>
      <w:r w:rsidR="00A747AD" w:rsidRPr="00031896">
        <w:rPr>
          <w:rFonts w:ascii="Times New Roman" w:hAnsi="Times New Roman" w:cs="Times New Roman"/>
          <w:sz w:val="24"/>
          <w:szCs w:val="24"/>
        </w:rPr>
        <w:t>relationship between</w:t>
      </w:r>
      <w:r w:rsidR="00247FEB">
        <w:rPr>
          <w:rFonts w:ascii="Times New Roman" w:hAnsi="Times New Roman" w:cs="Times New Roman"/>
          <w:sz w:val="24"/>
          <w:szCs w:val="24"/>
        </w:rPr>
        <w:t xml:space="preserve"> local</w:t>
      </w:r>
      <w:r w:rsidR="00A747AD" w:rsidRPr="00031896">
        <w:rPr>
          <w:rFonts w:ascii="Times New Roman" w:hAnsi="Times New Roman" w:cs="Times New Roman"/>
          <w:sz w:val="24"/>
          <w:szCs w:val="24"/>
        </w:rPr>
        <w:t xml:space="preserve"> tree similarity and recombination rate</w:t>
      </w:r>
      <w:r w:rsidR="00A747AD">
        <w:rPr>
          <w:rFonts w:ascii="Times New Roman" w:hAnsi="Times New Roman" w:cs="Times New Roman"/>
          <w:sz w:val="24"/>
          <w:szCs w:val="24"/>
        </w:rPr>
        <w:t>s</w:t>
      </w:r>
      <w:r w:rsidR="0051283D">
        <w:rPr>
          <w:rFonts w:ascii="Times New Roman" w:hAnsi="Times New Roman" w:cs="Times New Roman"/>
          <w:sz w:val="24"/>
          <w:szCs w:val="24"/>
        </w:rPr>
        <w:t xml:space="preserve"> in house mice</w:t>
      </w:r>
      <w:r w:rsidR="00A03219">
        <w:rPr>
          <w:rFonts w:ascii="Times New Roman" w:hAnsi="Times New Roman" w:cs="Times New Roman"/>
          <w:sz w:val="24"/>
          <w:szCs w:val="24"/>
        </w:rPr>
        <w:t>. However</w:t>
      </w:r>
      <w:r w:rsidR="0051283D">
        <w:rPr>
          <w:rFonts w:ascii="Times New Roman" w:hAnsi="Times New Roman" w:cs="Times New Roman"/>
          <w:sz w:val="24"/>
          <w:szCs w:val="24"/>
        </w:rPr>
        <w:t>,</w:t>
      </w:r>
      <w:r w:rsidR="00247FEB">
        <w:rPr>
          <w:rFonts w:ascii="Times New Roman" w:hAnsi="Times New Roman" w:cs="Times New Roman"/>
          <w:sz w:val="24"/>
          <w:szCs w:val="24"/>
        </w:rPr>
        <w:t xml:space="preserve"> we d</w:t>
      </w:r>
      <w:r w:rsidR="00981BBE">
        <w:rPr>
          <w:rFonts w:ascii="Times New Roman" w:hAnsi="Times New Roman" w:cs="Times New Roman"/>
          <w:sz w:val="24"/>
          <w:szCs w:val="24"/>
        </w:rPr>
        <w:t>id</w:t>
      </w:r>
      <w:r w:rsidR="00247FEB">
        <w:rPr>
          <w:rFonts w:ascii="Times New Roman" w:hAnsi="Times New Roman" w:cs="Times New Roman"/>
          <w:sz w:val="24"/>
          <w:szCs w:val="24"/>
        </w:rPr>
        <w:t xml:space="preserve"> observe a correlation between recombination rate</w:t>
      </w:r>
      <w:r w:rsidR="00981BBE">
        <w:rPr>
          <w:rFonts w:ascii="Times New Roman" w:hAnsi="Times New Roman" w:cs="Times New Roman"/>
          <w:sz w:val="24"/>
          <w:szCs w:val="24"/>
        </w:rPr>
        <w:t>s</w:t>
      </w:r>
      <w:r w:rsidR="00247FEB">
        <w:rPr>
          <w:rFonts w:ascii="Times New Roman" w:hAnsi="Times New Roman" w:cs="Times New Roman"/>
          <w:sz w:val="24"/>
          <w:szCs w:val="24"/>
        </w:rPr>
        <w:t xml:space="preserve"> and average similarity </w:t>
      </w:r>
      <w:r w:rsidR="00981BBE">
        <w:rPr>
          <w:rFonts w:ascii="Times New Roman" w:hAnsi="Times New Roman" w:cs="Times New Roman"/>
          <w:sz w:val="24"/>
          <w:szCs w:val="24"/>
        </w:rPr>
        <w:t>to</w:t>
      </w:r>
      <w:r w:rsidR="00247FEB">
        <w:rPr>
          <w:rFonts w:ascii="Times New Roman" w:hAnsi="Times New Roman" w:cs="Times New Roman"/>
          <w:sz w:val="24"/>
          <w:szCs w:val="24"/>
        </w:rPr>
        <w:t xml:space="preserve"> the species tree</w:t>
      </w:r>
      <w:r w:rsidR="0051283D">
        <w:rPr>
          <w:rFonts w:ascii="Times New Roman" w:hAnsi="Times New Roman" w:cs="Times New Roman"/>
          <w:sz w:val="24"/>
          <w:szCs w:val="24"/>
        </w:rPr>
        <w:t>.</w:t>
      </w:r>
      <w:r w:rsidR="00785CCB">
        <w:rPr>
          <w:rFonts w:ascii="Times New Roman" w:hAnsi="Times New Roman" w:cs="Times New Roman"/>
          <w:sz w:val="24"/>
          <w:szCs w:val="24"/>
        </w:rPr>
        <w:t xml:space="preserve"> We also detected </w:t>
      </w:r>
      <w:r w:rsidR="00796392">
        <w:rPr>
          <w:rFonts w:ascii="Times New Roman" w:hAnsi="Times New Roman" w:cs="Times New Roman"/>
          <w:sz w:val="24"/>
          <w:szCs w:val="24"/>
        </w:rPr>
        <w:t>a strong influence of linked</w:t>
      </w:r>
      <w:r w:rsidR="00E10D27">
        <w:rPr>
          <w:rFonts w:ascii="Times New Roman" w:hAnsi="Times New Roman" w:cs="Times New Roman"/>
          <w:sz w:val="24"/>
          <w:szCs w:val="24"/>
        </w:rPr>
        <w:t xml:space="preserve"> </w:t>
      </w:r>
      <w:r w:rsidR="00796392">
        <w:rPr>
          <w:rFonts w:ascii="Times New Roman" w:hAnsi="Times New Roman" w:cs="Times New Roman"/>
          <w:sz w:val="24"/>
          <w:szCs w:val="24"/>
        </w:rPr>
        <w:t>selection</w:t>
      </w:r>
      <w:r w:rsidR="00214FED">
        <w:rPr>
          <w:rFonts w:ascii="Times New Roman" w:hAnsi="Times New Roman" w:cs="Times New Roman"/>
          <w:sz w:val="24"/>
          <w:szCs w:val="24"/>
        </w:rPr>
        <w:t xml:space="preserve"> whereby </w:t>
      </w:r>
      <w:r w:rsidR="00E10D27">
        <w:rPr>
          <w:rFonts w:ascii="Times New Roman" w:hAnsi="Times New Roman" w:cs="Times New Roman"/>
          <w:sz w:val="24"/>
          <w:szCs w:val="24"/>
        </w:rPr>
        <w:t xml:space="preserve">purifying selection at UCEs led to </w:t>
      </w:r>
      <w:r w:rsidR="00734B4F">
        <w:rPr>
          <w:rFonts w:ascii="Times New Roman" w:hAnsi="Times New Roman" w:cs="Times New Roman"/>
          <w:sz w:val="24"/>
          <w:szCs w:val="24"/>
        </w:rPr>
        <w:t xml:space="preserve">appreciably </w:t>
      </w:r>
      <w:r w:rsidR="00E10D27">
        <w:rPr>
          <w:rFonts w:ascii="Times New Roman" w:hAnsi="Times New Roman" w:cs="Times New Roman"/>
          <w:sz w:val="24"/>
          <w:szCs w:val="24"/>
        </w:rPr>
        <w:t xml:space="preserve">less discordance. </w:t>
      </w:r>
      <w:r w:rsidR="005F6398">
        <w:rPr>
          <w:rFonts w:ascii="Times New Roman" w:hAnsi="Times New Roman" w:cs="Times New Roman"/>
          <w:sz w:val="24"/>
          <w:szCs w:val="24"/>
        </w:rPr>
        <w:t>Finally,</w:t>
      </w:r>
      <w:r w:rsidR="000A7DA1">
        <w:rPr>
          <w:rFonts w:ascii="Times New Roman" w:hAnsi="Times New Roman" w:cs="Times New Roman"/>
          <w:sz w:val="24"/>
          <w:szCs w:val="24"/>
        </w:rPr>
        <w:t xml:space="preserve"> </w:t>
      </w:r>
      <w:r w:rsidR="005F6398">
        <w:rPr>
          <w:rFonts w:ascii="Times New Roman" w:hAnsi="Times New Roman" w:cs="Times New Roman"/>
          <w:sz w:val="24"/>
          <w:szCs w:val="24"/>
        </w:rPr>
        <w:t>w</w:t>
      </w:r>
      <w:r w:rsidR="000A7DA1">
        <w:rPr>
          <w:rFonts w:ascii="Times New Roman" w:hAnsi="Times New Roman" w:cs="Times New Roman"/>
          <w:sz w:val="24"/>
          <w:szCs w:val="24"/>
        </w:rPr>
        <w:t xml:space="preserve">e show that </w:t>
      </w:r>
      <w:r w:rsidR="00193D17">
        <w:rPr>
          <w:rFonts w:ascii="Times New Roman" w:hAnsi="Times New Roman" w:cs="Times New Roman"/>
          <w:sz w:val="24"/>
          <w:szCs w:val="24"/>
        </w:rPr>
        <w:t xml:space="preserve">assuming </w:t>
      </w:r>
      <w:r w:rsidR="000A7DA1">
        <w:rPr>
          <w:rFonts w:ascii="Times New Roman" w:hAnsi="Times New Roman" w:cs="Times New Roman"/>
          <w:sz w:val="24"/>
          <w:szCs w:val="24"/>
        </w:rPr>
        <w:t xml:space="preserve">a single species tree can result in </w:t>
      </w:r>
      <w:r w:rsidR="005F6398">
        <w:rPr>
          <w:rFonts w:ascii="Times New Roman" w:hAnsi="Times New Roman" w:cs="Times New Roman"/>
          <w:sz w:val="24"/>
          <w:szCs w:val="24"/>
        </w:rPr>
        <w:t xml:space="preserve">high </w:t>
      </w:r>
      <w:r w:rsidR="00932AAA">
        <w:rPr>
          <w:rFonts w:ascii="Times New Roman" w:hAnsi="Times New Roman" w:cs="Times New Roman"/>
          <w:sz w:val="24"/>
          <w:szCs w:val="24"/>
        </w:rPr>
        <w:t>error</w:t>
      </w:r>
      <w:r w:rsidR="005F6398">
        <w:rPr>
          <w:rFonts w:ascii="Times New Roman" w:hAnsi="Times New Roman" w:cs="Times New Roman"/>
          <w:sz w:val="24"/>
          <w:szCs w:val="24"/>
        </w:rPr>
        <w:t xml:space="preserve"> rates</w:t>
      </w:r>
      <w:r w:rsidR="000A7DA1">
        <w:rPr>
          <w:rFonts w:ascii="Times New Roman" w:hAnsi="Times New Roman" w:cs="Times New Roman"/>
          <w:sz w:val="24"/>
          <w:szCs w:val="24"/>
        </w:rPr>
        <w:t xml:space="preserve"> when </w:t>
      </w:r>
      <w:r w:rsidR="00756294">
        <w:rPr>
          <w:rFonts w:ascii="Times New Roman" w:hAnsi="Times New Roman" w:cs="Times New Roman"/>
          <w:sz w:val="24"/>
          <w:szCs w:val="24"/>
        </w:rPr>
        <w:t>testing for</w:t>
      </w:r>
      <w:r w:rsidR="000A7DA1">
        <w:rPr>
          <w:rFonts w:ascii="Times New Roman" w:hAnsi="Times New Roman" w:cs="Times New Roman"/>
          <w:sz w:val="24"/>
          <w:szCs w:val="24"/>
        </w:rPr>
        <w:t xml:space="preserve"> positive selection</w:t>
      </w:r>
      <w:r w:rsidR="005F6398">
        <w:rPr>
          <w:rFonts w:ascii="Times New Roman" w:hAnsi="Times New Roman" w:cs="Times New Roman"/>
          <w:sz w:val="24"/>
          <w:szCs w:val="24"/>
        </w:rPr>
        <w:t xml:space="preserve"> under different models</w:t>
      </w:r>
      <w:r w:rsidR="000A7DA1">
        <w:rPr>
          <w:rFonts w:ascii="Times New Roman" w:hAnsi="Times New Roman" w:cs="Times New Roman"/>
          <w:sz w:val="24"/>
          <w:szCs w:val="24"/>
        </w:rPr>
        <w:t>.</w:t>
      </w:r>
      <w:r w:rsidR="00795598">
        <w:rPr>
          <w:rFonts w:ascii="Times New Roman" w:hAnsi="Times New Roman" w:cs="Times New Roman"/>
          <w:sz w:val="24"/>
          <w:szCs w:val="24"/>
        </w:rPr>
        <w:t xml:space="preserve"> </w:t>
      </w:r>
      <w:r w:rsidR="005F6398">
        <w:rPr>
          <w:rFonts w:ascii="Times New Roman" w:hAnsi="Times New Roman" w:cs="Times New Roman"/>
          <w:sz w:val="24"/>
          <w:szCs w:val="24"/>
        </w:rPr>
        <w:t xml:space="preserve">Collectively, our results </w:t>
      </w:r>
      <w:r w:rsidR="00932AAA">
        <w:rPr>
          <w:rFonts w:ascii="Times New Roman" w:hAnsi="Times New Roman" w:cs="Times New Roman"/>
          <w:sz w:val="24"/>
          <w:szCs w:val="24"/>
        </w:rPr>
        <w:t>highlight</w:t>
      </w:r>
      <w:r w:rsidR="00C52935">
        <w:rPr>
          <w:rFonts w:ascii="Times New Roman" w:hAnsi="Times New Roman" w:cs="Times New Roman"/>
          <w:sz w:val="24"/>
          <w:szCs w:val="24"/>
        </w:rPr>
        <w:t xml:space="preserve"> </w:t>
      </w:r>
      <w:r w:rsidR="00756294">
        <w:rPr>
          <w:rFonts w:ascii="Times New Roman" w:hAnsi="Times New Roman" w:cs="Times New Roman"/>
          <w:sz w:val="24"/>
          <w:szCs w:val="24"/>
        </w:rPr>
        <w:t xml:space="preserve">the </w:t>
      </w:r>
      <w:r w:rsidR="005F6398">
        <w:rPr>
          <w:rFonts w:ascii="Times New Roman" w:hAnsi="Times New Roman" w:cs="Times New Roman"/>
          <w:sz w:val="24"/>
          <w:szCs w:val="24"/>
        </w:rPr>
        <w:t>complex relationship between phylogenetic inference and genome biology</w:t>
      </w:r>
      <w:r w:rsidR="00C300CE">
        <w:rPr>
          <w:rFonts w:ascii="Times New Roman" w:hAnsi="Times New Roman" w:cs="Times New Roman"/>
          <w:sz w:val="24"/>
          <w:szCs w:val="24"/>
        </w:rPr>
        <w:t xml:space="preserve"> and underscore how </w:t>
      </w:r>
      <w:r w:rsidR="004A4637">
        <w:rPr>
          <w:rFonts w:ascii="Times New Roman" w:hAnsi="Times New Roman" w:cs="Times New Roman"/>
          <w:sz w:val="24"/>
          <w:szCs w:val="24"/>
        </w:rPr>
        <w:t>failure to account for this complexity can</w:t>
      </w:r>
      <w:r w:rsidR="00C300CE">
        <w:rPr>
          <w:rFonts w:ascii="Times New Roman" w:hAnsi="Times New Roman" w:cs="Times New Roman"/>
          <w:sz w:val="24"/>
          <w:szCs w:val="24"/>
        </w:rPr>
        <w:t xml:space="preserve"> mislead </w:t>
      </w:r>
      <w:r w:rsidR="00C52935">
        <w:rPr>
          <w:rFonts w:ascii="Times New Roman" w:hAnsi="Times New Roman" w:cs="Times New Roman"/>
          <w:sz w:val="24"/>
          <w:szCs w:val="24"/>
        </w:rPr>
        <w:t xml:space="preserve">comparative </w:t>
      </w:r>
      <w:r w:rsidR="00C300CE">
        <w:rPr>
          <w:rFonts w:ascii="Times New Roman" w:hAnsi="Times New Roman" w:cs="Times New Roman"/>
          <w:sz w:val="24"/>
          <w:szCs w:val="24"/>
        </w:rPr>
        <w:t xml:space="preserve">genomic </w:t>
      </w:r>
      <w:r w:rsidR="00C52935">
        <w:rPr>
          <w:rFonts w:ascii="Times New Roman" w:hAnsi="Times New Roman" w:cs="Times New Roman"/>
          <w:sz w:val="24"/>
          <w:szCs w:val="24"/>
        </w:rPr>
        <w:t>studies.</w:t>
      </w:r>
    </w:p>
    <w:p w14:paraId="28A14304" w14:textId="711991D3" w:rsidR="00805723" w:rsidRPr="00204945" w:rsidRDefault="00805723" w:rsidP="005F6398">
      <w:pPr>
        <w:spacing w:after="160" w:line="259" w:lineRule="auto"/>
        <w:jc w:val="both"/>
        <w:rPr>
          <w:rFonts w:ascii="Times New Roman" w:hAnsi="Times New Roman" w:cs="Times New Roman"/>
          <w:sz w:val="24"/>
          <w:szCs w:val="24"/>
        </w:rPr>
      </w:pPr>
      <w:r w:rsidRPr="00197A2B">
        <w:rPr>
          <w:rFonts w:ascii="Times New Roman" w:hAnsi="Times New Roman" w:cs="Times New Roman"/>
          <w:b/>
          <w:bCs/>
          <w:sz w:val="24"/>
          <w:szCs w:val="24"/>
        </w:rPr>
        <w:br w:type="page"/>
      </w:r>
    </w:p>
    <w:p w14:paraId="6629874C" w14:textId="39131489" w:rsidR="008D459C" w:rsidRDefault="00805723" w:rsidP="00F413E3">
      <w:pPr>
        <w:pStyle w:val="Heading1"/>
        <w:jc w:val="both"/>
      </w:pPr>
      <w:commentRangeStart w:id="5"/>
      <w:r w:rsidRPr="00197A2B">
        <w:lastRenderedPageBreak/>
        <w:t>Introduction</w:t>
      </w:r>
      <w:commentRangeEnd w:id="5"/>
      <w:r w:rsidR="00340D8F">
        <w:rPr>
          <w:rStyle w:val="CommentReference"/>
          <w:rFonts w:asciiTheme="minorHAnsi" w:hAnsiTheme="minorHAnsi" w:cstheme="minorBidi"/>
          <w:b w:val="0"/>
        </w:rPr>
        <w:commentReference w:id="5"/>
      </w:r>
    </w:p>
    <w:p w14:paraId="2E9D066F" w14:textId="3B4B1ABE" w:rsidR="005D3A4E" w:rsidRDefault="005D23E1"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Phylogenies </w:t>
      </w:r>
      <w:r w:rsidR="00E54BBB">
        <w:rPr>
          <w:rFonts w:ascii="Times New Roman" w:hAnsi="Times New Roman" w:cs="Times New Roman"/>
          <w:sz w:val="24"/>
          <w:szCs w:val="24"/>
        </w:rPr>
        <w:t xml:space="preserve">are </w:t>
      </w:r>
      <w:r w:rsidR="00193F54">
        <w:rPr>
          <w:rFonts w:ascii="Times New Roman" w:hAnsi="Times New Roman" w:cs="Times New Roman"/>
          <w:sz w:val="24"/>
          <w:szCs w:val="24"/>
        </w:rPr>
        <w:t>the unifying concept in understanding</w:t>
      </w:r>
      <w:r>
        <w:rPr>
          <w:rFonts w:ascii="Times New Roman" w:hAnsi="Times New Roman" w:cs="Times New Roman"/>
          <w:sz w:val="24"/>
          <w:szCs w:val="24"/>
        </w:rPr>
        <w:t xml:space="preserve"> the evolution of species, traits, </w:t>
      </w:r>
      <w:r w:rsidR="00193F54">
        <w:rPr>
          <w:rFonts w:ascii="Times New Roman" w:hAnsi="Times New Roman" w:cs="Times New Roman"/>
          <w:sz w:val="24"/>
          <w:szCs w:val="24"/>
        </w:rPr>
        <w:t xml:space="preserve">and </w:t>
      </w:r>
      <w:r>
        <w:rPr>
          <w:rFonts w:ascii="Times New Roman" w:hAnsi="Times New Roman" w:cs="Times New Roman"/>
          <w:sz w:val="24"/>
          <w:szCs w:val="24"/>
        </w:rPr>
        <w:t xml:space="preserve">genes. </w:t>
      </w:r>
      <w:r w:rsidRPr="00197A2B">
        <w:rPr>
          <w:rFonts w:ascii="Times New Roman" w:hAnsi="Times New Roman" w:cs="Times New Roman"/>
          <w:sz w:val="24"/>
          <w:szCs w:val="24"/>
        </w:rPr>
        <w:t xml:space="preserve">However, </w:t>
      </w:r>
      <w:r w:rsidR="00EC57AE">
        <w:rPr>
          <w:rFonts w:ascii="Times New Roman" w:hAnsi="Times New Roman" w:cs="Times New Roman"/>
          <w:sz w:val="24"/>
          <w:szCs w:val="24"/>
        </w:rPr>
        <w:t xml:space="preserve">extensive </w:t>
      </w:r>
      <w:r w:rsidR="00020AE9">
        <w:rPr>
          <w:rFonts w:ascii="Times New Roman" w:hAnsi="Times New Roman" w:cs="Times New Roman"/>
          <w:sz w:val="24"/>
          <w:szCs w:val="24"/>
        </w:rPr>
        <w:t>high-throughput sequencing</w:t>
      </w:r>
      <w:r w:rsidR="00EC57AE">
        <w:rPr>
          <w:rFonts w:ascii="Times New Roman" w:hAnsi="Times New Roman" w:cs="Times New Roman"/>
          <w:sz w:val="24"/>
          <w:szCs w:val="24"/>
        </w:rPr>
        <w:t xml:space="preserve"> data</w:t>
      </w:r>
      <w:r w:rsidR="00020AE9">
        <w:rPr>
          <w:rFonts w:ascii="Times New Roman" w:hAnsi="Times New Roman" w:cs="Times New Roman"/>
          <w:sz w:val="24"/>
          <w:szCs w:val="24"/>
        </w:rPr>
        <w:t xml:space="preserve"> </w:t>
      </w:r>
      <w:r w:rsidR="00EC57AE">
        <w:rPr>
          <w:rFonts w:ascii="Times New Roman" w:hAnsi="Times New Roman" w:cs="Times New Roman"/>
          <w:sz w:val="24"/>
          <w:szCs w:val="24"/>
        </w:rPr>
        <w:t>has</w:t>
      </w:r>
      <w:r w:rsidR="00340D8F">
        <w:rPr>
          <w:rFonts w:ascii="Times New Roman" w:hAnsi="Times New Roman" w:cs="Times New Roman"/>
          <w:sz w:val="24"/>
          <w:szCs w:val="24"/>
        </w:rPr>
        <w:t xml:space="preserve"> now revealed</w:t>
      </w:r>
      <w:r w:rsidR="00EC57AE">
        <w:rPr>
          <w:rFonts w:ascii="Times New Roman" w:hAnsi="Times New Roman" w:cs="Times New Roman"/>
          <w:sz w:val="24"/>
          <w:szCs w:val="24"/>
        </w:rPr>
        <w:t xml:space="preserve"> that evolutionary relationships between species may not be well represented by a single representative phylogeny </w: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 </w:instrTex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EN.CITE.DATA </w:instrText>
      </w:r>
      <w:r w:rsidR="004C0993">
        <w:rPr>
          <w:rFonts w:ascii="Times New Roman" w:hAnsi="Times New Roman" w:cs="Times New Roman"/>
          <w:sz w:val="24"/>
          <w:szCs w:val="24"/>
        </w:rPr>
      </w:r>
      <w:r w:rsidR="004C0993">
        <w:rPr>
          <w:rFonts w:ascii="Times New Roman" w:hAnsi="Times New Roman" w:cs="Times New Roman"/>
          <w:sz w:val="24"/>
          <w:szCs w:val="24"/>
        </w:rPr>
        <w:fldChar w:fldCharType="end"/>
      </w:r>
      <w:r w:rsidR="004C0993">
        <w:rPr>
          <w:rFonts w:ascii="Times New Roman" w:hAnsi="Times New Roman" w:cs="Times New Roman"/>
          <w:sz w:val="24"/>
          <w:szCs w:val="24"/>
        </w:rPr>
      </w:r>
      <w:r w:rsidR="004C0993">
        <w:rPr>
          <w:rFonts w:ascii="Times New Roman" w:hAnsi="Times New Roman" w:cs="Times New Roman"/>
          <w:sz w:val="24"/>
          <w:szCs w:val="24"/>
        </w:rPr>
        <w:fldChar w:fldCharType="separate"/>
      </w:r>
      <w:r w:rsidR="004C0993">
        <w:rPr>
          <w:rFonts w:ascii="Times New Roman" w:hAnsi="Times New Roman" w:cs="Times New Roman"/>
          <w:noProof/>
          <w:sz w:val="24"/>
          <w:szCs w:val="24"/>
        </w:rPr>
        <w:t>(Edwards 2009; Hahn and Nakhleh 2016)</w:t>
      </w:r>
      <w:r w:rsidR="004C0993">
        <w:rPr>
          <w:rFonts w:ascii="Times New Roman" w:hAnsi="Times New Roman" w:cs="Times New Roman"/>
          <w:sz w:val="24"/>
          <w:szCs w:val="24"/>
        </w:rPr>
        <w:fldChar w:fldCharType="end"/>
      </w:r>
      <w:r>
        <w:rPr>
          <w:rFonts w:ascii="Times New Roman" w:hAnsi="Times New Roman" w:cs="Times New Roman"/>
          <w:sz w:val="24"/>
          <w:szCs w:val="24"/>
        </w:rPr>
        <w:t>.</w:t>
      </w:r>
      <w:r w:rsidR="007D5C2F">
        <w:rPr>
          <w:rFonts w:ascii="Times New Roman" w:hAnsi="Times New Roman" w:cs="Times New Roman"/>
          <w:sz w:val="24"/>
          <w:szCs w:val="24"/>
        </w:rPr>
        <w:t xml:space="preserve"> While a </w:t>
      </w:r>
      <w:r w:rsidR="00A0406F">
        <w:rPr>
          <w:rFonts w:ascii="Times New Roman" w:hAnsi="Times New Roman" w:cs="Times New Roman"/>
          <w:sz w:val="24"/>
          <w:szCs w:val="24"/>
        </w:rPr>
        <w:t xml:space="preserve">dominant </w:t>
      </w:r>
      <w:r w:rsidR="00F71891">
        <w:rPr>
          <w:rFonts w:ascii="Times New Roman" w:hAnsi="Times New Roman" w:cs="Times New Roman"/>
          <w:sz w:val="24"/>
          <w:szCs w:val="24"/>
        </w:rPr>
        <w:t xml:space="preserve">signal </w:t>
      </w:r>
      <w:r w:rsidR="007D5C2F">
        <w:rPr>
          <w:rFonts w:ascii="Times New Roman" w:hAnsi="Times New Roman" w:cs="Times New Roman"/>
          <w:sz w:val="24"/>
          <w:szCs w:val="24"/>
        </w:rPr>
        <w:t xml:space="preserve">of </w:t>
      </w:r>
      <w:r w:rsidR="00F71891">
        <w:rPr>
          <w:rFonts w:ascii="Times New Roman" w:hAnsi="Times New Roman" w:cs="Times New Roman"/>
          <w:sz w:val="24"/>
          <w:szCs w:val="24"/>
        </w:rPr>
        <w:t xml:space="preserve">bifurcating </w:t>
      </w:r>
      <w:r w:rsidR="007D5C2F">
        <w:rPr>
          <w:rFonts w:ascii="Times New Roman" w:hAnsi="Times New Roman" w:cs="Times New Roman"/>
          <w:sz w:val="24"/>
          <w:szCs w:val="24"/>
        </w:rPr>
        <w:t xml:space="preserve">speciation </w:t>
      </w:r>
      <w:r w:rsidR="00340D8F">
        <w:rPr>
          <w:rFonts w:ascii="Times New Roman" w:hAnsi="Times New Roman" w:cs="Times New Roman"/>
          <w:sz w:val="24"/>
          <w:szCs w:val="24"/>
        </w:rPr>
        <w:t xml:space="preserve">usually </w:t>
      </w:r>
      <w:r w:rsidR="007D5C2F">
        <w:rPr>
          <w:rFonts w:ascii="Times New Roman" w:hAnsi="Times New Roman" w:cs="Times New Roman"/>
          <w:sz w:val="24"/>
          <w:szCs w:val="24"/>
        </w:rPr>
        <w:t>exist</w:t>
      </w:r>
      <w:r w:rsidR="00340D8F">
        <w:rPr>
          <w:rFonts w:ascii="Times New Roman" w:hAnsi="Times New Roman" w:cs="Times New Roman"/>
          <w:sz w:val="24"/>
          <w:szCs w:val="24"/>
        </w:rPr>
        <w:t>s</w:t>
      </w:r>
      <w:r w:rsidR="005364CC">
        <w:rPr>
          <w:rFonts w:ascii="Times New Roman" w:hAnsi="Times New Roman" w:cs="Times New Roman"/>
          <w:sz w:val="24"/>
          <w:szCs w:val="24"/>
        </w:rPr>
        <w:t xml:space="preserve"> (</w:t>
      </w:r>
      <w:r w:rsidR="005364CC" w:rsidRPr="00502EF9">
        <w:rPr>
          <w:rFonts w:ascii="Times New Roman" w:hAnsi="Times New Roman" w:cs="Times New Roman"/>
          <w:i/>
          <w:iCs/>
          <w:sz w:val="24"/>
          <w:szCs w:val="24"/>
        </w:rPr>
        <w:t>i.e.</w:t>
      </w:r>
      <w:r w:rsidR="005364CC">
        <w:rPr>
          <w:rFonts w:ascii="Times New Roman" w:hAnsi="Times New Roman" w:cs="Times New Roman"/>
          <w:sz w:val="24"/>
          <w:szCs w:val="24"/>
        </w:rPr>
        <w:t>, a species tree)</w:t>
      </w:r>
      <w:r w:rsidR="007D5C2F">
        <w:rPr>
          <w:rFonts w:ascii="Times New Roman" w:hAnsi="Times New Roman" w:cs="Times New Roman"/>
          <w:sz w:val="24"/>
          <w:szCs w:val="24"/>
        </w:rPr>
        <w:t xml:space="preserve">, </w:t>
      </w:r>
      <w:r w:rsidR="00070201">
        <w:rPr>
          <w:rFonts w:ascii="Times New Roman" w:hAnsi="Times New Roman" w:cs="Times New Roman"/>
          <w:sz w:val="24"/>
          <w:szCs w:val="24"/>
        </w:rPr>
        <w:t>phylogenetic signal</w:t>
      </w:r>
      <w:r w:rsidR="005A2A84">
        <w:rPr>
          <w:rFonts w:ascii="Times New Roman" w:hAnsi="Times New Roman" w:cs="Times New Roman"/>
          <w:sz w:val="24"/>
          <w:szCs w:val="24"/>
        </w:rPr>
        <w:t xml:space="preserve"> that may disagree with species relationships</w:t>
      </w:r>
      <w:r w:rsidR="00070201">
        <w:rPr>
          <w:rFonts w:ascii="Times New Roman" w:hAnsi="Times New Roman" w:cs="Times New Roman"/>
          <w:sz w:val="24"/>
          <w:szCs w:val="24"/>
        </w:rPr>
        <w:t xml:space="preserve"> </w:t>
      </w:r>
      <w:r w:rsidR="007B46DD">
        <w:rPr>
          <w:rFonts w:ascii="Times New Roman" w:hAnsi="Times New Roman" w:cs="Times New Roman"/>
          <w:sz w:val="24"/>
          <w:szCs w:val="24"/>
        </w:rPr>
        <w:t>can arise</w:t>
      </w:r>
      <w:r w:rsidR="00070201">
        <w:rPr>
          <w:rFonts w:ascii="Times New Roman" w:hAnsi="Times New Roman" w:cs="Times New Roman"/>
          <w:sz w:val="24"/>
          <w:szCs w:val="24"/>
        </w:rPr>
        <w:t xml:space="preserve"> from ancestral polymorphism</w:t>
      </w:r>
      <w:r w:rsidR="003A7E6B">
        <w:rPr>
          <w:rFonts w:ascii="Times New Roman" w:hAnsi="Times New Roman" w:cs="Times New Roman"/>
          <w:sz w:val="24"/>
          <w:szCs w:val="24"/>
        </w:rPr>
        <w:t>s (incomplete lineage sorting; ILS)</w:t>
      </w:r>
      <w:r w:rsidR="00590E56">
        <w:rPr>
          <w:rFonts w:ascii="Times New Roman" w:hAnsi="Times New Roman" w:cs="Times New Roman"/>
          <w:sz w:val="24"/>
          <w:szCs w:val="24"/>
        </w:rPr>
        <w:t xml:space="preserve">, </w:t>
      </w:r>
      <w:r w:rsidR="00E8757C">
        <w:rPr>
          <w:rFonts w:ascii="Times New Roman" w:hAnsi="Times New Roman" w:cs="Times New Roman"/>
          <w:sz w:val="24"/>
          <w:szCs w:val="24"/>
        </w:rPr>
        <w:t xml:space="preserve">gene flow </w:t>
      </w:r>
      <w:r w:rsidR="00590E56">
        <w:rPr>
          <w:rFonts w:ascii="Times New Roman" w:hAnsi="Times New Roman" w:cs="Times New Roman"/>
          <w:sz w:val="24"/>
          <w:szCs w:val="24"/>
        </w:rPr>
        <w:t>(introgression)</w:t>
      </w:r>
      <w:r w:rsidR="00FF66F6">
        <w:rPr>
          <w:rFonts w:ascii="Times New Roman" w:hAnsi="Times New Roman" w:cs="Times New Roman"/>
          <w:sz w:val="24"/>
          <w:szCs w:val="24"/>
        </w:rPr>
        <w:t>, and g</w:t>
      </w:r>
      <w:r w:rsidR="0073765D">
        <w:rPr>
          <w:rFonts w:ascii="Times New Roman" w:hAnsi="Times New Roman" w:cs="Times New Roman"/>
          <w:sz w:val="24"/>
          <w:szCs w:val="24"/>
        </w:rPr>
        <w:t xml:space="preserve">ene duplication </w:t>
      </w:r>
      <w:r w:rsidR="00FF66F6">
        <w:rPr>
          <w:rFonts w:ascii="Times New Roman" w:hAnsi="Times New Roman" w:cs="Times New Roman"/>
          <w:sz w:val="24"/>
          <w:szCs w:val="24"/>
        </w:rPr>
        <w:t>and</w:t>
      </w:r>
      <w:r w:rsidR="0073765D">
        <w:rPr>
          <w:rFonts w:ascii="Times New Roman" w:hAnsi="Times New Roman" w:cs="Times New Roman"/>
          <w:sz w:val="24"/>
          <w:szCs w:val="24"/>
        </w:rPr>
        <w:t xml:space="preserve"> loss</w:t>
      </w:r>
      <w:r w:rsidR="00DF1CE4">
        <w:rPr>
          <w:rFonts w:ascii="Times New Roman" w:hAnsi="Times New Roman" w:cs="Times New Roman"/>
          <w:sz w:val="24"/>
          <w:szCs w:val="24"/>
        </w:rPr>
        <w:t xml:space="preserve"> </w:t>
      </w:r>
      <w:r w:rsidR="00057E1A">
        <w:rPr>
          <w:rFonts w:ascii="Times New Roman" w:hAnsi="Times New Roman" w:cs="Times New Roman"/>
          <w:sz w:val="24"/>
          <w:szCs w:val="24"/>
        </w:rPr>
        <w:fldChar w:fldCharType="begin"/>
      </w:r>
      <w:r w:rsidR="00057E1A">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057E1A">
        <w:rPr>
          <w:rFonts w:ascii="Times New Roman" w:hAnsi="Times New Roman" w:cs="Times New Roman"/>
          <w:sz w:val="24"/>
          <w:szCs w:val="24"/>
        </w:rPr>
        <w:fldChar w:fldCharType="separate"/>
      </w:r>
      <w:r w:rsidR="00057E1A">
        <w:rPr>
          <w:rFonts w:ascii="Times New Roman" w:hAnsi="Times New Roman" w:cs="Times New Roman"/>
          <w:noProof/>
          <w:sz w:val="24"/>
          <w:szCs w:val="24"/>
        </w:rPr>
        <w:t>(Maddison 1997)</w:t>
      </w:r>
      <w:r w:rsidR="00057E1A">
        <w:rPr>
          <w:rFonts w:ascii="Times New Roman" w:hAnsi="Times New Roman" w:cs="Times New Roman"/>
          <w:sz w:val="24"/>
          <w:szCs w:val="24"/>
        </w:rPr>
        <w:fldChar w:fldCharType="end"/>
      </w:r>
      <w:r w:rsidR="00057E1A">
        <w:rPr>
          <w:rFonts w:ascii="Times New Roman" w:hAnsi="Times New Roman" w:cs="Times New Roman"/>
          <w:sz w:val="24"/>
          <w:szCs w:val="24"/>
        </w:rPr>
        <w:t>.</w:t>
      </w:r>
      <w:r w:rsidR="00590E56">
        <w:rPr>
          <w:rFonts w:ascii="Times New Roman" w:hAnsi="Times New Roman" w:cs="Times New Roman"/>
          <w:sz w:val="24"/>
          <w:szCs w:val="24"/>
        </w:rPr>
        <w:t xml:space="preserve"> </w:t>
      </w:r>
      <w:r w:rsidR="00220496">
        <w:rPr>
          <w:rFonts w:ascii="Times New Roman" w:hAnsi="Times New Roman" w:cs="Times New Roman"/>
          <w:sz w:val="24"/>
          <w:szCs w:val="24"/>
        </w:rPr>
        <w:t>The</w:t>
      </w:r>
      <w:r w:rsidR="0037023D">
        <w:rPr>
          <w:rFonts w:ascii="Times New Roman" w:hAnsi="Times New Roman" w:cs="Times New Roman"/>
          <w:sz w:val="24"/>
          <w:szCs w:val="24"/>
        </w:rPr>
        <w:t xml:space="preserve"> theoretical prediction of </w:t>
      </w:r>
      <w:r w:rsidR="007D5C2F">
        <w:rPr>
          <w:rFonts w:ascii="Times New Roman" w:hAnsi="Times New Roman" w:cs="Times New Roman"/>
          <w:sz w:val="24"/>
          <w:szCs w:val="24"/>
        </w:rPr>
        <w:t xml:space="preserve">phylogenetic discordance </w:t>
      </w:r>
      <w:r w:rsidR="00F40FF1">
        <w:rPr>
          <w:rFonts w:ascii="Times New Roman" w:hAnsi="Times New Roman" w:cs="Times New Roman"/>
          <w:sz w:val="24"/>
          <w:szCs w:val="24"/>
        </w:rPr>
        <w:t xml:space="preserve">has </w:t>
      </w:r>
      <w:r w:rsidR="006C1351">
        <w:rPr>
          <w:rFonts w:ascii="Times New Roman" w:hAnsi="Times New Roman" w:cs="Times New Roman"/>
          <w:sz w:val="24"/>
          <w:szCs w:val="24"/>
        </w:rPr>
        <w:t xml:space="preserve">long </w:t>
      </w:r>
      <w:r w:rsidR="00F40FF1">
        <w:rPr>
          <w:rFonts w:ascii="Times New Roman" w:hAnsi="Times New Roman" w:cs="Times New Roman"/>
          <w:sz w:val="24"/>
          <w:szCs w:val="24"/>
        </w:rPr>
        <w:t>been</w:t>
      </w:r>
      <w:r w:rsidR="006C1351">
        <w:rPr>
          <w:rFonts w:ascii="Times New Roman" w:hAnsi="Times New Roman" w:cs="Times New Roman"/>
          <w:sz w:val="24"/>
          <w:szCs w:val="24"/>
        </w:rPr>
        <w:t xml:space="preserve"> </w:t>
      </w:r>
      <w:r w:rsidR="00F40FF1">
        <w:rPr>
          <w:rFonts w:ascii="Times New Roman" w:hAnsi="Times New Roman" w:cs="Times New Roman"/>
          <w:sz w:val="24"/>
          <w:szCs w:val="24"/>
        </w:rPr>
        <w:t xml:space="preserve">appreciated </w:t>
      </w:r>
      <w:r w:rsidR="007D5C2F">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7D5C2F">
        <w:rPr>
          <w:rFonts w:ascii="Times New Roman" w:hAnsi="Times New Roman" w:cs="Times New Roman"/>
          <w:sz w:val="24"/>
          <w:szCs w:val="24"/>
        </w:rPr>
      </w:r>
      <w:r w:rsidR="007D5C2F">
        <w:rPr>
          <w:rFonts w:ascii="Times New Roman" w:hAnsi="Times New Roman" w:cs="Times New Roman"/>
          <w:sz w:val="24"/>
          <w:szCs w:val="24"/>
        </w:rPr>
        <w:fldChar w:fldCharType="separate"/>
      </w:r>
      <w:r w:rsidR="00A61220">
        <w:rPr>
          <w:rFonts w:ascii="Times New Roman" w:hAnsi="Times New Roman" w:cs="Times New Roman"/>
          <w:noProof/>
          <w:sz w:val="24"/>
          <w:szCs w:val="24"/>
        </w:rPr>
        <w:t>(Hudson 1983; Pamilo and Nei 1988; Maddison 1997; Rosenberg 2002)</w:t>
      </w:r>
      <w:r w:rsidR="007D5C2F">
        <w:rPr>
          <w:rFonts w:ascii="Times New Roman" w:hAnsi="Times New Roman" w:cs="Times New Roman"/>
          <w:sz w:val="24"/>
          <w:szCs w:val="24"/>
        </w:rPr>
        <w:fldChar w:fldCharType="end"/>
      </w:r>
      <w:r w:rsidR="00F40FF1">
        <w:rPr>
          <w:rFonts w:ascii="Times New Roman" w:hAnsi="Times New Roman" w:cs="Times New Roman"/>
          <w:sz w:val="24"/>
          <w:szCs w:val="24"/>
        </w:rPr>
        <w:t>, but</w:t>
      </w:r>
      <w:r w:rsidR="00220496">
        <w:rPr>
          <w:rFonts w:ascii="Times New Roman" w:hAnsi="Times New Roman" w:cs="Times New Roman"/>
          <w:sz w:val="24"/>
          <w:szCs w:val="24"/>
        </w:rPr>
        <w:t xml:space="preserve"> </w:t>
      </w:r>
      <w:r w:rsidR="002D2DF9">
        <w:rPr>
          <w:rFonts w:ascii="Times New Roman" w:hAnsi="Times New Roman" w:cs="Times New Roman"/>
          <w:sz w:val="24"/>
          <w:szCs w:val="24"/>
        </w:rPr>
        <w:t>empirical evidence now</w:t>
      </w:r>
      <w:r w:rsidR="0089437D">
        <w:rPr>
          <w:rFonts w:ascii="Times New Roman" w:hAnsi="Times New Roman" w:cs="Times New Roman"/>
          <w:sz w:val="24"/>
          <w:szCs w:val="24"/>
        </w:rPr>
        <w:t xml:space="preserve"> emphasiz</w:t>
      </w:r>
      <w:r w:rsidR="000439E4">
        <w:rPr>
          <w:rFonts w:ascii="Times New Roman" w:hAnsi="Times New Roman" w:cs="Times New Roman"/>
          <w:sz w:val="24"/>
          <w:szCs w:val="24"/>
        </w:rPr>
        <w:t>es</w:t>
      </w:r>
      <w:r w:rsidR="00070201">
        <w:rPr>
          <w:rFonts w:ascii="Times New Roman" w:hAnsi="Times New Roman" w:cs="Times New Roman"/>
          <w:sz w:val="24"/>
          <w:szCs w:val="24"/>
        </w:rPr>
        <w:t xml:space="preserve"> just</w:t>
      </w:r>
      <w:r w:rsidR="0037023D">
        <w:rPr>
          <w:rFonts w:ascii="Times New Roman" w:hAnsi="Times New Roman" w:cs="Times New Roman"/>
          <w:sz w:val="24"/>
          <w:szCs w:val="24"/>
        </w:rPr>
        <w:t xml:space="preserve"> </w:t>
      </w:r>
      <w:r w:rsidR="007D5C2F">
        <w:rPr>
          <w:rFonts w:ascii="Times New Roman" w:hAnsi="Times New Roman" w:cs="Times New Roman"/>
          <w:sz w:val="24"/>
          <w:szCs w:val="24"/>
        </w:rPr>
        <w:t xml:space="preserve">how </w:t>
      </w:r>
      <w:r w:rsidR="00B44E5F">
        <w:rPr>
          <w:rFonts w:ascii="Times New Roman" w:hAnsi="Times New Roman" w:cs="Times New Roman"/>
          <w:sz w:val="24"/>
          <w:szCs w:val="24"/>
        </w:rPr>
        <w:t xml:space="preserve">extensive </w:t>
      </w:r>
      <w:r w:rsidR="007D5C2F">
        <w:rPr>
          <w:rFonts w:ascii="Times New Roman" w:hAnsi="Times New Roman" w:cs="Times New Roman"/>
          <w:sz w:val="24"/>
          <w:szCs w:val="24"/>
        </w:rPr>
        <w:t xml:space="preserve">discordance can </w:t>
      </w:r>
      <w:r w:rsidR="00B44E5F">
        <w:rPr>
          <w:rFonts w:ascii="Times New Roman" w:hAnsi="Times New Roman" w:cs="Times New Roman"/>
          <w:sz w:val="24"/>
          <w:szCs w:val="24"/>
        </w:rPr>
        <w:t xml:space="preserve">be </w:t>
      </w:r>
      <w:r w:rsidR="00F40FF1">
        <w:rPr>
          <w:rFonts w:ascii="Times New Roman" w:hAnsi="Times New Roman" w:cs="Times New Roman"/>
          <w:sz w:val="24"/>
          <w:szCs w:val="24"/>
        </w:rPr>
        <w:t xml:space="preserve">among </w:t>
      </w:r>
      <w:r w:rsidR="007D5C2F">
        <w:rPr>
          <w:rFonts w:ascii="Times New Roman" w:hAnsi="Times New Roman" w:cs="Times New Roman"/>
          <w:sz w:val="24"/>
          <w:szCs w:val="24"/>
        </w:rPr>
        <w:t>a set of species</w:t>
      </w:r>
      <w:r w:rsidR="00340D8F">
        <w:rPr>
          <w:rFonts w:ascii="Times New Roman" w:hAnsi="Times New Roman" w:cs="Times New Roman"/>
          <w:sz w:val="24"/>
          <w:szCs w:val="24"/>
        </w:rPr>
        <w:t xml:space="preserve"> </w:t>
      </w:r>
      <w:r w:rsidR="00EC2CA2">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C2CA2">
        <w:rPr>
          <w:rFonts w:ascii="Times New Roman" w:hAnsi="Times New Roman" w:cs="Times New Roman"/>
          <w:sz w:val="24"/>
          <w:szCs w:val="24"/>
        </w:rPr>
      </w:r>
      <w:r w:rsidR="00EC2CA2">
        <w:rPr>
          <w:rFonts w:ascii="Times New Roman" w:hAnsi="Times New Roman" w:cs="Times New Roman"/>
          <w:sz w:val="24"/>
          <w:szCs w:val="24"/>
        </w:rPr>
        <w:fldChar w:fldCharType="separate"/>
      </w:r>
      <w:r w:rsidR="001B6D59">
        <w:rPr>
          <w:rFonts w:ascii="Times New Roman" w:hAnsi="Times New Roman" w:cs="Times New Roman"/>
          <w:noProof/>
          <w:sz w:val="24"/>
          <w:szCs w:val="24"/>
        </w:rPr>
        <w:t>(Feng, et al. 2022; Gable, et al. 2022; Smith, et al. 2023)</w:t>
      </w:r>
      <w:r w:rsidR="00EC2CA2">
        <w:rPr>
          <w:rFonts w:ascii="Times New Roman" w:hAnsi="Times New Roman" w:cs="Times New Roman"/>
          <w:sz w:val="24"/>
          <w:szCs w:val="24"/>
        </w:rPr>
        <w:fldChar w:fldCharType="end"/>
      </w:r>
      <w:r w:rsidR="00EC2CA2">
        <w:rPr>
          <w:rFonts w:ascii="Times New Roman" w:hAnsi="Times New Roman" w:cs="Times New Roman"/>
          <w:sz w:val="24"/>
          <w:szCs w:val="24"/>
        </w:rPr>
        <w:t>.</w:t>
      </w:r>
      <w:r w:rsidR="006D673E">
        <w:rPr>
          <w:rFonts w:ascii="Times New Roman" w:hAnsi="Times New Roman" w:cs="Times New Roman"/>
          <w:sz w:val="24"/>
          <w:szCs w:val="24"/>
        </w:rPr>
        <w:t xml:space="preserve"> </w:t>
      </w:r>
      <w:r w:rsidR="00340D8F">
        <w:rPr>
          <w:rFonts w:ascii="Times New Roman" w:hAnsi="Times New Roman" w:cs="Times New Roman"/>
          <w:sz w:val="24"/>
          <w:szCs w:val="24"/>
        </w:rPr>
        <w:t xml:space="preserve">For </w:t>
      </w:r>
      <w:commentRangeStart w:id="6"/>
      <w:r w:rsidR="00340D8F">
        <w:rPr>
          <w:rFonts w:ascii="Times New Roman" w:hAnsi="Times New Roman" w:cs="Times New Roman"/>
          <w:sz w:val="24"/>
          <w:szCs w:val="24"/>
        </w:rPr>
        <w:t>example</w:t>
      </w:r>
      <w:commentRangeEnd w:id="6"/>
      <w:r w:rsidR="00340D8F">
        <w:rPr>
          <w:rStyle w:val="CommentReference"/>
        </w:rPr>
        <w:commentReference w:id="6"/>
      </w:r>
      <w:r w:rsidR="006D673E">
        <w:rPr>
          <w:rFonts w:ascii="Times New Roman" w:hAnsi="Times New Roman" w:cs="Times New Roman"/>
          <w:sz w:val="24"/>
          <w:szCs w:val="24"/>
        </w:rPr>
        <w:t xml:space="preserve">, </w:t>
      </w:r>
      <w:r w:rsidR="0037023D">
        <w:rPr>
          <w:rFonts w:ascii="Times New Roman" w:hAnsi="Times New Roman" w:cs="Times New Roman"/>
          <w:sz w:val="24"/>
          <w:szCs w:val="24"/>
        </w:rPr>
        <w:t xml:space="preserve">studies </w:t>
      </w:r>
      <w:r w:rsidR="00A2666E">
        <w:rPr>
          <w:rFonts w:ascii="Times New Roman" w:hAnsi="Times New Roman" w:cs="Times New Roman"/>
          <w:sz w:val="24"/>
          <w:szCs w:val="24"/>
        </w:rPr>
        <w:t>of</w:t>
      </w:r>
      <w:r w:rsidR="0037023D">
        <w:rPr>
          <w:rFonts w:ascii="Times New Roman" w:hAnsi="Times New Roman" w:cs="Times New Roman"/>
          <w:sz w:val="24"/>
          <w:szCs w:val="24"/>
        </w:rPr>
        <w:t xml:space="preserve"> </w:t>
      </w:r>
      <w:r w:rsidR="006831BB">
        <w:rPr>
          <w:rFonts w:ascii="Times New Roman" w:hAnsi="Times New Roman" w:cs="Times New Roman"/>
          <w:sz w:val="24"/>
          <w:szCs w:val="24"/>
        </w:rPr>
        <w:t>birds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(Jarvis, et al. 2014)</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w:t>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mammals </w:t>
      </w:r>
      <w:commentRangeStart w:id="7"/>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831BB">
        <w:rPr>
          <w:rFonts w:ascii="Times New Roman" w:hAnsi="Times New Roman" w:cs="Times New Roman"/>
          <w:sz w:val="24"/>
          <w:szCs w:val="24"/>
        </w:rPr>
      </w:r>
      <w:r w:rsidR="006831BB">
        <w:rPr>
          <w:rFonts w:ascii="Times New Roman" w:hAnsi="Times New Roman" w:cs="Times New Roman"/>
          <w:sz w:val="24"/>
          <w:szCs w:val="24"/>
        </w:rPr>
        <w:fldChar w:fldCharType="separate"/>
      </w:r>
      <w:r w:rsidR="001B6D59">
        <w:rPr>
          <w:rFonts w:ascii="Times New Roman" w:hAnsi="Times New Roman" w:cs="Times New Roman"/>
          <w:noProof/>
          <w:sz w:val="24"/>
          <w:szCs w:val="24"/>
        </w:rPr>
        <w:t>(Ferreira, et al. 2021; Lopes, et al. 2021; Foley, et al. 2024)</w:t>
      </w:r>
      <w:r w:rsidR="006831BB">
        <w:rPr>
          <w:rFonts w:ascii="Times New Roman" w:hAnsi="Times New Roman" w:cs="Times New Roman"/>
          <w:sz w:val="24"/>
          <w:szCs w:val="24"/>
        </w:rPr>
        <w:fldChar w:fldCharType="end"/>
      </w:r>
      <w:commentRangeEnd w:id="7"/>
      <w:r w:rsidR="00340D8F">
        <w:rPr>
          <w:rStyle w:val="CommentReference"/>
        </w:rPr>
        <w:commentReference w:id="7"/>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plants </w:t>
      </w:r>
      <w:r w:rsidR="001556A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(Pease, et al. 2016)</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w:t>
      </w:r>
      <w:r w:rsidR="00340D8F">
        <w:rPr>
          <w:rFonts w:ascii="Times New Roman" w:hAnsi="Times New Roman" w:cs="Times New Roman"/>
          <w:sz w:val="24"/>
          <w:szCs w:val="24"/>
        </w:rPr>
        <w:t xml:space="preserve">and insects </w: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(Sun, et al. 2021; He, et al. 2023)</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have found that</w:t>
      </w:r>
      <w:r w:rsidR="001556AF">
        <w:rPr>
          <w:rFonts w:ascii="Times New Roman" w:hAnsi="Times New Roman" w:cs="Times New Roman"/>
          <w:sz w:val="24"/>
          <w:szCs w:val="24"/>
        </w:rPr>
        <w:t xml:space="preserve"> with extensive taxon sampling</w:t>
      </w:r>
      <w:r w:rsidR="00EC2CA2">
        <w:rPr>
          <w:rFonts w:ascii="Times New Roman" w:hAnsi="Times New Roman" w:cs="Times New Roman"/>
          <w:sz w:val="24"/>
          <w:szCs w:val="24"/>
        </w:rPr>
        <w:t xml:space="preserve"> and genomic data</w:t>
      </w:r>
      <w:r w:rsidR="00AF67FD">
        <w:rPr>
          <w:rFonts w:ascii="Times New Roman" w:hAnsi="Times New Roman" w:cs="Times New Roman"/>
          <w:sz w:val="24"/>
          <w:szCs w:val="24"/>
        </w:rPr>
        <w:t>,</w:t>
      </w:r>
      <w:r w:rsidR="001556AF">
        <w:rPr>
          <w:rFonts w:ascii="Times New Roman" w:hAnsi="Times New Roman" w:cs="Times New Roman"/>
          <w:sz w:val="24"/>
          <w:szCs w:val="24"/>
        </w:rPr>
        <w:t xml:space="preserve"> highly support</w:t>
      </w:r>
      <w:r w:rsidR="00EF1638">
        <w:rPr>
          <w:rFonts w:ascii="Times New Roman" w:hAnsi="Times New Roman" w:cs="Times New Roman"/>
          <w:sz w:val="24"/>
          <w:szCs w:val="24"/>
        </w:rPr>
        <w:t>ed</w:t>
      </w:r>
      <w:r w:rsidR="001556AF">
        <w:rPr>
          <w:rFonts w:ascii="Times New Roman" w:hAnsi="Times New Roman" w:cs="Times New Roman"/>
          <w:sz w:val="24"/>
          <w:szCs w:val="24"/>
        </w:rPr>
        <w:t xml:space="preserve"> species tree</w:t>
      </w:r>
      <w:r w:rsidR="00E43363">
        <w:rPr>
          <w:rFonts w:ascii="Times New Roman" w:hAnsi="Times New Roman" w:cs="Times New Roman"/>
          <w:sz w:val="24"/>
          <w:szCs w:val="24"/>
        </w:rPr>
        <w:t xml:space="preserve"> topologies</w:t>
      </w:r>
      <w:r w:rsidR="001556AF">
        <w:rPr>
          <w:rFonts w:ascii="Times New Roman" w:hAnsi="Times New Roman" w:cs="Times New Roman"/>
          <w:sz w:val="24"/>
          <w:szCs w:val="24"/>
        </w:rPr>
        <w:t xml:space="preserve"> </w:t>
      </w:r>
      <w:r w:rsidR="00A2666E">
        <w:rPr>
          <w:rFonts w:ascii="Times New Roman" w:hAnsi="Times New Roman" w:cs="Times New Roman"/>
          <w:sz w:val="24"/>
          <w:szCs w:val="24"/>
        </w:rPr>
        <w:t xml:space="preserve">are </w:t>
      </w:r>
      <w:r w:rsidR="001556AF">
        <w:rPr>
          <w:rFonts w:ascii="Times New Roman" w:hAnsi="Times New Roman" w:cs="Times New Roman"/>
          <w:sz w:val="24"/>
          <w:szCs w:val="24"/>
        </w:rPr>
        <w:t>rarely or never</w:t>
      </w:r>
      <w:r w:rsidR="00E8757C">
        <w:rPr>
          <w:rFonts w:ascii="Times New Roman" w:hAnsi="Times New Roman" w:cs="Times New Roman"/>
          <w:sz w:val="24"/>
          <w:szCs w:val="24"/>
        </w:rPr>
        <w:t xml:space="preserve"> </w:t>
      </w:r>
      <w:r w:rsidR="001556AF">
        <w:rPr>
          <w:rFonts w:ascii="Times New Roman" w:hAnsi="Times New Roman" w:cs="Times New Roman"/>
          <w:sz w:val="24"/>
          <w:szCs w:val="24"/>
        </w:rPr>
        <w:t>recovered in</w:t>
      </w:r>
      <w:r w:rsidR="00664370">
        <w:rPr>
          <w:rFonts w:ascii="Times New Roman" w:hAnsi="Times New Roman" w:cs="Times New Roman"/>
          <w:sz w:val="24"/>
          <w:szCs w:val="24"/>
        </w:rPr>
        <w:t xml:space="preserve"> the</w:t>
      </w:r>
      <w:r w:rsidR="001556AF">
        <w:rPr>
          <w:rFonts w:ascii="Times New Roman" w:hAnsi="Times New Roman" w:cs="Times New Roman"/>
          <w:sz w:val="24"/>
          <w:szCs w:val="24"/>
        </w:rPr>
        <w:t xml:space="preserve"> underlying </w:t>
      </w:r>
      <w:r w:rsidR="00EC2CA2">
        <w:rPr>
          <w:rFonts w:ascii="Times New Roman" w:hAnsi="Times New Roman" w:cs="Times New Roman"/>
          <w:sz w:val="24"/>
          <w:szCs w:val="24"/>
        </w:rPr>
        <w:t xml:space="preserve">locus </w:t>
      </w:r>
      <w:r w:rsidR="00A2666E">
        <w:rPr>
          <w:rFonts w:ascii="Times New Roman" w:hAnsi="Times New Roman" w:cs="Times New Roman"/>
          <w:sz w:val="24"/>
          <w:szCs w:val="24"/>
        </w:rPr>
        <w:t>trees.</w:t>
      </w:r>
      <w:r w:rsidR="001556AF">
        <w:rPr>
          <w:rFonts w:ascii="Times New Roman" w:hAnsi="Times New Roman" w:cs="Times New Roman"/>
          <w:sz w:val="24"/>
          <w:szCs w:val="24"/>
        </w:rPr>
        <w:t xml:space="preserve"> </w:t>
      </w:r>
      <w:r w:rsidR="00C3676A">
        <w:rPr>
          <w:rFonts w:ascii="Times New Roman" w:hAnsi="Times New Roman" w:cs="Times New Roman"/>
          <w:sz w:val="24"/>
          <w:szCs w:val="24"/>
        </w:rPr>
        <w:t xml:space="preserve">Whereas </w:t>
      </w:r>
      <w:r w:rsidR="006D673E">
        <w:rPr>
          <w:rFonts w:ascii="Times New Roman" w:hAnsi="Times New Roman" w:cs="Times New Roman"/>
          <w:sz w:val="24"/>
          <w:szCs w:val="24"/>
        </w:rPr>
        <w:t xml:space="preserve">these </w:t>
      </w:r>
      <w:r w:rsidR="00A2666E">
        <w:rPr>
          <w:rFonts w:ascii="Times New Roman" w:hAnsi="Times New Roman" w:cs="Times New Roman"/>
          <w:sz w:val="24"/>
          <w:szCs w:val="24"/>
        </w:rPr>
        <w:t xml:space="preserve">examples </w:t>
      </w:r>
      <w:r w:rsidR="006D673E">
        <w:rPr>
          <w:rFonts w:ascii="Times New Roman" w:hAnsi="Times New Roman" w:cs="Times New Roman"/>
          <w:sz w:val="24"/>
          <w:szCs w:val="24"/>
        </w:rPr>
        <w:t xml:space="preserve">highlight the prevalence of </w:t>
      </w:r>
      <w:r w:rsidR="00D303CB">
        <w:rPr>
          <w:rFonts w:ascii="Times New Roman" w:hAnsi="Times New Roman" w:cs="Times New Roman"/>
          <w:sz w:val="24"/>
          <w:szCs w:val="24"/>
        </w:rPr>
        <w:t xml:space="preserve">phylogenetic </w:t>
      </w:r>
      <w:r w:rsidR="006D673E">
        <w:rPr>
          <w:rFonts w:ascii="Times New Roman" w:hAnsi="Times New Roman" w:cs="Times New Roman"/>
          <w:sz w:val="24"/>
          <w:szCs w:val="24"/>
        </w:rPr>
        <w:t>discordance</w:t>
      </w:r>
      <w:r w:rsidR="00A2666E">
        <w:rPr>
          <w:rFonts w:ascii="Times New Roman" w:hAnsi="Times New Roman" w:cs="Times New Roman"/>
          <w:sz w:val="24"/>
          <w:szCs w:val="24"/>
        </w:rPr>
        <w:t xml:space="preserve"> across the tree of life, </w:t>
      </w:r>
      <w:r w:rsidR="00FC63C4">
        <w:rPr>
          <w:rFonts w:ascii="Times New Roman" w:hAnsi="Times New Roman" w:cs="Times New Roman"/>
          <w:sz w:val="24"/>
          <w:szCs w:val="24"/>
        </w:rPr>
        <w:t xml:space="preserve">we still lack a clear understanding of </w:t>
      </w:r>
      <w:r w:rsidR="00E9567D">
        <w:rPr>
          <w:rFonts w:ascii="Times New Roman" w:hAnsi="Times New Roman" w:cs="Times New Roman"/>
          <w:sz w:val="24"/>
          <w:szCs w:val="24"/>
        </w:rPr>
        <w:t xml:space="preserve">how </w:t>
      </w:r>
      <w:r w:rsidR="00C3676A">
        <w:rPr>
          <w:rFonts w:ascii="Times New Roman" w:hAnsi="Times New Roman" w:cs="Times New Roman"/>
          <w:sz w:val="24"/>
          <w:szCs w:val="24"/>
        </w:rPr>
        <w:t xml:space="preserve">phylogenetic patterns are shaped by </w:t>
      </w:r>
      <w:r w:rsidR="007942FB">
        <w:rPr>
          <w:rFonts w:ascii="Times New Roman" w:hAnsi="Times New Roman" w:cs="Times New Roman"/>
          <w:sz w:val="24"/>
          <w:szCs w:val="24"/>
        </w:rPr>
        <w:t xml:space="preserve">the details of </w:t>
      </w:r>
      <w:r w:rsidR="00E9567D">
        <w:rPr>
          <w:rFonts w:ascii="Times New Roman" w:hAnsi="Times New Roman" w:cs="Times New Roman"/>
          <w:sz w:val="24"/>
          <w:szCs w:val="24"/>
        </w:rPr>
        <w:t xml:space="preserve">genome biology </w:t>
      </w:r>
      <w:r w:rsidR="00FC63C4">
        <w:rPr>
          <w:rFonts w:ascii="Times New Roman" w:hAnsi="Times New Roman" w:cs="Times New Roman"/>
          <w:sz w:val="24"/>
          <w:szCs w:val="24"/>
        </w:rPr>
        <w:t xml:space="preserve">or </w:t>
      </w:r>
      <w:r w:rsidR="00C3676A">
        <w:rPr>
          <w:rFonts w:ascii="Times New Roman" w:hAnsi="Times New Roman" w:cs="Times New Roman"/>
          <w:sz w:val="24"/>
          <w:szCs w:val="24"/>
        </w:rPr>
        <w:t xml:space="preserve">the extent to which discordance may compromise </w:t>
      </w:r>
      <w:r w:rsidR="002E215E">
        <w:rPr>
          <w:rFonts w:ascii="Times New Roman" w:hAnsi="Times New Roman" w:cs="Times New Roman"/>
          <w:sz w:val="24"/>
          <w:szCs w:val="24"/>
        </w:rPr>
        <w:t>inference</w:t>
      </w:r>
      <w:r w:rsidR="00C3676A">
        <w:rPr>
          <w:rFonts w:ascii="Times New Roman" w:hAnsi="Times New Roman" w:cs="Times New Roman"/>
          <w:sz w:val="24"/>
          <w:szCs w:val="24"/>
        </w:rPr>
        <w:t>s</w:t>
      </w:r>
      <w:r w:rsidR="00A2666E">
        <w:rPr>
          <w:rFonts w:ascii="Times New Roman" w:hAnsi="Times New Roman" w:cs="Times New Roman"/>
          <w:sz w:val="24"/>
          <w:szCs w:val="24"/>
        </w:rPr>
        <w:t xml:space="preserve"> </w:t>
      </w:r>
      <w:r w:rsidR="00FC63C4">
        <w:rPr>
          <w:rFonts w:ascii="Times New Roman" w:hAnsi="Times New Roman" w:cs="Times New Roman"/>
          <w:sz w:val="24"/>
          <w:szCs w:val="24"/>
        </w:rPr>
        <w:t xml:space="preserve">from </w:t>
      </w:r>
      <w:r w:rsidR="00D303CB">
        <w:rPr>
          <w:rFonts w:ascii="Times New Roman" w:hAnsi="Times New Roman" w:cs="Times New Roman"/>
          <w:sz w:val="24"/>
          <w:szCs w:val="24"/>
        </w:rPr>
        <w:t>comparative studies that assume a singular species history</w:t>
      </w:r>
      <w:r w:rsidR="00A06EDD">
        <w:rPr>
          <w:rFonts w:ascii="Times New Roman" w:hAnsi="Times New Roman" w:cs="Times New Roman"/>
          <w:sz w:val="24"/>
          <w:szCs w:val="24"/>
        </w:rPr>
        <w:t>.</w:t>
      </w:r>
    </w:p>
    <w:p w14:paraId="3993D006" w14:textId="2CA6CE70" w:rsidR="00A06ED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340D8F">
        <w:rPr>
          <w:rFonts w:ascii="Times New Roman" w:hAnsi="Times New Roman" w:cs="Times New Roman"/>
          <w:sz w:val="24"/>
          <w:szCs w:val="24"/>
        </w:rPr>
        <w:t>In</w:t>
      </w:r>
      <w:r w:rsidR="00A06EDD">
        <w:rPr>
          <w:rFonts w:ascii="Times New Roman" w:hAnsi="Times New Roman" w:cs="Times New Roman"/>
          <w:sz w:val="24"/>
          <w:szCs w:val="24"/>
        </w:rPr>
        <w:t xml:space="preserve"> practic</w:t>
      </w:r>
      <w:r w:rsidR="00340D8F">
        <w:rPr>
          <w:rFonts w:ascii="Times New Roman" w:hAnsi="Times New Roman" w:cs="Times New Roman"/>
          <w:sz w:val="24"/>
          <w:szCs w:val="24"/>
        </w:rPr>
        <w:t>e</w:t>
      </w:r>
      <w:r w:rsidR="00A06EDD">
        <w:rPr>
          <w:rFonts w:ascii="Times New Roman" w:hAnsi="Times New Roman" w:cs="Times New Roman"/>
          <w:sz w:val="24"/>
          <w:szCs w:val="24"/>
        </w:rPr>
        <w:t xml:space="preserve">, failure to acknowledge and account for phylogenetic discordance </w:t>
      </w:r>
      <w:r w:rsidR="00036428">
        <w:rPr>
          <w:rFonts w:ascii="Times New Roman" w:hAnsi="Times New Roman" w:cs="Times New Roman"/>
          <w:sz w:val="24"/>
          <w:szCs w:val="24"/>
        </w:rPr>
        <w:t>could</w:t>
      </w:r>
      <w:r w:rsidR="00A06EDD">
        <w:rPr>
          <w:rFonts w:ascii="Times New Roman" w:hAnsi="Times New Roman" w:cs="Times New Roman"/>
          <w:sz w:val="24"/>
          <w:szCs w:val="24"/>
        </w:rPr>
        <w:t xml:space="preserve"> </w:t>
      </w:r>
      <w:r w:rsidR="000439E4">
        <w:rPr>
          <w:rFonts w:ascii="Times New Roman" w:hAnsi="Times New Roman" w:cs="Times New Roman"/>
          <w:sz w:val="24"/>
          <w:szCs w:val="24"/>
        </w:rPr>
        <w:t xml:space="preserve">severely affect </w:t>
      </w:r>
      <w:r w:rsidR="00A06EDD">
        <w:rPr>
          <w:rFonts w:ascii="Times New Roman" w:hAnsi="Times New Roman" w:cs="Times New Roman"/>
          <w:sz w:val="24"/>
          <w:szCs w:val="24"/>
        </w:rPr>
        <w:t xml:space="preserve">biological inference. </w:t>
      </w:r>
      <w:r w:rsidR="006515CF">
        <w:rPr>
          <w:rFonts w:ascii="Times New Roman" w:hAnsi="Times New Roman" w:cs="Times New Roman"/>
          <w:sz w:val="24"/>
          <w:szCs w:val="24"/>
        </w:rPr>
        <w:t>A</w:t>
      </w:r>
      <w:r w:rsidR="00A06EDD">
        <w:rPr>
          <w:rFonts w:ascii="Times New Roman" w:hAnsi="Times New Roman" w:cs="Times New Roman"/>
          <w:sz w:val="24"/>
          <w:szCs w:val="24"/>
        </w:rPr>
        <w:t xml:space="preserve">nalyses of molecular evolution are </w:t>
      </w:r>
      <w:r w:rsidR="006515CF">
        <w:rPr>
          <w:rFonts w:ascii="Times New Roman" w:hAnsi="Times New Roman" w:cs="Times New Roman"/>
          <w:sz w:val="24"/>
          <w:szCs w:val="24"/>
        </w:rPr>
        <w:t xml:space="preserve">usually </w:t>
      </w:r>
      <w:r w:rsidR="00A06EDD">
        <w:rPr>
          <w:rFonts w:ascii="Times New Roman" w:hAnsi="Times New Roman" w:cs="Times New Roman"/>
          <w:sz w:val="24"/>
          <w:szCs w:val="24"/>
        </w:rPr>
        <w:t xml:space="preserve">performed on a gene-by-gene basis </w: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06EDD">
        <w:rPr>
          <w:rFonts w:ascii="Times New Roman" w:hAnsi="Times New Roman" w:cs="Times New Roman"/>
          <w:sz w:val="24"/>
          <w:szCs w:val="24"/>
        </w:rPr>
      </w:r>
      <w:r w:rsidR="00A06EDD">
        <w:rPr>
          <w:rFonts w:ascii="Times New Roman" w:hAnsi="Times New Roman" w:cs="Times New Roman"/>
          <w:sz w:val="24"/>
          <w:szCs w:val="24"/>
        </w:rPr>
        <w:fldChar w:fldCharType="separate"/>
      </w:r>
      <w:r w:rsidR="001B6D59">
        <w:rPr>
          <w:rFonts w:ascii="Times New Roman" w:hAnsi="Times New Roman" w:cs="Times New Roman"/>
          <w:noProof/>
          <w:sz w:val="24"/>
          <w:szCs w:val="24"/>
        </w:rPr>
        <w:t>(Pond, et al. 2005; Yang 2007; Hu, et al. 2019; Kowalczyk, et al. 2019)</w:t>
      </w:r>
      <w:r w:rsidR="00A06EDD">
        <w:rPr>
          <w:rFonts w:ascii="Times New Roman" w:hAnsi="Times New Roman" w:cs="Times New Roman"/>
          <w:sz w:val="24"/>
          <w:szCs w:val="24"/>
        </w:rPr>
        <w:fldChar w:fldCharType="end"/>
      </w:r>
      <w:r w:rsidR="00A06EDD">
        <w:rPr>
          <w:rFonts w:ascii="Times New Roman" w:hAnsi="Times New Roman" w:cs="Times New Roman"/>
          <w:sz w:val="24"/>
          <w:szCs w:val="24"/>
        </w:rPr>
        <w:t xml:space="preserve">, but it is still common practice to assume a single </w:t>
      </w:r>
      <w:r w:rsidR="00036428">
        <w:rPr>
          <w:rFonts w:ascii="Times New Roman" w:hAnsi="Times New Roman" w:cs="Times New Roman"/>
          <w:sz w:val="24"/>
          <w:szCs w:val="24"/>
        </w:rPr>
        <w:t xml:space="preserve">genome-wide </w:t>
      </w:r>
      <w:r w:rsidR="00A06EDD">
        <w:rPr>
          <w:rFonts w:ascii="Times New Roman" w:hAnsi="Times New Roman" w:cs="Times New Roman"/>
          <w:sz w:val="24"/>
          <w:szCs w:val="24"/>
        </w:rPr>
        <w:t>species tree</w:t>
      </w:r>
      <w:r w:rsidR="00E43363">
        <w:rPr>
          <w:rFonts w:ascii="Times New Roman" w:hAnsi="Times New Roman" w:cs="Times New Roman"/>
          <w:sz w:val="24"/>
          <w:szCs w:val="24"/>
        </w:rPr>
        <w:t xml:space="preserve"> for each locus</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F</w:t>
      </w:r>
      <w:r w:rsidR="00A06EDD">
        <w:rPr>
          <w:rFonts w:ascii="Times New Roman" w:hAnsi="Times New Roman" w:cs="Times New Roman"/>
          <w:sz w:val="24"/>
          <w:szCs w:val="24"/>
        </w:rPr>
        <w:t>or gene-based analyses</w:t>
      </w:r>
      <w:r w:rsidR="006515CF">
        <w:rPr>
          <w:rFonts w:ascii="Times New Roman" w:hAnsi="Times New Roman" w:cs="Times New Roman"/>
          <w:sz w:val="24"/>
          <w:szCs w:val="24"/>
        </w:rPr>
        <w:t>,</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 xml:space="preserve">using the </w:t>
      </w:r>
      <w:r w:rsidR="00A06EDD">
        <w:rPr>
          <w:rFonts w:ascii="Times New Roman" w:hAnsi="Times New Roman" w:cs="Times New Roman"/>
          <w:sz w:val="24"/>
          <w:szCs w:val="24"/>
        </w:rPr>
        <w:t xml:space="preserve">wrong tree </w:t>
      </w:r>
      <w:r w:rsidR="006515CF">
        <w:rPr>
          <w:rFonts w:ascii="Times New Roman" w:hAnsi="Times New Roman" w:cs="Times New Roman"/>
          <w:sz w:val="24"/>
          <w:szCs w:val="24"/>
        </w:rPr>
        <w:t xml:space="preserve">may </w:t>
      </w:r>
      <w:del w:id="8" w:author="Thomas, Gregg" w:date="2024-06-11T14:33:00Z" w16du:dateUtc="2024-06-11T18:33:00Z">
        <w:r w:rsidR="006515CF" w:rsidDel="00E60B2F">
          <w:rPr>
            <w:rFonts w:ascii="Times New Roman" w:hAnsi="Times New Roman" w:cs="Times New Roman"/>
            <w:sz w:val="24"/>
            <w:szCs w:val="24"/>
          </w:rPr>
          <w:delText xml:space="preserve">compromise </w:delText>
        </w:r>
      </w:del>
      <w:ins w:id="9" w:author="Thomas, Gregg" w:date="2024-06-11T14:33:00Z" w16du:dateUtc="2024-06-11T18:33:00Z">
        <w:r w:rsidR="00E60B2F">
          <w:rPr>
            <w:rFonts w:ascii="Times New Roman" w:hAnsi="Times New Roman" w:cs="Times New Roman"/>
            <w:sz w:val="24"/>
            <w:szCs w:val="24"/>
          </w:rPr>
          <w:t xml:space="preserve">cause erroneous </w:t>
        </w:r>
      </w:ins>
      <w:r w:rsidR="006515CF">
        <w:rPr>
          <w:rFonts w:ascii="Times New Roman" w:hAnsi="Times New Roman" w:cs="Times New Roman"/>
          <w:sz w:val="24"/>
          <w:szCs w:val="24"/>
        </w:rPr>
        <w:t>inference</w:t>
      </w:r>
      <w:r w:rsidR="00036428">
        <w:rPr>
          <w:rFonts w:ascii="Times New Roman" w:hAnsi="Times New Roman" w:cs="Times New Roman"/>
          <w:sz w:val="24"/>
          <w:szCs w:val="24"/>
        </w:rPr>
        <w:t>s</w:t>
      </w:r>
      <w:r w:rsidR="006515CF">
        <w:rPr>
          <w:rFonts w:ascii="Times New Roman" w:hAnsi="Times New Roman" w:cs="Times New Roman"/>
          <w:sz w:val="24"/>
          <w:szCs w:val="24"/>
        </w:rPr>
        <w:t xml:space="preserve"> of positive</w:t>
      </w:r>
      <w:r w:rsidR="00036428">
        <w:rPr>
          <w:rFonts w:ascii="Times New Roman" w:hAnsi="Times New Roman" w:cs="Times New Roman"/>
          <w:sz w:val="24"/>
          <w:szCs w:val="24"/>
        </w:rPr>
        <w:t xml:space="preserve"> directional</w:t>
      </w:r>
      <w:r w:rsidR="006515CF">
        <w:rPr>
          <w:rFonts w:ascii="Times New Roman" w:hAnsi="Times New Roman" w:cs="Times New Roman"/>
          <w:sz w:val="24"/>
          <w:szCs w:val="24"/>
        </w:rPr>
        <w:t xml:space="preserve"> selection</w:t>
      </w:r>
      <w:r w:rsidR="00036428">
        <w:rPr>
          <w:rFonts w:ascii="Times New Roman" w:hAnsi="Times New Roman" w:cs="Times New Roman"/>
          <w:sz w:val="24"/>
          <w:szCs w:val="24"/>
        </w:rPr>
        <w:t>,</w:t>
      </w:r>
      <w:r w:rsidR="006515CF">
        <w:rPr>
          <w:rFonts w:ascii="Times New Roman" w:hAnsi="Times New Roman" w:cs="Times New Roman"/>
          <w:sz w:val="24"/>
          <w:szCs w:val="24"/>
        </w:rPr>
        <w:t xml:space="preserve"> </w:t>
      </w:r>
      <w:r w:rsidR="00A06EDD">
        <w:rPr>
          <w:rFonts w:ascii="Times New Roman" w:hAnsi="Times New Roman" w:cs="Times New Roman"/>
          <w:sz w:val="24"/>
          <w:szCs w:val="24"/>
        </w:rPr>
        <w:t>convergent evolution</w:t>
      </w:r>
      <w:r w:rsidR="00036428">
        <w:rPr>
          <w:rFonts w:ascii="Times New Roman" w:hAnsi="Times New Roman" w:cs="Times New Roman"/>
          <w:sz w:val="24"/>
          <w:szCs w:val="24"/>
        </w:rPr>
        <w:t xml:space="preserve">, </w:t>
      </w:r>
      <w:r w:rsidR="007942FB">
        <w:rPr>
          <w:rFonts w:ascii="Times New Roman" w:hAnsi="Times New Roman" w:cs="Times New Roman"/>
          <w:sz w:val="24"/>
          <w:szCs w:val="24"/>
        </w:rPr>
        <w:t xml:space="preserve">and </w:t>
      </w:r>
      <w:r w:rsidR="00036428">
        <w:rPr>
          <w:rFonts w:ascii="Times New Roman" w:hAnsi="Times New Roman" w:cs="Times New Roman"/>
          <w:sz w:val="24"/>
          <w:szCs w:val="24"/>
        </w:rPr>
        <w:t>genome-wide inferences</w:t>
      </w:r>
      <w:r w:rsidR="006515CF">
        <w:rPr>
          <w:rFonts w:ascii="Times New Roman" w:hAnsi="Times New Roman" w:cs="Times New Roman"/>
          <w:sz w:val="24"/>
          <w:szCs w:val="24"/>
        </w:rPr>
        <w:t xml:space="preserve"> </w:t>
      </w:r>
      <w:r w:rsidR="00036428">
        <w:rPr>
          <w:rFonts w:ascii="Times New Roman" w:hAnsi="Times New Roman" w:cs="Times New Roman"/>
          <w:sz w:val="24"/>
          <w:szCs w:val="24"/>
        </w:rPr>
        <w:t xml:space="preserve">of correlated </w:t>
      </w:r>
      <w:r w:rsidR="006515CF">
        <w:rPr>
          <w:rFonts w:ascii="Times New Roman" w:hAnsi="Times New Roman" w:cs="Times New Roman"/>
          <w:sz w:val="24"/>
          <w:szCs w:val="24"/>
        </w:rPr>
        <w:t>rate variation</w:t>
      </w:r>
      <w:r w:rsidR="000041F7">
        <w:rPr>
          <w:rFonts w:ascii="Times New Roman" w:hAnsi="Times New Roman" w:cs="Times New Roman"/>
          <w:sz w:val="24"/>
          <w:szCs w:val="24"/>
        </w:rPr>
        <w:t xml:space="preserve"> </w: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et al. 2016)</w:t>
      </w:r>
      <w:r w:rsidR="000041F7">
        <w:rPr>
          <w:rFonts w:ascii="Times New Roman" w:hAnsi="Times New Roman" w:cs="Times New Roman"/>
          <w:sz w:val="24"/>
          <w:szCs w:val="24"/>
        </w:rPr>
        <w:fldChar w:fldCharType="end"/>
      </w:r>
      <w:r w:rsidR="00036428">
        <w:rPr>
          <w:rFonts w:ascii="Times New Roman" w:hAnsi="Times New Roman" w:cs="Times New Roman"/>
          <w:sz w:val="24"/>
          <w:szCs w:val="24"/>
        </w:rPr>
        <w:t xml:space="preserve">. </w:t>
      </w:r>
      <w:r w:rsidR="000041F7">
        <w:rPr>
          <w:rFonts w:ascii="Times New Roman" w:hAnsi="Times New Roman" w:cs="Times New Roman"/>
          <w:sz w:val="24"/>
          <w:szCs w:val="24"/>
        </w:rPr>
        <w:t xml:space="preserve">Phylogenetic discordance can also affect how continuous traits are reconstructed across phylogenies, as the genes that underly these traits may not follow the species history </w:t>
      </w:r>
      <w:r w:rsidR="000041F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0041F7">
        <w:rPr>
          <w:rFonts w:ascii="Times New Roman" w:hAnsi="Times New Roman" w:cs="Times New Roman"/>
          <w:sz w:val="24"/>
          <w:szCs w:val="24"/>
        </w:rPr>
        <w:fldChar w:fldCharType="end"/>
      </w:r>
      <w:r w:rsidR="003F3D92">
        <w:rPr>
          <w:rFonts w:ascii="Times New Roman" w:hAnsi="Times New Roman" w:cs="Times New Roman"/>
          <w:sz w:val="24"/>
          <w:szCs w:val="24"/>
        </w:rPr>
        <w:t xml:space="preserve">. </w:t>
      </w:r>
      <w:r w:rsidR="00EC1504">
        <w:rPr>
          <w:rFonts w:ascii="Times New Roman" w:hAnsi="Times New Roman" w:cs="Times New Roman"/>
          <w:sz w:val="24"/>
          <w:szCs w:val="24"/>
        </w:rPr>
        <w:t xml:space="preserve">In these instances, phylogenetic discordance </w:t>
      </w:r>
      <w:r w:rsidR="007942FB">
        <w:rPr>
          <w:rFonts w:ascii="Times New Roman" w:hAnsi="Times New Roman" w:cs="Times New Roman"/>
          <w:sz w:val="24"/>
          <w:szCs w:val="24"/>
        </w:rPr>
        <w:t xml:space="preserve">may </w:t>
      </w:r>
      <w:r w:rsidR="00EC1504">
        <w:rPr>
          <w:rFonts w:ascii="Times New Roman" w:hAnsi="Times New Roman" w:cs="Times New Roman"/>
          <w:sz w:val="24"/>
          <w:szCs w:val="24"/>
        </w:rPr>
        <w:t xml:space="preserve">need to be </w:t>
      </w:r>
      <w:r w:rsidR="0043070A">
        <w:rPr>
          <w:rFonts w:ascii="Times New Roman" w:hAnsi="Times New Roman" w:cs="Times New Roman"/>
          <w:sz w:val="24"/>
          <w:szCs w:val="24"/>
        </w:rPr>
        <w:t xml:space="preserve">characterized </w:t>
      </w:r>
      <w:r w:rsidR="00EC1504">
        <w:rPr>
          <w:rFonts w:ascii="Times New Roman" w:hAnsi="Times New Roman" w:cs="Times New Roman"/>
          <w:sz w:val="24"/>
          <w:szCs w:val="24"/>
        </w:rPr>
        <w:t xml:space="preserve">and incorporated into the experimental </w:t>
      </w:r>
      <w:r w:rsidR="006B5F13">
        <w:rPr>
          <w:rFonts w:ascii="Times New Roman" w:hAnsi="Times New Roman" w:cs="Times New Roman"/>
          <w:sz w:val="24"/>
          <w:szCs w:val="24"/>
        </w:rPr>
        <w:t xml:space="preserve">and analytical </w:t>
      </w:r>
      <w:r w:rsidR="00EC1504">
        <w:rPr>
          <w:rFonts w:ascii="Times New Roman" w:hAnsi="Times New Roman" w:cs="Times New Roman"/>
          <w:sz w:val="24"/>
          <w:szCs w:val="24"/>
        </w:rPr>
        <w:t>design</w:t>
      </w:r>
      <w:r w:rsidR="006B5F13">
        <w:rPr>
          <w:rFonts w:ascii="Times New Roman" w:hAnsi="Times New Roman" w:cs="Times New Roman"/>
          <w:sz w:val="24"/>
          <w:szCs w:val="24"/>
        </w:rPr>
        <w:t xml:space="preserve">. </w:t>
      </w:r>
      <w:r w:rsidR="003F3D92">
        <w:rPr>
          <w:rFonts w:ascii="Times New Roman" w:hAnsi="Times New Roman" w:cs="Times New Roman"/>
          <w:sz w:val="24"/>
          <w:szCs w:val="24"/>
        </w:rPr>
        <w:t>Alternatively, if a researcher</w:t>
      </w:r>
      <w:r w:rsidR="00EC1504">
        <w:rPr>
          <w:rFonts w:ascii="Times New Roman" w:hAnsi="Times New Roman" w:cs="Times New Roman"/>
          <w:sz w:val="24"/>
          <w:szCs w:val="24"/>
        </w:rPr>
        <w:t>’</w:t>
      </w:r>
      <w:r w:rsidR="003F3D92">
        <w:rPr>
          <w:rFonts w:ascii="Times New Roman" w:hAnsi="Times New Roman" w:cs="Times New Roman"/>
          <w:sz w:val="24"/>
          <w:szCs w:val="24"/>
        </w:rPr>
        <w:t xml:space="preserve">s primary questions are focused on </w:t>
      </w:r>
      <w:r w:rsidR="00EC1504">
        <w:rPr>
          <w:rFonts w:ascii="Times New Roman" w:hAnsi="Times New Roman" w:cs="Times New Roman"/>
          <w:sz w:val="24"/>
          <w:szCs w:val="24"/>
        </w:rPr>
        <w:t>reconstructing</w:t>
      </w:r>
      <w:r w:rsidR="00EF1638">
        <w:rPr>
          <w:rFonts w:ascii="Times New Roman" w:hAnsi="Times New Roman" w:cs="Times New Roman"/>
          <w:sz w:val="24"/>
          <w:szCs w:val="24"/>
        </w:rPr>
        <w:t xml:space="preserve"> the</w:t>
      </w:r>
      <w:r w:rsidR="00EC1504">
        <w:rPr>
          <w:rFonts w:ascii="Times New Roman" w:hAnsi="Times New Roman" w:cs="Times New Roman"/>
          <w:sz w:val="24"/>
          <w:szCs w:val="24"/>
        </w:rPr>
        <w:t xml:space="preserve"> </w:t>
      </w:r>
      <w:r w:rsidR="003F3D92">
        <w:rPr>
          <w:rFonts w:ascii="Times New Roman" w:hAnsi="Times New Roman" w:cs="Times New Roman"/>
          <w:sz w:val="24"/>
          <w:szCs w:val="24"/>
        </w:rPr>
        <w:t xml:space="preserve">evolutionary history of </w:t>
      </w:r>
      <w:r w:rsidR="00E8757C">
        <w:rPr>
          <w:rFonts w:ascii="Times New Roman" w:hAnsi="Times New Roman" w:cs="Times New Roman"/>
          <w:sz w:val="24"/>
          <w:szCs w:val="24"/>
        </w:rPr>
        <w:t>speci</w:t>
      </w:r>
      <w:r w:rsidR="00EF1638">
        <w:rPr>
          <w:rFonts w:ascii="Times New Roman" w:hAnsi="Times New Roman" w:cs="Times New Roman"/>
          <w:sz w:val="24"/>
          <w:szCs w:val="24"/>
        </w:rPr>
        <w:t>ation (</w:t>
      </w:r>
      <w:r w:rsidR="00EF1638" w:rsidRPr="00E46077">
        <w:rPr>
          <w:rFonts w:ascii="Times New Roman" w:hAnsi="Times New Roman" w:cs="Times New Roman"/>
          <w:i/>
          <w:iCs/>
          <w:sz w:val="24"/>
          <w:szCs w:val="24"/>
        </w:rPr>
        <w:t>i.e.</w:t>
      </w:r>
      <w:r w:rsidR="006B5F13">
        <w:rPr>
          <w:rFonts w:ascii="Times New Roman" w:hAnsi="Times New Roman" w:cs="Times New Roman"/>
          <w:sz w:val="24"/>
          <w:szCs w:val="24"/>
        </w:rPr>
        <w:t>,</w:t>
      </w:r>
      <w:r w:rsidR="00EF1638">
        <w:rPr>
          <w:rFonts w:ascii="Times New Roman" w:hAnsi="Times New Roman" w:cs="Times New Roman"/>
          <w:sz w:val="24"/>
          <w:szCs w:val="24"/>
        </w:rPr>
        <w:t xml:space="preserve"> the species tree)</w:t>
      </w:r>
      <w:r w:rsidR="00E8757C">
        <w:rPr>
          <w:rFonts w:ascii="Times New Roman" w:hAnsi="Times New Roman" w:cs="Times New Roman"/>
          <w:sz w:val="24"/>
          <w:szCs w:val="24"/>
        </w:rPr>
        <w:t>,</w:t>
      </w:r>
      <w:r w:rsidR="003F3D92">
        <w:rPr>
          <w:rFonts w:ascii="Times New Roman" w:hAnsi="Times New Roman" w:cs="Times New Roman"/>
          <w:sz w:val="24"/>
          <w:szCs w:val="24"/>
        </w:rPr>
        <w:t xml:space="preserve"> then</w:t>
      </w:r>
      <w:r w:rsidR="00EC1504">
        <w:rPr>
          <w:rFonts w:ascii="Times New Roman" w:hAnsi="Times New Roman" w:cs="Times New Roman"/>
          <w:sz w:val="24"/>
          <w:szCs w:val="24"/>
        </w:rPr>
        <w:t xml:space="preserve"> phylogenetic discordance </w:t>
      </w:r>
      <w:r w:rsidR="007942FB">
        <w:rPr>
          <w:rFonts w:ascii="Times New Roman" w:hAnsi="Times New Roman" w:cs="Times New Roman"/>
          <w:sz w:val="24"/>
          <w:szCs w:val="24"/>
        </w:rPr>
        <w:t>may</w:t>
      </w:r>
      <w:r w:rsidR="00E9567D">
        <w:rPr>
          <w:rFonts w:ascii="Times New Roman" w:hAnsi="Times New Roman" w:cs="Times New Roman"/>
          <w:sz w:val="24"/>
          <w:szCs w:val="24"/>
        </w:rPr>
        <w:t xml:space="preserve"> </w:t>
      </w:r>
      <w:r w:rsidR="007942FB">
        <w:rPr>
          <w:rFonts w:ascii="Times New Roman" w:hAnsi="Times New Roman" w:cs="Times New Roman"/>
          <w:sz w:val="24"/>
          <w:szCs w:val="24"/>
        </w:rPr>
        <w:t>obscure</w:t>
      </w:r>
      <w:r w:rsidR="00D31A47">
        <w:rPr>
          <w:rFonts w:ascii="Times New Roman" w:hAnsi="Times New Roman" w:cs="Times New Roman"/>
          <w:sz w:val="24"/>
          <w:szCs w:val="24"/>
        </w:rPr>
        <w:t xml:space="preserve"> </w:t>
      </w:r>
      <w:r w:rsidR="00E9567D">
        <w:rPr>
          <w:rFonts w:ascii="Times New Roman" w:hAnsi="Times New Roman" w:cs="Times New Roman"/>
          <w:sz w:val="24"/>
          <w:szCs w:val="24"/>
        </w:rPr>
        <w:t xml:space="preserve">the true signal of </w:t>
      </w:r>
      <w:commentRangeStart w:id="10"/>
      <w:r w:rsidR="00E9567D">
        <w:rPr>
          <w:rFonts w:ascii="Times New Roman" w:hAnsi="Times New Roman" w:cs="Times New Roman"/>
          <w:sz w:val="24"/>
          <w:szCs w:val="24"/>
        </w:rPr>
        <w:t>speciation</w:t>
      </w:r>
      <w:r w:rsidR="00464824">
        <w:rPr>
          <w:rFonts w:ascii="Times New Roman" w:hAnsi="Times New Roman" w:cs="Times New Roman"/>
          <w:sz w:val="24"/>
          <w:szCs w:val="24"/>
        </w:rPr>
        <w:t xml:space="preserve"> </w: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64824">
        <w:rPr>
          <w:rFonts w:ascii="Times New Roman" w:hAnsi="Times New Roman" w:cs="Times New Roman"/>
          <w:sz w:val="24"/>
          <w:szCs w:val="24"/>
        </w:rPr>
      </w:r>
      <w:r w:rsidR="00464824">
        <w:rPr>
          <w:rFonts w:ascii="Times New Roman" w:hAnsi="Times New Roman" w:cs="Times New Roman"/>
          <w:sz w:val="24"/>
          <w:szCs w:val="24"/>
        </w:rPr>
        <w:fldChar w:fldCharType="separate"/>
      </w:r>
      <w:r w:rsidR="001B6D59">
        <w:rPr>
          <w:rFonts w:ascii="Times New Roman" w:hAnsi="Times New Roman" w:cs="Times New Roman"/>
          <w:noProof/>
          <w:sz w:val="24"/>
          <w:szCs w:val="24"/>
        </w:rPr>
        <w:t>(Fontaine, et al. 2015; Foley, et al. 2024)</w:t>
      </w:r>
      <w:r w:rsidR="00464824">
        <w:rPr>
          <w:rFonts w:ascii="Times New Roman" w:hAnsi="Times New Roman" w:cs="Times New Roman"/>
          <w:sz w:val="24"/>
          <w:szCs w:val="24"/>
        </w:rPr>
        <w:fldChar w:fldCharType="end"/>
      </w:r>
      <w:commentRangeEnd w:id="10"/>
      <w:r w:rsidR="00065343">
        <w:rPr>
          <w:rStyle w:val="CommentReference"/>
        </w:rPr>
        <w:commentReference w:id="10"/>
      </w:r>
      <w:r w:rsidR="003C0682">
        <w:rPr>
          <w:rFonts w:ascii="Times New Roman" w:hAnsi="Times New Roman" w:cs="Times New Roman"/>
          <w:sz w:val="24"/>
          <w:szCs w:val="24"/>
        </w:rPr>
        <w:t>. In this case,</w:t>
      </w:r>
      <w:r w:rsidR="00EC1504">
        <w:rPr>
          <w:rFonts w:ascii="Times New Roman" w:hAnsi="Times New Roman" w:cs="Times New Roman"/>
          <w:sz w:val="24"/>
          <w:szCs w:val="24"/>
        </w:rPr>
        <w:t xml:space="preserve"> </w:t>
      </w:r>
      <w:r w:rsidR="00E46077">
        <w:rPr>
          <w:rFonts w:ascii="Times New Roman" w:hAnsi="Times New Roman" w:cs="Times New Roman"/>
          <w:sz w:val="24"/>
          <w:szCs w:val="24"/>
        </w:rPr>
        <w:t>knowledge about patterns of discordance across genomes c</w:t>
      </w:r>
      <w:r w:rsidR="00030AC9">
        <w:rPr>
          <w:rFonts w:ascii="Times New Roman" w:hAnsi="Times New Roman" w:cs="Times New Roman"/>
          <w:sz w:val="24"/>
          <w:szCs w:val="24"/>
        </w:rPr>
        <w:t>ould</w:t>
      </w:r>
      <w:r w:rsidR="00E46077">
        <w:rPr>
          <w:rFonts w:ascii="Times New Roman" w:hAnsi="Times New Roman" w:cs="Times New Roman"/>
          <w:sz w:val="24"/>
          <w:szCs w:val="24"/>
        </w:rPr>
        <w:t xml:space="preserve"> inform decisions about locus selection, data filtering, and model parameters during species tree reconstruction.</w:t>
      </w:r>
      <w:r w:rsidR="00EC1504">
        <w:rPr>
          <w:rFonts w:ascii="Times New Roman" w:hAnsi="Times New Roman" w:cs="Times New Roman"/>
          <w:sz w:val="24"/>
          <w:szCs w:val="24"/>
        </w:rPr>
        <w:t xml:space="preserve"> </w:t>
      </w:r>
    </w:p>
    <w:p w14:paraId="2DB0ECE7" w14:textId="5599CB77" w:rsidR="005D3A4E" w:rsidRDefault="001C6851" w:rsidP="00F413E3">
      <w:pPr>
        <w:spacing w:after="0"/>
        <w:jc w:val="both"/>
        <w:rPr>
          <w:rFonts w:ascii="Times New Roman" w:hAnsi="Times New Roman" w:cs="Times New Roman"/>
          <w:sz w:val="24"/>
          <w:szCs w:val="24"/>
        </w:rPr>
      </w:pPr>
      <w:r>
        <w:rPr>
          <w:rFonts w:ascii="Times New Roman" w:hAnsi="Times New Roman" w:cs="Times New Roman"/>
          <w:sz w:val="24"/>
          <w:szCs w:val="24"/>
        </w:rPr>
        <w:tab/>
      </w:r>
      <w:r w:rsidR="00EC1504">
        <w:rPr>
          <w:rFonts w:ascii="Times New Roman" w:hAnsi="Times New Roman" w:cs="Times New Roman"/>
          <w:sz w:val="24"/>
          <w:szCs w:val="24"/>
        </w:rPr>
        <w:t>Given these considerations, a better understanding of</w:t>
      </w:r>
      <w:r w:rsidR="00EC1504" w:rsidRPr="00197A2B">
        <w:rPr>
          <w:rFonts w:ascii="Times New Roman" w:hAnsi="Times New Roman" w:cs="Times New Roman"/>
          <w:sz w:val="24"/>
          <w:szCs w:val="24"/>
        </w:rPr>
        <w:t xml:space="preserve"> the </w:t>
      </w:r>
      <w:r w:rsidR="00EC1504">
        <w:rPr>
          <w:rFonts w:ascii="Times New Roman" w:hAnsi="Times New Roman" w:cs="Times New Roman"/>
          <w:sz w:val="24"/>
          <w:szCs w:val="24"/>
        </w:rPr>
        <w:t>genomic</w:t>
      </w:r>
      <w:r w:rsidR="00EC1504" w:rsidRPr="00197A2B">
        <w:rPr>
          <w:rFonts w:ascii="Times New Roman" w:hAnsi="Times New Roman" w:cs="Times New Roman"/>
          <w:sz w:val="24"/>
          <w:szCs w:val="24"/>
        </w:rPr>
        <w:t xml:space="preserve"> context of phylogenetic discordance</w:t>
      </w:r>
      <w:r w:rsidR="00EC1504">
        <w:rPr>
          <w:rFonts w:ascii="Times New Roman" w:hAnsi="Times New Roman" w:cs="Times New Roman"/>
          <w:sz w:val="24"/>
          <w:szCs w:val="24"/>
        </w:rPr>
        <w:t xml:space="preserve"> is warranted. </w:t>
      </w:r>
      <w:r w:rsidR="000D23EF">
        <w:rPr>
          <w:rFonts w:ascii="Times New Roman" w:hAnsi="Times New Roman" w:cs="Times New Roman"/>
          <w:sz w:val="24"/>
          <w:szCs w:val="24"/>
        </w:rPr>
        <w:t xml:space="preserve">Although often conceptualized </w:t>
      </w:r>
      <w:r w:rsidR="007942FB">
        <w:rPr>
          <w:rFonts w:ascii="Times New Roman" w:hAnsi="Times New Roman" w:cs="Times New Roman"/>
          <w:sz w:val="24"/>
          <w:szCs w:val="24"/>
        </w:rPr>
        <w:t xml:space="preserve">primarily </w:t>
      </w:r>
      <w:r w:rsidR="000D23EF">
        <w:rPr>
          <w:rFonts w:ascii="Times New Roman" w:hAnsi="Times New Roman" w:cs="Times New Roman"/>
          <w:sz w:val="24"/>
          <w:szCs w:val="24"/>
        </w:rPr>
        <w:t>as a stochastic consequence of population history</w:t>
      </w:r>
      <w:r w:rsidR="007315E3">
        <w:rPr>
          <w:rFonts w:ascii="Times New Roman" w:hAnsi="Times New Roman" w:cs="Times New Roman"/>
          <w:sz w:val="24"/>
          <w:szCs w:val="24"/>
        </w:rPr>
        <w:t xml:space="preserve"> </w:t>
      </w:r>
      <w:r w:rsidR="007315E3">
        <w:rPr>
          <w:rFonts w:ascii="Times New Roman" w:hAnsi="Times New Roman" w:cs="Times New Roman"/>
          <w:sz w:val="24"/>
          <w:szCs w:val="24"/>
        </w:rPr>
        <w:fldChar w:fldCharType="begin"/>
      </w:r>
      <w:r w:rsidR="007315E3">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7315E3">
        <w:rPr>
          <w:rFonts w:ascii="Times New Roman" w:hAnsi="Times New Roman" w:cs="Times New Roman"/>
          <w:sz w:val="24"/>
          <w:szCs w:val="24"/>
        </w:rPr>
        <w:fldChar w:fldCharType="separate"/>
      </w:r>
      <w:r w:rsidR="007315E3">
        <w:rPr>
          <w:rFonts w:ascii="Times New Roman" w:hAnsi="Times New Roman" w:cs="Times New Roman"/>
          <w:noProof/>
          <w:sz w:val="24"/>
          <w:szCs w:val="24"/>
        </w:rPr>
        <w:t>(Maddison 1997)</w:t>
      </w:r>
      <w:r w:rsidR="007315E3">
        <w:rPr>
          <w:rFonts w:ascii="Times New Roman" w:hAnsi="Times New Roman" w:cs="Times New Roman"/>
          <w:sz w:val="24"/>
          <w:szCs w:val="24"/>
        </w:rPr>
        <w:fldChar w:fldCharType="end"/>
      </w:r>
      <w:r w:rsidR="000D23EF">
        <w:rPr>
          <w:rFonts w:ascii="Times New Roman" w:hAnsi="Times New Roman" w:cs="Times New Roman"/>
          <w:sz w:val="24"/>
          <w:szCs w:val="24"/>
        </w:rPr>
        <w:t xml:space="preserve">, patterns of phylogenetic discordance are likely to be </w:t>
      </w:r>
      <w:r w:rsidR="00027CF2">
        <w:rPr>
          <w:rFonts w:ascii="Times New Roman" w:hAnsi="Times New Roman" w:cs="Times New Roman"/>
          <w:sz w:val="24"/>
          <w:szCs w:val="24"/>
        </w:rPr>
        <w:t xml:space="preserve">non-random and </w:t>
      </w:r>
      <w:r w:rsidR="00B348B2">
        <w:rPr>
          <w:rFonts w:ascii="Times New Roman" w:hAnsi="Times New Roman" w:cs="Times New Roman"/>
          <w:sz w:val="24"/>
          <w:szCs w:val="24"/>
        </w:rPr>
        <w:t>dependent on localized patterns of genetic drift</w:t>
      </w:r>
      <w:r w:rsidR="00027CF2">
        <w:rPr>
          <w:rFonts w:ascii="Times New Roman" w:hAnsi="Times New Roman" w:cs="Times New Roman"/>
          <w:sz w:val="24"/>
          <w:szCs w:val="24"/>
        </w:rPr>
        <w:t>, natural selection,</w:t>
      </w:r>
      <w:r w:rsidR="0043720D">
        <w:rPr>
          <w:rFonts w:ascii="Times New Roman" w:hAnsi="Times New Roman" w:cs="Times New Roman"/>
          <w:sz w:val="24"/>
          <w:szCs w:val="24"/>
        </w:rPr>
        <w:t xml:space="preserve"> recombination,</w:t>
      </w:r>
      <w:r w:rsidR="00027CF2">
        <w:rPr>
          <w:rFonts w:ascii="Times New Roman" w:hAnsi="Times New Roman" w:cs="Times New Roman"/>
          <w:sz w:val="24"/>
          <w:szCs w:val="24"/>
        </w:rPr>
        <w:t xml:space="preserve"> </w:t>
      </w:r>
      <w:r w:rsidR="00131748">
        <w:rPr>
          <w:rFonts w:ascii="Times New Roman" w:hAnsi="Times New Roman" w:cs="Times New Roman"/>
          <w:sz w:val="24"/>
          <w:szCs w:val="24"/>
        </w:rPr>
        <w:t xml:space="preserve">and </w:t>
      </w:r>
      <w:r w:rsidR="00027CF2">
        <w:rPr>
          <w:rFonts w:ascii="Times New Roman" w:hAnsi="Times New Roman" w:cs="Times New Roman"/>
          <w:sz w:val="24"/>
          <w:szCs w:val="24"/>
        </w:rPr>
        <w:t>mutation</w:t>
      </w:r>
      <w:r w:rsidR="00131748">
        <w:rPr>
          <w:rFonts w:ascii="Times New Roman" w:hAnsi="Times New Roman" w:cs="Times New Roman"/>
          <w:sz w:val="24"/>
          <w:szCs w:val="24"/>
        </w:rPr>
        <w:t xml:space="preserve">. </w:t>
      </w:r>
      <w:r w:rsidR="00027CF2">
        <w:rPr>
          <w:rFonts w:ascii="Times New Roman" w:hAnsi="Times New Roman" w:cs="Times New Roman"/>
          <w:sz w:val="24"/>
          <w:szCs w:val="24"/>
        </w:rPr>
        <w:t xml:space="preserve">Discordance due to ILS </w:t>
      </w:r>
      <w:r w:rsidR="00B03EF4">
        <w:rPr>
          <w:rFonts w:ascii="Times New Roman" w:hAnsi="Times New Roman" w:cs="Times New Roman"/>
          <w:sz w:val="24"/>
          <w:szCs w:val="24"/>
        </w:rPr>
        <w:t xml:space="preserve">ultimately </w:t>
      </w:r>
      <w:r w:rsidR="00027CF2">
        <w:rPr>
          <w:rFonts w:ascii="Times New Roman" w:hAnsi="Times New Roman" w:cs="Times New Roman"/>
          <w:sz w:val="24"/>
          <w:szCs w:val="24"/>
        </w:rPr>
        <w:t>depends on effective population size</w:t>
      </w:r>
      <w:r w:rsidR="006C1351">
        <w:rPr>
          <w:rFonts w:ascii="Times New Roman" w:hAnsi="Times New Roman" w:cs="Times New Roman"/>
          <w:sz w:val="24"/>
          <w:szCs w:val="24"/>
        </w:rPr>
        <w:t>s across the</w:t>
      </w:r>
      <w:r w:rsidR="003E745C">
        <w:rPr>
          <w:rFonts w:ascii="Times New Roman" w:hAnsi="Times New Roman" w:cs="Times New Roman"/>
          <w:sz w:val="24"/>
          <w:szCs w:val="24"/>
        </w:rPr>
        <w:t xml:space="preserve"> </w:t>
      </w:r>
      <w:r w:rsidR="003E745C">
        <w:rPr>
          <w:rFonts w:ascii="Times New Roman" w:hAnsi="Times New Roman" w:cs="Times New Roman"/>
          <w:sz w:val="24"/>
          <w:szCs w:val="24"/>
        </w:rPr>
        <w:lastRenderedPageBreak/>
        <w:t>branches of the</w:t>
      </w:r>
      <w:r w:rsidR="006C1351">
        <w:rPr>
          <w:rFonts w:ascii="Times New Roman" w:hAnsi="Times New Roman" w:cs="Times New Roman"/>
          <w:sz w:val="24"/>
          <w:szCs w:val="24"/>
        </w:rPr>
        <w:t xml:space="preserve"> phylogeny</w:t>
      </w:r>
      <w:r w:rsidR="00B03EF4">
        <w:rPr>
          <w:rFonts w:ascii="Times New Roman" w:hAnsi="Times New Roman" w:cs="Times New Roman"/>
          <w:sz w:val="24"/>
          <w:szCs w:val="24"/>
        </w:rPr>
        <w:t xml:space="preserve"> </w: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(Pamilo and Nei 1988; Degnan and Rosenberg 2006)</w:t>
      </w:r>
      <w:r w:rsidR="00B03EF4">
        <w:rPr>
          <w:rFonts w:ascii="Times New Roman" w:hAnsi="Times New Roman" w:cs="Times New Roman"/>
          <w:sz w:val="24"/>
          <w:szCs w:val="24"/>
        </w:rPr>
        <w:fldChar w:fldCharType="end"/>
      </w:r>
      <w:r w:rsidR="00027CF2">
        <w:rPr>
          <w:rFonts w:ascii="Times New Roman" w:hAnsi="Times New Roman" w:cs="Times New Roman"/>
          <w:sz w:val="24"/>
          <w:szCs w:val="24"/>
        </w:rPr>
        <w:t xml:space="preserve"> and</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therefore</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should covary with any process that influences local patterns of genetic diversity (</w:t>
      </w:r>
      <w:r w:rsidR="00027CF2" w:rsidRPr="00BE5E87">
        <w:rPr>
          <w:rFonts w:ascii="Times New Roman" w:hAnsi="Times New Roman" w:cs="Times New Roman"/>
          <w:i/>
          <w:iCs/>
          <w:sz w:val="24"/>
          <w:szCs w:val="24"/>
        </w:rPr>
        <w:t>e.g</w:t>
      </w:r>
      <w:r w:rsidR="00027CF2">
        <w:rPr>
          <w:rFonts w:ascii="Times New Roman" w:hAnsi="Times New Roman" w:cs="Times New Roman"/>
          <w:sz w:val="24"/>
          <w:szCs w:val="24"/>
        </w:rPr>
        <w:t xml:space="preserve">., linked negative or positive selection). </w:t>
      </w:r>
      <w:r w:rsidR="00B03EF4">
        <w:rPr>
          <w:rFonts w:ascii="Times New Roman" w:hAnsi="Times New Roman" w:cs="Times New Roman"/>
          <w:sz w:val="24"/>
          <w:szCs w:val="24"/>
        </w:rPr>
        <w:t>Likewise, discordance due to introgression may</w:t>
      </w:r>
      <w:r w:rsidR="003C0682">
        <w:rPr>
          <w:rFonts w:ascii="Times New Roman" w:hAnsi="Times New Roman" w:cs="Times New Roman"/>
          <w:sz w:val="24"/>
          <w:szCs w:val="24"/>
        </w:rPr>
        <w:t xml:space="preserve"> </w:t>
      </w:r>
      <w:r w:rsidR="00B03EF4">
        <w:rPr>
          <w:rFonts w:ascii="Times New Roman" w:hAnsi="Times New Roman" w:cs="Times New Roman"/>
          <w:sz w:val="24"/>
          <w:szCs w:val="24"/>
        </w:rPr>
        <w:t xml:space="preserve">be influenced by selection against incompatible alleles or positive selection for beneficial variants </w: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1B6D59">
        <w:rPr>
          <w:rFonts w:ascii="Times New Roman" w:hAnsi="Times New Roman" w:cs="Times New Roman"/>
          <w:noProof/>
          <w:sz w:val="24"/>
          <w:szCs w:val="24"/>
        </w:rPr>
        <w:t>(Lewontin and Birch 1966; Jones, et al. 2018)</w:t>
      </w:r>
      <w:r w:rsidR="00B03EF4">
        <w:rPr>
          <w:rFonts w:ascii="Times New Roman" w:hAnsi="Times New Roman" w:cs="Times New Roman"/>
          <w:sz w:val="24"/>
          <w:szCs w:val="24"/>
        </w:rPr>
        <w:fldChar w:fldCharType="end"/>
      </w:r>
      <w:r w:rsidR="00B03EF4">
        <w:rPr>
          <w:rFonts w:ascii="Times New Roman" w:hAnsi="Times New Roman" w:cs="Times New Roman"/>
          <w:sz w:val="24"/>
          <w:szCs w:val="24"/>
        </w:rPr>
        <w:t>.</w:t>
      </w:r>
      <w:r w:rsidR="00131748">
        <w:rPr>
          <w:rFonts w:ascii="Times New Roman" w:hAnsi="Times New Roman" w:cs="Times New Roman"/>
          <w:sz w:val="24"/>
          <w:szCs w:val="24"/>
        </w:rPr>
        <w:t xml:space="preserve"> </w:t>
      </w:r>
      <w:r w:rsidR="003E745C">
        <w:rPr>
          <w:rFonts w:ascii="Times New Roman" w:hAnsi="Times New Roman" w:cs="Times New Roman"/>
          <w:sz w:val="24"/>
          <w:szCs w:val="24"/>
        </w:rPr>
        <w:t>Selection</w:t>
      </w:r>
      <w:r w:rsidR="005A2A84">
        <w:rPr>
          <w:rFonts w:ascii="Times New Roman" w:hAnsi="Times New Roman" w:cs="Times New Roman"/>
          <w:sz w:val="24"/>
          <w:szCs w:val="24"/>
        </w:rPr>
        <w:t>, ILS</w:t>
      </w:r>
      <w:r w:rsidR="003E745C">
        <w:rPr>
          <w:rFonts w:ascii="Times New Roman" w:hAnsi="Times New Roman" w:cs="Times New Roman"/>
          <w:sz w:val="24"/>
          <w:szCs w:val="24"/>
        </w:rPr>
        <w:t>,</w:t>
      </w:r>
      <w:r w:rsidR="005A2A84">
        <w:rPr>
          <w:rFonts w:ascii="Times New Roman" w:hAnsi="Times New Roman" w:cs="Times New Roman"/>
          <w:sz w:val="24"/>
          <w:szCs w:val="24"/>
        </w:rPr>
        <w:t xml:space="preserve"> and introgression, are expected to leave </w:t>
      </w:r>
      <w:r w:rsidR="00DE0DCD">
        <w:rPr>
          <w:rFonts w:ascii="Times New Roman" w:hAnsi="Times New Roman" w:cs="Times New Roman"/>
          <w:sz w:val="24"/>
          <w:szCs w:val="24"/>
        </w:rPr>
        <w:t xml:space="preserve">different genomic </w:t>
      </w:r>
      <w:r w:rsidR="005A2A84">
        <w:rPr>
          <w:rFonts w:ascii="Times New Roman" w:hAnsi="Times New Roman" w:cs="Times New Roman"/>
          <w:sz w:val="24"/>
          <w:szCs w:val="24"/>
        </w:rPr>
        <w:t>signals that</w:t>
      </w:r>
      <w:r w:rsidR="00044B6B">
        <w:rPr>
          <w:rFonts w:ascii="Times New Roman" w:hAnsi="Times New Roman" w:cs="Times New Roman"/>
          <w:sz w:val="24"/>
          <w:szCs w:val="24"/>
        </w:rPr>
        <w:t xml:space="preserve"> </w:t>
      </w:r>
      <w:r w:rsidR="006A2348">
        <w:rPr>
          <w:rFonts w:ascii="Times New Roman" w:hAnsi="Times New Roman" w:cs="Times New Roman"/>
          <w:sz w:val="24"/>
          <w:szCs w:val="24"/>
        </w:rPr>
        <w:t xml:space="preserve">should </w:t>
      </w:r>
      <w:r w:rsidR="0068207F">
        <w:rPr>
          <w:rFonts w:ascii="Times New Roman" w:hAnsi="Times New Roman" w:cs="Times New Roman"/>
          <w:sz w:val="24"/>
          <w:szCs w:val="24"/>
        </w:rPr>
        <w:t>allow us to test hypotheses about both the cause and the scale of phylogenetic discordance</w:t>
      </w:r>
      <w:r w:rsidR="003A7E6B">
        <w:rPr>
          <w:rFonts w:ascii="Times New Roman" w:hAnsi="Times New Roman" w:cs="Times New Roman"/>
          <w:sz w:val="24"/>
          <w:szCs w:val="24"/>
        </w:rPr>
        <w:t xml:space="preserve"> </w:t>
      </w:r>
      <w:r w:rsidR="0068207F">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8207F">
        <w:rPr>
          <w:rFonts w:ascii="Times New Roman" w:hAnsi="Times New Roman" w:cs="Times New Roman"/>
          <w:sz w:val="24"/>
          <w:szCs w:val="24"/>
        </w:rPr>
      </w:r>
      <w:r w:rsidR="0068207F">
        <w:rPr>
          <w:rFonts w:ascii="Times New Roman" w:hAnsi="Times New Roman" w:cs="Times New Roman"/>
          <w:sz w:val="24"/>
          <w:szCs w:val="24"/>
        </w:rPr>
        <w:fldChar w:fldCharType="separate"/>
      </w:r>
      <w:r w:rsidR="001B6D59">
        <w:rPr>
          <w:rFonts w:ascii="Times New Roman" w:hAnsi="Times New Roman" w:cs="Times New Roman"/>
          <w:noProof/>
          <w:sz w:val="24"/>
          <w:szCs w:val="24"/>
        </w:rPr>
        <w:t>(Huson, et al. 2005; Kulathinal, et al. 2009; Green, et al. 2010; Vanderpool, et al. 2020)</w:t>
      </w:r>
      <w:r w:rsidR="0068207F">
        <w:rPr>
          <w:rFonts w:ascii="Times New Roman" w:hAnsi="Times New Roman" w:cs="Times New Roman"/>
          <w:sz w:val="24"/>
          <w:szCs w:val="24"/>
        </w:rPr>
        <w:fldChar w:fldCharType="end"/>
      </w:r>
      <w:r w:rsidR="000439E4">
        <w:rPr>
          <w:rFonts w:ascii="Times New Roman" w:hAnsi="Times New Roman" w:cs="Times New Roman"/>
          <w:sz w:val="24"/>
          <w:szCs w:val="24"/>
        </w:rPr>
        <w:t>. Y</w:t>
      </w:r>
      <w:r w:rsidR="006A2348">
        <w:rPr>
          <w:rFonts w:ascii="Times New Roman" w:hAnsi="Times New Roman" w:cs="Times New Roman"/>
          <w:sz w:val="24"/>
          <w:szCs w:val="24"/>
        </w:rPr>
        <w:t xml:space="preserve">et </w:t>
      </w:r>
      <w:r w:rsidR="00B35B86">
        <w:rPr>
          <w:rFonts w:ascii="Times New Roman" w:hAnsi="Times New Roman" w:cs="Times New Roman"/>
          <w:sz w:val="24"/>
          <w:szCs w:val="24"/>
        </w:rPr>
        <w:t xml:space="preserve">the genomic context of phylogenetic discordance has remained elusive. For example, localized patterns of phylogenetic discordance </w:t>
      </w:r>
      <w:r w:rsidR="00E24EAD">
        <w:rPr>
          <w:rFonts w:ascii="Times New Roman" w:hAnsi="Times New Roman" w:cs="Times New Roman"/>
          <w:sz w:val="24"/>
          <w:szCs w:val="24"/>
        </w:rPr>
        <w:t xml:space="preserve">should be influenced by </w:t>
      </w:r>
      <w:r w:rsidR="00B35B86">
        <w:rPr>
          <w:rFonts w:ascii="Times New Roman" w:hAnsi="Times New Roman" w:cs="Times New Roman"/>
          <w:sz w:val="24"/>
          <w:szCs w:val="24"/>
        </w:rPr>
        <w:t>pattern</w:t>
      </w:r>
      <w:r w:rsidR="0089437D">
        <w:rPr>
          <w:rFonts w:ascii="Times New Roman" w:hAnsi="Times New Roman" w:cs="Times New Roman"/>
          <w:sz w:val="24"/>
          <w:szCs w:val="24"/>
        </w:rPr>
        <w:t>s of</w:t>
      </w:r>
      <w:r w:rsidR="00295198">
        <w:rPr>
          <w:rFonts w:ascii="Times New Roman" w:hAnsi="Times New Roman" w:cs="Times New Roman"/>
          <w:sz w:val="24"/>
          <w:szCs w:val="24"/>
        </w:rPr>
        <w:t xml:space="preserve"> </w:t>
      </w:r>
      <w:r w:rsidR="0078218F">
        <w:rPr>
          <w:rFonts w:ascii="Times New Roman" w:hAnsi="Times New Roman" w:cs="Times New Roman"/>
          <w:sz w:val="24"/>
          <w:szCs w:val="24"/>
        </w:rPr>
        <w:t>recombination</w:t>
      </w:r>
      <w:r w:rsidR="00A81B43">
        <w:rPr>
          <w:rFonts w:ascii="Times New Roman" w:hAnsi="Times New Roman" w:cs="Times New Roman"/>
          <w:sz w:val="24"/>
          <w:szCs w:val="24"/>
        </w:rPr>
        <w:t xml:space="preserve"> </w:t>
      </w:r>
      <w:r w:rsidR="00A35E3F">
        <w:rPr>
          <w:rFonts w:ascii="Times New Roman" w:hAnsi="Times New Roman" w:cs="Times New Roman"/>
          <w:sz w:val="24"/>
          <w:szCs w:val="24"/>
        </w:rPr>
        <w:fldChar w:fldCharType="begin"/>
      </w:r>
      <w:r w:rsidR="00A35E3F">
        <w:rPr>
          <w:rFonts w:ascii="Times New Roman" w:hAnsi="Times New Roman" w:cs="Times New Roman"/>
          <w:sz w:val="24"/>
          <w:szCs w:val="24"/>
        </w:rPr>
        <w:instrText xml:space="preserve"> ADDIN EN.CITE &lt;EndNote&gt;&lt;Cite&gt;&lt;Author&gt;Hudson&lt;/Author&gt;&lt;Year&gt;1988&lt;/Year&gt;&lt;RecNum&gt;203&lt;/RecNum&gt;&lt;DisplayText&gt;(Hudson and Kaplan 1988)&lt;/DisplayText&gt;&lt;record&gt;&lt;rec-number&gt;203&lt;/rec-number&gt;&lt;foreign-keys&gt;&lt;key app="EN" db-id="vdwt9psdezv5tlee9vn5swzfzafw0azp5adx" timestamp="1660748444"&gt;203&lt;/key&gt;&lt;/foreign-keys&gt;&lt;ref-type name="Journal Article"&gt;17&lt;/ref-type&gt;&lt;contributors&gt;&lt;authors&gt;&lt;author&gt;Hudson, R. R.&lt;/author&gt;&lt;author&gt;Kaplan, N. L.&lt;/author&gt;&lt;/authors&gt;&lt;/contributors&gt;&lt;auth-address&gt;National Institute of Environmental Health Sciences, Research Triangle Park, North Carolina 27709.&lt;/auth-address&gt;&lt;titles&gt;&lt;title&gt;The coalescent process in models with selection and recombination&lt;/title&gt;&lt;secondary-title&gt;Genetics&lt;/secondary-title&gt;&lt;/titles&gt;&lt;periodical&gt;&lt;full-title&gt;Genetics&lt;/full-title&gt;&lt;/periodical&gt;&lt;pages&gt;831-40&lt;/pages&gt;&lt;volume&gt;120&lt;/volume&gt;&lt;number&gt;3&lt;/number&gt;&lt;edition&gt;1988/11/01&lt;/edition&gt;&lt;keywords&gt;&lt;keyword&gt;Alcohol Dehydrogenase/genetics&lt;/keyword&gt;&lt;keyword&gt;Alleles&lt;/keyword&gt;&lt;keyword&gt;Animals&lt;/keyword&gt;&lt;keyword&gt;Drosophila melanogaster/enzymology/genetics&lt;/keyword&gt;&lt;keyword&gt;Genealogy and Heraldry&lt;/keyword&gt;&lt;keyword&gt;Genes&lt;/keyword&gt;&lt;keyword&gt;Genetic Techniques&lt;/keyword&gt;&lt;keyword&gt;Genetic Variation&lt;/keyword&gt;&lt;keyword&gt;*Genetics, Population&lt;/keyword&gt;&lt;keyword&gt;Isoenzymes/genetics&lt;/keyword&gt;&lt;keyword&gt;Mathematics&lt;/keyword&gt;&lt;keyword&gt;*Models, Genetic&lt;/keyword&gt;&lt;keyword&gt;*Recombination, Genetic&lt;/keyword&gt;&lt;keyword&gt;*Selection, Genetic&lt;/keyword&gt;&lt;/keywords&gt;&lt;dates&gt;&lt;year&gt;1988&lt;/year&gt;&lt;pub-dates&gt;&lt;date&gt;Nov&lt;/date&gt;&lt;/pub-dates&gt;&lt;/dates&gt;&lt;isbn&gt;0016-6731 (Print)&amp;#xD;0016-6731 (Linking)&lt;/isbn&gt;&lt;accession-num&gt;3147214&lt;/accession-num&gt;&lt;urls&gt;&lt;related-urls&gt;&lt;url&gt;https://www.ncbi.nlm.nih.gov/pubmed/3147214&lt;/url&gt;&lt;/related-urls&gt;&lt;/urls&gt;&lt;custom2&gt;PMC1203560&lt;/custom2&gt;&lt;electronic-resource-num&gt;10.1093/genetics/120.3.831&lt;/electronic-resource-num&gt;&lt;/record&gt;&lt;/Cite&gt;&lt;/EndNote&gt;</w:instrText>
      </w:r>
      <w:r w:rsidR="00A35E3F">
        <w:rPr>
          <w:rFonts w:ascii="Times New Roman" w:hAnsi="Times New Roman" w:cs="Times New Roman"/>
          <w:sz w:val="24"/>
          <w:szCs w:val="24"/>
        </w:rPr>
        <w:fldChar w:fldCharType="separate"/>
      </w:r>
      <w:r w:rsidR="00A35E3F">
        <w:rPr>
          <w:rFonts w:ascii="Times New Roman" w:hAnsi="Times New Roman" w:cs="Times New Roman"/>
          <w:noProof/>
          <w:sz w:val="24"/>
          <w:szCs w:val="24"/>
        </w:rPr>
        <w:t>(Hudson and Kaplan 1988)</w:t>
      </w:r>
      <w:r w:rsidR="00A35E3F">
        <w:rPr>
          <w:rFonts w:ascii="Times New Roman" w:hAnsi="Times New Roman" w:cs="Times New Roman"/>
          <w:sz w:val="24"/>
          <w:szCs w:val="24"/>
        </w:rPr>
        <w:fldChar w:fldCharType="end"/>
      </w:r>
      <w:r w:rsidR="006A2348">
        <w:rPr>
          <w:rFonts w:ascii="Times New Roman" w:hAnsi="Times New Roman" w:cs="Times New Roman"/>
          <w:sz w:val="24"/>
          <w:szCs w:val="24"/>
        </w:rPr>
        <w:t xml:space="preserve"> and </w:t>
      </w:r>
      <w:r w:rsidR="007673D5">
        <w:rPr>
          <w:rFonts w:ascii="Times New Roman" w:hAnsi="Times New Roman" w:cs="Times New Roman"/>
          <w:sz w:val="24"/>
          <w:szCs w:val="24"/>
        </w:rPr>
        <w:t>s</w:t>
      </w:r>
      <w:r w:rsidR="007673D5" w:rsidRPr="00197A2B">
        <w:rPr>
          <w:rFonts w:ascii="Times New Roman" w:hAnsi="Times New Roman" w:cs="Times New Roman"/>
          <w:sz w:val="24"/>
          <w:szCs w:val="24"/>
        </w:rPr>
        <w:t xml:space="preserve">imulation studies </w:t>
      </w:r>
      <w:r w:rsidR="00B445B3">
        <w:rPr>
          <w:rFonts w:ascii="Times New Roman" w:hAnsi="Times New Roman" w:cs="Times New Roman"/>
          <w:sz w:val="24"/>
          <w:szCs w:val="24"/>
        </w:rPr>
        <w:t>confirm</w:t>
      </w:r>
      <w:r w:rsidR="00B445B3" w:rsidRPr="00197A2B">
        <w:rPr>
          <w:rFonts w:ascii="Times New Roman" w:hAnsi="Times New Roman" w:cs="Times New Roman"/>
          <w:sz w:val="24"/>
          <w:szCs w:val="24"/>
        </w:rPr>
        <w:t xml:space="preserve"> </w:t>
      </w:r>
      <w:r w:rsidR="007673D5" w:rsidRPr="00197A2B">
        <w:rPr>
          <w:rFonts w:ascii="Times New Roman" w:hAnsi="Times New Roman" w:cs="Times New Roman"/>
          <w:sz w:val="24"/>
          <w:szCs w:val="24"/>
        </w:rPr>
        <w:t xml:space="preserve">that </w:t>
      </w:r>
      <w:r w:rsidR="007673D5">
        <w:rPr>
          <w:rFonts w:ascii="Times New Roman" w:hAnsi="Times New Roman" w:cs="Times New Roman"/>
          <w:sz w:val="24"/>
          <w:szCs w:val="24"/>
        </w:rPr>
        <w:t xml:space="preserve">the closer two regions are in the genome, the more history they share </w:t>
      </w:r>
      <w:r w:rsidR="006A2348">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6A2348">
        <w:rPr>
          <w:rFonts w:ascii="Times New Roman" w:hAnsi="Times New Roman" w:cs="Times New Roman"/>
          <w:sz w:val="24"/>
          <w:szCs w:val="24"/>
        </w:rPr>
      </w:r>
      <w:r w:rsidR="006A2348">
        <w:rPr>
          <w:rFonts w:ascii="Times New Roman" w:hAnsi="Times New Roman" w:cs="Times New Roman"/>
          <w:sz w:val="24"/>
          <w:szCs w:val="24"/>
        </w:rPr>
        <w:fldChar w:fldCharType="separate"/>
      </w:r>
      <w:r w:rsidR="00E43363">
        <w:rPr>
          <w:rFonts w:ascii="Times New Roman" w:hAnsi="Times New Roman" w:cs="Times New Roman"/>
          <w:noProof/>
          <w:sz w:val="24"/>
          <w:szCs w:val="24"/>
        </w:rPr>
        <w:t>(Slatkin and Pollack 2006; McKenzie and Eaton 2020)</w:t>
      </w:r>
      <w:r w:rsidR="006A2348">
        <w:rPr>
          <w:rFonts w:ascii="Times New Roman" w:hAnsi="Times New Roman" w:cs="Times New Roman"/>
          <w:sz w:val="24"/>
          <w:szCs w:val="24"/>
        </w:rPr>
        <w:fldChar w:fldCharType="end"/>
      </w:r>
      <w:r w:rsidR="0078218F">
        <w:rPr>
          <w:rFonts w:ascii="Times New Roman" w:hAnsi="Times New Roman" w:cs="Times New Roman"/>
          <w:sz w:val="24"/>
          <w:szCs w:val="24"/>
        </w:rPr>
        <w:t xml:space="preserve">. </w:t>
      </w:r>
      <w:commentRangeStart w:id="11"/>
      <w:commentRangeStart w:id="12"/>
      <w:r w:rsidR="000439E4">
        <w:rPr>
          <w:rFonts w:ascii="Times New Roman" w:hAnsi="Times New Roman" w:cs="Times New Roman"/>
          <w:sz w:val="24"/>
          <w:szCs w:val="24"/>
        </w:rPr>
        <w:t>However</w:t>
      </w:r>
      <w:commentRangeEnd w:id="11"/>
      <w:r w:rsidR="00DE0DCD">
        <w:rPr>
          <w:rStyle w:val="CommentReference"/>
        </w:rPr>
        <w:commentReference w:id="11"/>
      </w:r>
      <w:commentRangeEnd w:id="12"/>
      <w:r w:rsidR="00DE0DCD">
        <w:rPr>
          <w:rStyle w:val="CommentReference"/>
        </w:rPr>
        <w:commentReference w:id="12"/>
      </w:r>
      <w:r w:rsidR="00AB65E3">
        <w:rPr>
          <w:rFonts w:ascii="Times New Roman" w:hAnsi="Times New Roman" w:cs="Times New Roman"/>
          <w:sz w:val="24"/>
          <w:szCs w:val="24"/>
        </w:rPr>
        <w:t>,</w:t>
      </w:r>
      <w:r w:rsidR="007673D5">
        <w:rPr>
          <w:rFonts w:ascii="Times New Roman" w:hAnsi="Times New Roman" w:cs="Times New Roman"/>
          <w:sz w:val="24"/>
          <w:szCs w:val="24"/>
        </w:rPr>
        <w:t xml:space="preserve"> </w:t>
      </w:r>
      <w:ins w:id="13" w:author="Thomas, Gregg" w:date="2024-06-11T14:35:00Z" w16du:dateUtc="2024-06-11T18:35:00Z">
        <w:r w:rsidR="00E60B2F">
          <w:rPr>
            <w:rFonts w:ascii="Times New Roman" w:hAnsi="Times New Roman" w:cs="Times New Roman"/>
            <w:sz w:val="24"/>
            <w:szCs w:val="24"/>
          </w:rPr>
          <w:t xml:space="preserve">empirical </w:t>
        </w:r>
      </w:ins>
      <w:r w:rsidR="0091678A">
        <w:rPr>
          <w:rFonts w:ascii="Times New Roman" w:hAnsi="Times New Roman" w:cs="Times New Roman"/>
          <w:sz w:val="24"/>
          <w:szCs w:val="24"/>
        </w:rPr>
        <w:t>studies</w:t>
      </w:r>
      <w:r w:rsidR="00E24EAD">
        <w:rPr>
          <w:rFonts w:ascii="Times New Roman" w:hAnsi="Times New Roman" w:cs="Times New Roman"/>
          <w:sz w:val="24"/>
          <w:szCs w:val="24"/>
        </w:rPr>
        <w:t xml:space="preserve"> </w:t>
      </w:r>
      <w:r w:rsidR="0091678A">
        <w:rPr>
          <w:rFonts w:ascii="Times New Roman" w:hAnsi="Times New Roman" w:cs="Times New Roman"/>
          <w:sz w:val="24"/>
          <w:szCs w:val="24"/>
        </w:rPr>
        <w:t>have been inconclusive regarding the relationship between discordance and</w:t>
      </w:r>
      <w:r w:rsidR="000439E4">
        <w:rPr>
          <w:rFonts w:ascii="Times New Roman" w:hAnsi="Times New Roman" w:cs="Times New Roman"/>
          <w:sz w:val="24"/>
          <w:szCs w:val="24"/>
        </w:rPr>
        <w:t xml:space="preserve"> </w:t>
      </w:r>
      <w:r w:rsidR="0091678A">
        <w:rPr>
          <w:rFonts w:ascii="Times New Roman" w:hAnsi="Times New Roman" w:cs="Times New Roman"/>
          <w:sz w:val="24"/>
          <w:szCs w:val="24"/>
        </w:rPr>
        <w:t>recombination rate</w:t>
      </w:r>
      <w:r w:rsidR="006A2348">
        <w:rPr>
          <w:rFonts w:ascii="Times New Roman" w:hAnsi="Times New Roman" w:cs="Times New Roman"/>
          <w:sz w:val="24"/>
          <w:szCs w:val="24"/>
        </w:rPr>
        <w:t xml:space="preserve">s, ranging from </w:t>
      </w:r>
      <w:r w:rsidR="0091678A">
        <w:rPr>
          <w:rFonts w:ascii="Times New Roman" w:hAnsi="Times New Roman" w:cs="Times New Roman"/>
          <w:sz w:val="24"/>
          <w:szCs w:val="24"/>
        </w:rPr>
        <w:t xml:space="preserve">no </w:t>
      </w:r>
      <w:r w:rsidR="00DE0DCD">
        <w:rPr>
          <w:rFonts w:ascii="Times New Roman" w:hAnsi="Times New Roman" w:cs="Times New Roman"/>
          <w:sz w:val="24"/>
          <w:szCs w:val="24"/>
        </w:rPr>
        <w:t xml:space="preserve">relationship </w:t>
      </w:r>
      <w:r w:rsidR="006A2348">
        <w:rPr>
          <w:rFonts w:ascii="Times New Roman" w:hAnsi="Times New Roman" w:cs="Times New Roman"/>
          <w:sz w:val="24"/>
          <w:szCs w:val="24"/>
        </w:rPr>
        <w:t>in great apes</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1678A">
        <w:rPr>
          <w:rFonts w:ascii="Times New Roman" w:hAnsi="Times New Roman" w:cs="Times New Roman"/>
          <w:sz w:val="24"/>
          <w:szCs w:val="24"/>
        </w:rPr>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w:t>
      </w:r>
      <w:r w:rsidR="0091678A">
        <w:rPr>
          <w:rFonts w:ascii="Times New Roman" w:hAnsi="Times New Roman" w:cs="Times New Roman"/>
          <w:sz w:val="24"/>
          <w:szCs w:val="24"/>
        </w:rPr>
        <w:t xml:space="preserve"> a weak </w:t>
      </w:r>
      <w:commentRangeStart w:id="14"/>
      <w:commentRangeStart w:id="15"/>
      <w:r w:rsidR="00DE0DCD">
        <w:rPr>
          <w:rFonts w:ascii="Times New Roman" w:hAnsi="Times New Roman" w:cs="Times New Roman"/>
          <w:sz w:val="24"/>
          <w:szCs w:val="24"/>
        </w:rPr>
        <w:t xml:space="preserve">positive </w:t>
      </w:r>
      <w:commentRangeEnd w:id="14"/>
      <w:r w:rsidR="00DE0DCD">
        <w:rPr>
          <w:rStyle w:val="CommentReference"/>
        </w:rPr>
        <w:commentReference w:id="14"/>
      </w:r>
      <w:commentRangeEnd w:id="15"/>
      <w:r w:rsidR="00E54808">
        <w:rPr>
          <w:rStyle w:val="CommentReference"/>
        </w:rPr>
        <w:commentReference w:id="15"/>
      </w:r>
      <w:r w:rsidR="0091678A">
        <w:rPr>
          <w:rFonts w:ascii="Times New Roman" w:hAnsi="Times New Roman" w:cs="Times New Roman"/>
          <w:sz w:val="24"/>
          <w:szCs w:val="24"/>
        </w:rPr>
        <w:t>correlation</w:t>
      </w:r>
      <w:r w:rsidR="006A2348">
        <w:rPr>
          <w:rFonts w:ascii="Times New Roman" w:hAnsi="Times New Roman" w:cs="Times New Roman"/>
          <w:sz w:val="24"/>
          <w:szCs w:val="24"/>
        </w:rPr>
        <w:t xml:space="preserve"> in house mice</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url&gt;https://www.ncbi.nlm.nih.gov/pmc/articles/PMC2770633/pdf/pgen.1000729.pdf&lt;/url&gt;&lt;/related-urls&gt;&lt;/urls&gt;&lt;custom2&gt;PMC2770633&lt;/custom2&gt;&lt;electronic-resource-num&gt;10.1371/journal.pgen.1000729&lt;/electronic-resource-num&gt;&lt;/record&gt;&lt;/Cite&gt;&lt;/EndNote&gt;</w:instrText>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(White, et al. 2009)</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 a strong positive correlation broadly across primates (</w:t>
      </w:r>
      <w:r w:rsidR="00DE0DCD">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DE0DCD">
        <w:rPr>
          <w:rFonts w:ascii="Times New Roman" w:hAnsi="Times New Roman" w:cs="Times New Roman"/>
          <w:sz w:val="24"/>
          <w:szCs w:val="24"/>
        </w:rPr>
      </w:r>
      <w:r w:rsidR="00DE0DCD">
        <w:rPr>
          <w:rFonts w:ascii="Times New Roman" w:hAnsi="Times New Roman" w:cs="Times New Roman"/>
          <w:sz w:val="24"/>
          <w:szCs w:val="24"/>
        </w:rPr>
        <w:fldChar w:fldCharType="separate"/>
      </w:r>
      <w:r w:rsidR="001B6D59">
        <w:rPr>
          <w:rFonts w:ascii="Times New Roman" w:hAnsi="Times New Roman" w:cs="Times New Roman"/>
          <w:noProof/>
          <w:sz w:val="24"/>
          <w:szCs w:val="24"/>
        </w:rPr>
        <w:t>Rivas-Gonzalez, et al. (2023)</w:t>
      </w:r>
      <w:r w:rsidR="00DE0DCD">
        <w:rPr>
          <w:rFonts w:ascii="Times New Roman" w:hAnsi="Times New Roman" w:cs="Times New Roman"/>
          <w:sz w:val="24"/>
          <w:szCs w:val="24"/>
        </w:rPr>
        <w:fldChar w:fldCharType="end"/>
      </w:r>
      <w:r w:rsidR="00DE0DCD">
        <w:rPr>
          <w:rFonts w:ascii="Times New Roman" w:hAnsi="Times New Roman" w:cs="Times New Roman"/>
          <w:sz w:val="24"/>
          <w:szCs w:val="24"/>
        </w:rPr>
        <w:t xml:space="preserve">, or </w:t>
      </w:r>
      <w:r w:rsidR="00247FEB">
        <w:rPr>
          <w:rFonts w:ascii="Times New Roman" w:hAnsi="Times New Roman" w:cs="Times New Roman"/>
          <w:sz w:val="24"/>
          <w:szCs w:val="24"/>
        </w:rPr>
        <w:t xml:space="preserve">increased discordance </w:t>
      </w:r>
      <w:r w:rsidR="00DE0DCD">
        <w:rPr>
          <w:rFonts w:ascii="Times New Roman" w:hAnsi="Times New Roman" w:cs="Times New Roman"/>
          <w:sz w:val="24"/>
          <w:szCs w:val="24"/>
        </w:rPr>
        <w:t>in regions of</w:t>
      </w:r>
      <w:r w:rsidR="00247FEB">
        <w:rPr>
          <w:rFonts w:ascii="Times New Roman" w:hAnsi="Times New Roman" w:cs="Times New Roman"/>
          <w:sz w:val="24"/>
          <w:szCs w:val="24"/>
        </w:rPr>
        <w:t xml:space="preserve"> lower recombination</w:t>
      </w:r>
      <w:r w:rsidR="00F92FFA">
        <w:rPr>
          <w:rFonts w:ascii="Times New Roman" w:hAnsi="Times New Roman" w:cs="Times New Roman"/>
          <w:sz w:val="24"/>
          <w:szCs w:val="24"/>
        </w:rPr>
        <w:t xml:space="preserve"> </w:t>
      </w:r>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43E15">
        <w:rPr>
          <w:rFonts w:ascii="Times New Roman" w:hAnsi="Times New Roman" w:cs="Times New Roman"/>
          <w:sz w:val="24"/>
          <w:szCs w:val="24"/>
        </w:rPr>
      </w:r>
      <w:r w:rsidR="00F43E15">
        <w:rPr>
          <w:rFonts w:ascii="Times New Roman" w:hAnsi="Times New Roman" w:cs="Times New Roman"/>
          <w:sz w:val="24"/>
          <w:szCs w:val="24"/>
        </w:rPr>
        <w:fldChar w:fldCharType="separate"/>
      </w:r>
      <w:r w:rsidR="001B6D59">
        <w:rPr>
          <w:rFonts w:ascii="Times New Roman" w:hAnsi="Times New Roman" w:cs="Times New Roman"/>
          <w:noProof/>
          <w:sz w:val="24"/>
          <w:szCs w:val="24"/>
        </w:rPr>
        <w:t>(Scally, et al. 2012; Pease and Hahn 2013)</w:t>
      </w:r>
      <w:r w:rsidR="00F43E15">
        <w:rPr>
          <w:rFonts w:ascii="Times New Roman" w:hAnsi="Times New Roman" w:cs="Times New Roman"/>
          <w:sz w:val="24"/>
          <w:szCs w:val="24"/>
        </w:rPr>
        <w:fldChar w:fldCharType="end"/>
      </w:r>
      <w:r w:rsidR="00F43E15">
        <w:rPr>
          <w:rFonts w:ascii="Times New Roman" w:hAnsi="Times New Roman" w:cs="Times New Roman"/>
          <w:sz w:val="24"/>
          <w:szCs w:val="24"/>
        </w:rPr>
        <w:t>.</w:t>
      </w:r>
      <w:r w:rsidR="00247FEB">
        <w:rPr>
          <w:rFonts w:ascii="Times New Roman" w:hAnsi="Times New Roman" w:cs="Times New Roman"/>
          <w:sz w:val="24"/>
          <w:szCs w:val="24"/>
        </w:rPr>
        <w:t xml:space="preserve"> </w:t>
      </w:r>
      <w:r w:rsidR="00372855">
        <w:rPr>
          <w:rFonts w:ascii="Times New Roman" w:hAnsi="Times New Roman" w:cs="Times New Roman"/>
          <w:sz w:val="24"/>
          <w:szCs w:val="24"/>
        </w:rPr>
        <w:t>Thus</w:t>
      </w:r>
      <w:r w:rsidR="00D77B8F" w:rsidRPr="00197A2B">
        <w:rPr>
          <w:rFonts w:ascii="Times New Roman" w:hAnsi="Times New Roman" w:cs="Times New Roman"/>
          <w:sz w:val="24"/>
          <w:szCs w:val="24"/>
        </w:rPr>
        <w:t>,</w:t>
      </w:r>
      <w:r w:rsidR="00F43E15">
        <w:rPr>
          <w:rFonts w:ascii="Times New Roman" w:hAnsi="Times New Roman" w:cs="Times New Roman"/>
          <w:sz w:val="24"/>
          <w:szCs w:val="24"/>
        </w:rPr>
        <w:t xml:space="preserve"> it </w:t>
      </w:r>
      <w:r w:rsidR="00CF0D92">
        <w:rPr>
          <w:rFonts w:ascii="Times New Roman" w:hAnsi="Times New Roman" w:cs="Times New Roman"/>
          <w:sz w:val="24"/>
          <w:szCs w:val="24"/>
        </w:rPr>
        <w:t>remains</w:t>
      </w:r>
      <w:r w:rsidR="00F43E15">
        <w:rPr>
          <w:rFonts w:ascii="Times New Roman" w:hAnsi="Times New Roman" w:cs="Times New Roman"/>
          <w:sz w:val="24"/>
          <w:szCs w:val="24"/>
        </w:rPr>
        <w:t xml:space="preserve"> </w:t>
      </w:r>
      <w:r w:rsidR="00CF0D92">
        <w:rPr>
          <w:rFonts w:ascii="Times New Roman" w:hAnsi="Times New Roman" w:cs="Times New Roman"/>
          <w:sz w:val="24"/>
          <w:szCs w:val="24"/>
        </w:rPr>
        <w:t>unclear how</w:t>
      </w:r>
      <w:r w:rsidR="00F43E15">
        <w:rPr>
          <w:rFonts w:ascii="Times New Roman" w:hAnsi="Times New Roman" w:cs="Times New Roman"/>
          <w:sz w:val="24"/>
          <w:szCs w:val="24"/>
        </w:rPr>
        <w:t xml:space="preserve"> phylogenetic discordance </w:t>
      </w:r>
      <w:r w:rsidR="00CF0D92">
        <w:rPr>
          <w:rFonts w:ascii="Times New Roman" w:hAnsi="Times New Roman" w:cs="Times New Roman"/>
          <w:sz w:val="24"/>
          <w:szCs w:val="24"/>
        </w:rPr>
        <w:t xml:space="preserve">scales </w:t>
      </w:r>
      <w:r w:rsidR="00F43E15">
        <w:rPr>
          <w:rFonts w:ascii="Times New Roman" w:hAnsi="Times New Roman" w:cs="Times New Roman"/>
          <w:sz w:val="24"/>
          <w:szCs w:val="24"/>
        </w:rPr>
        <w:t>locally across the genome</w:t>
      </w:r>
      <w:r w:rsidR="00CF0D92">
        <w:rPr>
          <w:rFonts w:ascii="Times New Roman" w:hAnsi="Times New Roman" w:cs="Times New Roman"/>
          <w:sz w:val="24"/>
          <w:szCs w:val="24"/>
        </w:rPr>
        <w:t xml:space="preserve"> as a function of recombination and the strength of linked selection</w:t>
      </w:r>
      <w:r w:rsidR="005A1264">
        <w:rPr>
          <w:rFonts w:ascii="Times New Roman" w:hAnsi="Times New Roman" w:cs="Times New Roman"/>
          <w:sz w:val="24"/>
          <w:szCs w:val="24"/>
        </w:rPr>
        <w:t>, pointing to the need for empirical studies</w:t>
      </w:r>
      <w:r w:rsidR="00B445B3">
        <w:rPr>
          <w:rFonts w:ascii="Times New Roman" w:hAnsi="Times New Roman" w:cs="Times New Roman"/>
          <w:sz w:val="24"/>
          <w:szCs w:val="24"/>
        </w:rPr>
        <w:t xml:space="preserve"> in systems with sufficient </w:t>
      </w:r>
      <w:proofErr w:type="spellStart"/>
      <w:r w:rsidR="00E60B2F">
        <w:rPr>
          <w:rFonts w:ascii="Times New Roman" w:hAnsi="Times New Roman" w:cs="Times New Roman"/>
          <w:sz w:val="24"/>
          <w:szCs w:val="24"/>
        </w:rPr>
        <w:t>e</w:t>
      </w:r>
      <w:r w:rsidR="00372855">
        <w:rPr>
          <w:rFonts w:ascii="Times New Roman" w:hAnsi="Times New Roman" w:cs="Times New Roman"/>
          <w:sz w:val="24"/>
          <w:szCs w:val="24"/>
        </w:rPr>
        <w:t>genomic</w:t>
      </w:r>
      <w:proofErr w:type="spellEnd"/>
      <w:r w:rsidR="00372855">
        <w:rPr>
          <w:rFonts w:ascii="Times New Roman" w:hAnsi="Times New Roman" w:cs="Times New Roman"/>
          <w:sz w:val="24"/>
          <w:szCs w:val="24"/>
        </w:rPr>
        <w:t xml:space="preserve"> </w:t>
      </w:r>
      <w:r w:rsidR="00B445B3">
        <w:rPr>
          <w:rFonts w:ascii="Times New Roman" w:hAnsi="Times New Roman" w:cs="Times New Roman"/>
          <w:sz w:val="24"/>
          <w:szCs w:val="24"/>
        </w:rPr>
        <w:t>resources to explore the causes of discordance</w:t>
      </w:r>
      <w:r w:rsidR="00F43E15">
        <w:rPr>
          <w:rFonts w:ascii="Times New Roman" w:hAnsi="Times New Roman" w:cs="Times New Roman"/>
          <w:sz w:val="24"/>
          <w:szCs w:val="24"/>
        </w:rPr>
        <w:t>.</w:t>
      </w:r>
      <w:r w:rsidR="00D77B8F" w:rsidRPr="00197A2B">
        <w:rPr>
          <w:rFonts w:ascii="Times New Roman" w:hAnsi="Times New Roman" w:cs="Times New Roman"/>
          <w:sz w:val="24"/>
          <w:szCs w:val="24"/>
        </w:rPr>
        <w:t xml:space="preserve"> </w:t>
      </w:r>
    </w:p>
    <w:p w14:paraId="1F534B65" w14:textId="1768FFE0" w:rsidR="00372855"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426302">
        <w:rPr>
          <w:rFonts w:ascii="Times New Roman" w:hAnsi="Times New Roman" w:cs="Times New Roman"/>
          <w:sz w:val="24"/>
          <w:szCs w:val="24"/>
        </w:rPr>
        <w:t xml:space="preserve">To </w:t>
      </w:r>
      <w:r w:rsidR="00D92E9C">
        <w:rPr>
          <w:rFonts w:ascii="Times New Roman" w:hAnsi="Times New Roman" w:cs="Times New Roman"/>
          <w:sz w:val="24"/>
          <w:szCs w:val="24"/>
        </w:rPr>
        <w:t>investigate the causes and consequences of phylogenetic discordance</w:t>
      </w:r>
      <w:r w:rsidR="00426302">
        <w:rPr>
          <w:rFonts w:ascii="Times New Roman" w:hAnsi="Times New Roman" w:cs="Times New Roman"/>
          <w:sz w:val="24"/>
          <w:szCs w:val="24"/>
        </w:rPr>
        <w:t xml:space="preserve">, we </w:t>
      </w:r>
      <w:r w:rsidR="006E78FF">
        <w:rPr>
          <w:rFonts w:ascii="Times New Roman" w:hAnsi="Times New Roman" w:cs="Times New Roman"/>
          <w:sz w:val="24"/>
          <w:szCs w:val="24"/>
        </w:rPr>
        <w:t>took advantage of genomic resources available for</w:t>
      </w:r>
      <w:r w:rsidR="00426302">
        <w:rPr>
          <w:rFonts w:ascii="Times New Roman" w:hAnsi="Times New Roman" w:cs="Times New Roman"/>
          <w:sz w:val="24"/>
          <w:szCs w:val="24"/>
        </w:rPr>
        <w:t xml:space="preserve"> house </w:t>
      </w:r>
      <w:r w:rsidR="00B445B3">
        <w:rPr>
          <w:rFonts w:ascii="Times New Roman" w:hAnsi="Times New Roman" w:cs="Times New Roman"/>
          <w:sz w:val="24"/>
          <w:szCs w:val="24"/>
        </w:rPr>
        <w:t xml:space="preserve">mice </w:t>
      </w:r>
      <w:r w:rsidR="00426302">
        <w:rPr>
          <w:rFonts w:ascii="Times New Roman" w:hAnsi="Times New Roman" w:cs="Times New Roman"/>
          <w:sz w:val="24"/>
          <w:szCs w:val="24"/>
        </w:rPr>
        <w:t>(</w:t>
      </w:r>
      <w:r w:rsidR="00426302">
        <w:rPr>
          <w:rFonts w:ascii="Times New Roman" w:hAnsi="Times New Roman" w:cs="Times New Roman"/>
          <w:i/>
          <w:iCs/>
          <w:sz w:val="24"/>
          <w:szCs w:val="24"/>
        </w:rPr>
        <w:t>Mu</w:t>
      </w:r>
      <w:r w:rsidR="0089437D">
        <w:rPr>
          <w:rFonts w:ascii="Times New Roman" w:hAnsi="Times New Roman" w:cs="Times New Roman"/>
          <w:i/>
          <w:iCs/>
          <w:sz w:val="24"/>
          <w:szCs w:val="24"/>
        </w:rPr>
        <w:t>s musculus</w:t>
      </w:r>
      <w:r w:rsidR="00426302">
        <w:rPr>
          <w:rFonts w:ascii="Times New Roman" w:hAnsi="Times New Roman" w:cs="Times New Roman"/>
          <w:sz w:val="24"/>
          <w:szCs w:val="24"/>
        </w:rPr>
        <w:t>)</w:t>
      </w:r>
      <w:r w:rsidR="00E46077">
        <w:rPr>
          <w:rFonts w:ascii="Times New Roman" w:hAnsi="Times New Roman" w:cs="Times New Roman"/>
          <w:sz w:val="24"/>
          <w:szCs w:val="24"/>
        </w:rPr>
        <w:t>.</w:t>
      </w:r>
      <w:r w:rsidR="00426302">
        <w:rPr>
          <w:rFonts w:ascii="Times New Roman" w:hAnsi="Times New Roman" w:cs="Times New Roman"/>
          <w:sz w:val="24"/>
          <w:szCs w:val="24"/>
        </w:rPr>
        <w:t xml:space="preserve"> Th</w:t>
      </w:r>
      <w:r w:rsidR="00E46077">
        <w:rPr>
          <w:rFonts w:ascii="Times New Roman" w:hAnsi="Times New Roman" w:cs="Times New Roman"/>
          <w:sz w:val="24"/>
          <w:szCs w:val="24"/>
        </w:rPr>
        <w:t>is</w:t>
      </w:r>
      <w:r w:rsidR="00426302">
        <w:rPr>
          <w:rFonts w:ascii="Times New Roman" w:hAnsi="Times New Roman" w:cs="Times New Roman"/>
          <w:sz w:val="24"/>
          <w:szCs w:val="24"/>
        </w:rPr>
        <w:t xml:space="preserve"> rodent</w:t>
      </w:r>
      <w:r w:rsidR="006E78FF">
        <w:rPr>
          <w:rFonts w:ascii="Times New Roman" w:hAnsi="Times New Roman" w:cs="Times New Roman"/>
          <w:sz w:val="24"/>
          <w:szCs w:val="24"/>
        </w:rPr>
        <w:t xml:space="preserve"> species</w:t>
      </w:r>
      <w:r w:rsidR="00426302">
        <w:rPr>
          <w:rFonts w:ascii="Times New Roman" w:hAnsi="Times New Roman" w:cs="Times New Roman"/>
          <w:sz w:val="24"/>
          <w:szCs w:val="24"/>
        </w:rPr>
        <w:t xml:space="preserve"> </w:t>
      </w:r>
      <w:r w:rsidR="00E46077">
        <w:rPr>
          <w:rFonts w:ascii="Times New Roman" w:hAnsi="Times New Roman" w:cs="Times New Roman"/>
          <w:sz w:val="24"/>
          <w:szCs w:val="24"/>
        </w:rPr>
        <w:t>is one of the</w:t>
      </w:r>
      <w:r w:rsidR="00426302" w:rsidRPr="00E358E6">
        <w:rPr>
          <w:rFonts w:ascii="Times New Roman" w:hAnsi="Times New Roman" w:cs="Times New Roman"/>
          <w:sz w:val="24"/>
          <w:szCs w:val="24"/>
        </w:rPr>
        <w:t xml:space="preserve"> most important </w:t>
      </w:r>
      <w:r w:rsidR="00D010DB">
        <w:rPr>
          <w:rFonts w:ascii="Times New Roman" w:hAnsi="Times New Roman" w:cs="Times New Roman"/>
          <w:sz w:val="24"/>
          <w:szCs w:val="24"/>
        </w:rPr>
        <w:t xml:space="preserve">mammalian </w:t>
      </w:r>
      <w:r w:rsidR="00426302" w:rsidRPr="00E358E6">
        <w:rPr>
          <w:rFonts w:ascii="Times New Roman" w:hAnsi="Times New Roman" w:cs="Times New Roman"/>
          <w:sz w:val="24"/>
          <w:szCs w:val="24"/>
        </w:rPr>
        <w:t xml:space="preserve">model systems for biological and biomedical </w:t>
      </w:r>
      <w:r w:rsidR="00030AC9" w:rsidRPr="00E358E6">
        <w:rPr>
          <w:rFonts w:ascii="Times New Roman" w:hAnsi="Times New Roman" w:cs="Times New Roman"/>
          <w:sz w:val="24"/>
          <w:szCs w:val="24"/>
        </w:rPr>
        <w:t>research</w:t>
      </w:r>
      <w:r w:rsidR="00030AC9">
        <w:rPr>
          <w:rFonts w:ascii="Times New Roman" w:hAnsi="Times New Roman" w:cs="Times New Roman"/>
          <w:sz w:val="24"/>
          <w:szCs w:val="24"/>
        </w:rPr>
        <w:t xml:space="preserve"> and</w:t>
      </w:r>
      <w:r w:rsidR="001624A9">
        <w:rPr>
          <w:rFonts w:ascii="Times New Roman" w:hAnsi="Times New Roman" w:cs="Times New Roman"/>
          <w:sz w:val="24"/>
          <w:szCs w:val="24"/>
        </w:rPr>
        <w:t xml:space="preserve"> </w:t>
      </w:r>
      <w:r w:rsidR="00E46077">
        <w:rPr>
          <w:rFonts w:ascii="Times New Roman" w:hAnsi="Times New Roman" w:cs="Times New Roman"/>
          <w:sz w:val="24"/>
          <w:szCs w:val="24"/>
        </w:rPr>
        <w:t>is</w:t>
      </w:r>
      <w:r w:rsidR="00426302" w:rsidRPr="00E358E6">
        <w:rPr>
          <w:rFonts w:ascii="Times New Roman" w:hAnsi="Times New Roman" w:cs="Times New Roman"/>
          <w:sz w:val="24"/>
          <w:szCs w:val="24"/>
        </w:rPr>
        <w:t xml:space="preserve"> embedded within a massive radiation of </w:t>
      </w:r>
      <w:r w:rsidR="00B445B3">
        <w:rPr>
          <w:rFonts w:ascii="Times New Roman" w:hAnsi="Times New Roman" w:cs="Times New Roman"/>
          <w:sz w:val="24"/>
          <w:szCs w:val="24"/>
        </w:rPr>
        <w:t>murine</w:t>
      </w:r>
      <w:r w:rsidR="00426302" w:rsidRPr="00E358E6">
        <w:rPr>
          <w:rFonts w:ascii="Times New Roman" w:hAnsi="Times New Roman" w:cs="Times New Roman"/>
          <w:sz w:val="24"/>
          <w:szCs w:val="24"/>
        </w:rPr>
        <w:t xml:space="preserve"> rats and mice (</w:t>
      </w:r>
      <w:proofErr w:type="spellStart"/>
      <w:r w:rsidR="00426302" w:rsidRPr="00E358E6">
        <w:rPr>
          <w:rFonts w:ascii="Times New Roman" w:hAnsi="Times New Roman" w:cs="Times New Roman"/>
          <w:sz w:val="24"/>
          <w:szCs w:val="24"/>
        </w:rPr>
        <w:t>Murinae</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This </w:t>
      </w:r>
      <w:r w:rsidR="006E78FF">
        <w:rPr>
          <w:rFonts w:ascii="Times New Roman" w:hAnsi="Times New Roman" w:cs="Times New Roman"/>
          <w:sz w:val="24"/>
          <w:szCs w:val="24"/>
        </w:rPr>
        <w:t xml:space="preserve">ecologically </w:t>
      </w:r>
      <w:r w:rsidR="00426302">
        <w:rPr>
          <w:rFonts w:ascii="Times New Roman" w:hAnsi="Times New Roman" w:cs="Times New Roman"/>
          <w:sz w:val="24"/>
          <w:szCs w:val="24"/>
        </w:rPr>
        <w:t>diverse and species</w:t>
      </w:r>
      <w:r w:rsidR="00AF67FD">
        <w:rPr>
          <w:rFonts w:ascii="Times New Roman" w:hAnsi="Times New Roman" w:cs="Times New Roman"/>
          <w:sz w:val="24"/>
          <w:szCs w:val="24"/>
        </w:rPr>
        <w:t>-</w:t>
      </w:r>
      <w:r w:rsidR="00426302">
        <w:rPr>
          <w:rFonts w:ascii="Times New Roman" w:hAnsi="Times New Roman" w:cs="Times New Roman"/>
          <w:sz w:val="24"/>
          <w:szCs w:val="24"/>
        </w:rPr>
        <w:t>rich</w:t>
      </w:r>
      <w:r w:rsidR="00EA01C6">
        <w:rPr>
          <w:rFonts w:ascii="Times New Roman" w:hAnsi="Times New Roman" w:cs="Times New Roman"/>
          <w:sz w:val="24"/>
          <w:szCs w:val="24"/>
        </w:rPr>
        <w:t xml:space="preserve"> group is</w:t>
      </w:r>
      <w:r w:rsidR="00426302">
        <w:rPr>
          <w:rFonts w:ascii="Times New Roman" w:hAnsi="Times New Roman" w:cs="Times New Roman"/>
          <w:sz w:val="24"/>
          <w:szCs w:val="24"/>
        </w:rPr>
        <w:t xml:space="preserve"> </w:t>
      </w:r>
      <w:r w:rsidR="001624A9">
        <w:rPr>
          <w:rFonts w:ascii="Times New Roman" w:hAnsi="Times New Roman" w:cs="Times New Roman"/>
          <w:sz w:val="24"/>
          <w:szCs w:val="24"/>
        </w:rPr>
        <w:t>comprise</w:t>
      </w:r>
      <w:r w:rsidR="00EA01C6">
        <w:rPr>
          <w:rFonts w:ascii="Times New Roman" w:hAnsi="Times New Roman" w:cs="Times New Roman"/>
          <w:sz w:val="24"/>
          <w:szCs w:val="24"/>
        </w:rPr>
        <w:t>d of</w:t>
      </w:r>
      <w:r w:rsidR="001624A9">
        <w:rPr>
          <w:rFonts w:ascii="Times New Roman" w:hAnsi="Times New Roman" w:cs="Times New Roman"/>
          <w:sz w:val="24"/>
          <w:szCs w:val="24"/>
        </w:rPr>
        <w:t xml:space="preserve"> over 600 species and</w:t>
      </w:r>
      <w:r w:rsidR="00EA01C6">
        <w:rPr>
          <w:rFonts w:ascii="Times New Roman" w:hAnsi="Times New Roman" w:cs="Times New Roman"/>
          <w:sz w:val="24"/>
          <w:szCs w:val="24"/>
        </w:rPr>
        <w:t xml:space="preserve"> makes up</w:t>
      </w:r>
      <w:r w:rsidR="001624A9" w:rsidRPr="00E358E6">
        <w:rPr>
          <w:rFonts w:ascii="Times New Roman" w:hAnsi="Times New Roman" w:cs="Times New Roman"/>
          <w:sz w:val="24"/>
          <w:szCs w:val="24"/>
        </w:rPr>
        <w:t xml:space="preserve"> </w:t>
      </w:r>
      <w:r w:rsidR="001624A9">
        <w:rPr>
          <w:rFonts w:ascii="Times New Roman" w:hAnsi="Times New Roman" w:cs="Times New Roman"/>
          <w:sz w:val="24"/>
          <w:szCs w:val="24"/>
        </w:rPr>
        <w:t>&gt;</w:t>
      </w:r>
      <w:r w:rsidR="001624A9" w:rsidRPr="00E358E6">
        <w:rPr>
          <w:rFonts w:ascii="Times New Roman" w:hAnsi="Times New Roman" w:cs="Times New Roman"/>
          <w:sz w:val="24"/>
          <w:szCs w:val="24"/>
        </w:rPr>
        <w:t>10% of all mammalian specie</w:t>
      </w:r>
      <w:r w:rsidR="001624A9">
        <w:rPr>
          <w:rFonts w:ascii="Times New Roman" w:hAnsi="Times New Roman" w:cs="Times New Roman"/>
          <w:sz w:val="24"/>
          <w:szCs w:val="24"/>
        </w:rPr>
        <w:t>s, and yet</w:t>
      </w:r>
      <w:r w:rsidR="00426302">
        <w:rPr>
          <w:rFonts w:ascii="Times New Roman" w:hAnsi="Times New Roman" w:cs="Times New Roman"/>
          <w:sz w:val="24"/>
          <w:szCs w:val="24"/>
        </w:rPr>
        <w:t xml:space="preserve"> </w:t>
      </w:r>
      <w:r w:rsidR="00394C3B">
        <w:rPr>
          <w:rFonts w:ascii="Times New Roman" w:hAnsi="Times New Roman" w:cs="Times New Roman"/>
          <w:sz w:val="24"/>
          <w:szCs w:val="24"/>
        </w:rPr>
        <w:t xml:space="preserve">is only about </w:t>
      </w:r>
      <w:r w:rsidR="00394C3B" w:rsidRPr="00E358E6">
        <w:rPr>
          <w:rFonts w:ascii="Times New Roman" w:hAnsi="Times New Roman" w:cs="Times New Roman"/>
          <w:sz w:val="24"/>
          <w:szCs w:val="24"/>
        </w:rPr>
        <w:t>15 million years</w:t>
      </w:r>
      <w:r w:rsidR="00394C3B">
        <w:rPr>
          <w:rFonts w:ascii="Times New Roman" w:hAnsi="Times New Roman" w:cs="Times New Roman"/>
          <w:sz w:val="24"/>
          <w:szCs w:val="24"/>
        </w:rPr>
        <w:t xml:space="preserve"> old</w:t>
      </w:r>
      <w:r w:rsidR="005A1264">
        <w:rPr>
          <w:rFonts w:ascii="Times New Roman" w:hAnsi="Times New Roman" w:cs="Times New Roman"/>
          <w:sz w:val="24"/>
          <w:szCs w:val="24"/>
        </w:rPr>
        <w:t>, making this system an excellent choice for phylogenetic studies over both short and long timescales</w:t>
      </w:r>
      <w:r w:rsidR="00030AC9">
        <w:rPr>
          <w:rFonts w:ascii="Times New Roman" w:hAnsi="Times New Roman" w:cs="Times New Roman"/>
          <w:sz w:val="24"/>
          <w:szCs w:val="24"/>
        </w:rPr>
        <w:t>.</w:t>
      </w:r>
      <w:r w:rsidR="002D7D7D">
        <w:rPr>
          <w:rFonts w:ascii="Times New Roman" w:hAnsi="Times New Roman" w:cs="Times New Roman"/>
          <w:sz w:val="24"/>
          <w:szCs w:val="24"/>
        </w:rPr>
        <w:t xml:space="preserve"> Despite the power of evolution-guided functional and biomedical analysis</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(Christmas, et al. 2023)</w:t>
      </w:r>
      <w:r w:rsidR="00E23F63">
        <w:rPr>
          <w:rFonts w:ascii="Times New Roman" w:hAnsi="Times New Roman" w:cs="Times New Roman"/>
          <w:sz w:val="24"/>
          <w:szCs w:val="24"/>
        </w:rPr>
        <w:fldChar w:fldCharType="end"/>
      </w:r>
      <w:r w:rsidR="002D7D7D">
        <w:rPr>
          <w:rFonts w:ascii="Times New Roman" w:hAnsi="Times New Roman" w:cs="Times New Roman"/>
          <w:sz w:val="24"/>
          <w:szCs w:val="24"/>
        </w:rPr>
        <w:t>,</w:t>
      </w:r>
      <w:r w:rsidR="00394C3B">
        <w:rPr>
          <w:rFonts w:ascii="Times New Roman" w:hAnsi="Times New Roman" w:cs="Times New Roman"/>
          <w:sz w:val="24"/>
          <w:szCs w:val="24"/>
        </w:rPr>
        <w:t xml:space="preserve"> </w:t>
      </w:r>
      <w:r w:rsidR="00B445B3">
        <w:rPr>
          <w:rFonts w:ascii="Times New Roman" w:hAnsi="Times New Roman" w:cs="Times New Roman"/>
          <w:sz w:val="24"/>
          <w:szCs w:val="24"/>
        </w:rPr>
        <w:t xml:space="preserve">relatively </w:t>
      </w:r>
      <w:r w:rsidR="002D7D7D">
        <w:rPr>
          <w:rFonts w:ascii="Times New Roman" w:hAnsi="Times New Roman" w:cs="Times New Roman"/>
          <w:sz w:val="24"/>
          <w:szCs w:val="24"/>
        </w:rPr>
        <w:t>f</w:t>
      </w:r>
      <w:r w:rsidR="00394C3B">
        <w:rPr>
          <w:rFonts w:ascii="Times New Roman" w:hAnsi="Times New Roman" w:cs="Times New Roman"/>
          <w:sz w:val="24"/>
          <w:szCs w:val="24"/>
        </w:rPr>
        <w:t xml:space="preserve">ew </w:t>
      </w:r>
      <w:r w:rsidR="00426302" w:rsidRPr="00E358E6">
        <w:rPr>
          <w:rFonts w:ascii="Times New Roman" w:hAnsi="Times New Roman" w:cs="Times New Roman"/>
          <w:sz w:val="24"/>
          <w:szCs w:val="24"/>
        </w:rPr>
        <w:t xml:space="preserve">murine genomes have been </w:t>
      </w:r>
      <w:r w:rsidR="00893D02">
        <w:rPr>
          <w:rFonts w:ascii="Times New Roman" w:hAnsi="Times New Roman" w:cs="Times New Roman"/>
          <w:sz w:val="24"/>
          <w:szCs w:val="24"/>
        </w:rPr>
        <w:t xml:space="preserve">sequenced outside of </w:t>
      </w:r>
      <w:r w:rsidR="00893D02" w:rsidRPr="009D6AFD">
        <w:rPr>
          <w:rFonts w:ascii="Times New Roman" w:hAnsi="Times New Roman" w:cs="Times New Roman"/>
          <w:i/>
          <w:iCs/>
          <w:sz w:val="24"/>
          <w:szCs w:val="24"/>
        </w:rPr>
        <w:t>Mus</w:t>
      </w:r>
      <w:r w:rsidR="00893D02">
        <w:rPr>
          <w:rFonts w:ascii="Times New Roman" w:hAnsi="Times New Roman" w:cs="Times New Roman"/>
          <w:sz w:val="24"/>
          <w:szCs w:val="24"/>
        </w:rPr>
        <w:t xml:space="preserve"> and </w:t>
      </w:r>
      <w:r w:rsidR="00893D02" w:rsidRPr="009D6AFD">
        <w:rPr>
          <w:rFonts w:ascii="Times New Roman" w:hAnsi="Times New Roman" w:cs="Times New Roman"/>
          <w:i/>
          <w:iCs/>
          <w:sz w:val="24"/>
          <w:szCs w:val="24"/>
        </w:rPr>
        <w:t>Rattus</w:t>
      </w:r>
      <w:r w:rsidR="00F95869">
        <w:rPr>
          <w:rFonts w:ascii="Times New Roman" w:hAnsi="Times New Roman" w:cs="Times New Roman"/>
          <w:sz w:val="24"/>
          <w:szCs w:val="24"/>
        </w:rPr>
        <w:t>.</w:t>
      </w:r>
      <w:r w:rsidR="0077627E">
        <w:rPr>
          <w:rFonts w:ascii="Times New Roman" w:hAnsi="Times New Roman" w:cs="Times New Roman"/>
          <w:sz w:val="24"/>
          <w:szCs w:val="24"/>
        </w:rPr>
        <w:t xml:space="preserve"> </w:t>
      </w:r>
      <w:r w:rsidR="00372855">
        <w:rPr>
          <w:rFonts w:ascii="Times New Roman" w:hAnsi="Times New Roman" w:cs="Times New Roman"/>
          <w:sz w:val="24"/>
          <w:szCs w:val="24"/>
        </w:rPr>
        <w:tab/>
      </w:r>
    </w:p>
    <w:p w14:paraId="3093FDA3" w14:textId="7F4BEA00" w:rsidR="00EA1EF2" w:rsidRDefault="00372855" w:rsidP="00372855">
      <w:pPr>
        <w:spacing w:after="0"/>
        <w:ind w:firstLine="720"/>
        <w:jc w:val="both"/>
        <w:rPr>
          <w:rFonts w:ascii="Times New Roman" w:hAnsi="Times New Roman" w:cs="Times New Roman"/>
          <w:sz w:val="24"/>
          <w:szCs w:val="24"/>
        </w:rPr>
      </w:pPr>
      <w:r>
        <w:rPr>
          <w:rFonts w:ascii="Times New Roman" w:hAnsi="Times New Roman" w:cs="Times New Roman"/>
          <w:sz w:val="24"/>
          <w:szCs w:val="24"/>
        </w:rPr>
        <w:t>W</w:t>
      </w:r>
      <w:r w:rsidR="00394C3B">
        <w:rPr>
          <w:rFonts w:ascii="Times New Roman" w:hAnsi="Times New Roman" w:cs="Times New Roman"/>
          <w:sz w:val="24"/>
          <w:szCs w:val="24"/>
        </w:rPr>
        <w:t xml:space="preserve">e </w:t>
      </w:r>
      <w:r w:rsidR="002D7D7D">
        <w:rPr>
          <w:rFonts w:ascii="Times New Roman" w:hAnsi="Times New Roman" w:cs="Times New Roman"/>
          <w:sz w:val="24"/>
          <w:szCs w:val="24"/>
        </w:rPr>
        <w:t xml:space="preserve">analyze </w:t>
      </w:r>
      <w:r w:rsidR="00E23F63">
        <w:rPr>
          <w:rFonts w:ascii="Times New Roman" w:hAnsi="Times New Roman" w:cs="Times New Roman"/>
          <w:sz w:val="24"/>
          <w:szCs w:val="24"/>
        </w:rPr>
        <w:t>recently sequenced</w:t>
      </w:r>
      <w:r w:rsidR="0077627E">
        <w:rPr>
          <w:rFonts w:ascii="Times New Roman" w:hAnsi="Times New Roman" w:cs="Times New Roman"/>
          <w:sz w:val="24"/>
          <w:szCs w:val="24"/>
        </w:rPr>
        <w:t xml:space="preserve"> </w:t>
      </w:r>
      <w:r w:rsidR="00426302">
        <w:rPr>
          <w:rFonts w:ascii="Times New Roman" w:hAnsi="Times New Roman" w:cs="Times New Roman"/>
          <w:sz w:val="24"/>
          <w:szCs w:val="24"/>
        </w:rPr>
        <w:t>genome</w:t>
      </w:r>
      <w:r w:rsidR="00B445B3">
        <w:rPr>
          <w:rFonts w:ascii="Times New Roman" w:hAnsi="Times New Roman" w:cs="Times New Roman"/>
          <w:sz w:val="24"/>
          <w:szCs w:val="24"/>
        </w:rPr>
        <w:t>s</w:t>
      </w:r>
      <w:r w:rsidR="00426302">
        <w:rPr>
          <w:rFonts w:ascii="Times New Roman" w:hAnsi="Times New Roman" w:cs="Times New Roman"/>
          <w:sz w:val="24"/>
          <w:szCs w:val="24"/>
        </w:rPr>
        <w:t xml:space="preserve"> </w:t>
      </w:r>
      <w:r w:rsidR="0077627E">
        <w:rPr>
          <w:rFonts w:ascii="Times New Roman" w:hAnsi="Times New Roman" w:cs="Times New Roman"/>
          <w:sz w:val="24"/>
          <w:szCs w:val="24"/>
        </w:rPr>
        <w:t xml:space="preserve">for </w:t>
      </w:r>
      <w:r w:rsidR="00020FEE">
        <w:rPr>
          <w:rFonts w:ascii="Times New Roman" w:hAnsi="Times New Roman" w:cs="Times New Roman"/>
          <w:sz w:val="24"/>
          <w:szCs w:val="24"/>
        </w:rPr>
        <w:t>seven</w:t>
      </w:r>
      <w:r w:rsidR="00426302" w:rsidRPr="00E358E6">
        <w:rPr>
          <w:rFonts w:ascii="Times New Roman" w:hAnsi="Times New Roman" w:cs="Times New Roman"/>
          <w:sz w:val="24"/>
          <w:szCs w:val="24"/>
        </w:rPr>
        <w:t xml:space="preserve"> murine </w:t>
      </w:r>
      <w:r w:rsidR="0077627E">
        <w:rPr>
          <w:rFonts w:ascii="Times New Roman" w:hAnsi="Times New Roman" w:cs="Times New Roman"/>
          <w:sz w:val="24"/>
          <w:szCs w:val="24"/>
        </w:rPr>
        <w:t>species</w:t>
      </w:r>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Mastomys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natalensis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Hylomyscus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alleni</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Praomys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delectorum</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Rhabdomys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dilectus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Grammoyms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dolichurus</w:t>
      </w:r>
      <w:proofErr w:type="spellEnd"/>
      <w:r w:rsidR="00426302" w:rsidRPr="00E358E6">
        <w:rPr>
          <w:rFonts w:ascii="Times New Roman" w:hAnsi="Times New Roman" w:cs="Times New Roman"/>
          <w:sz w:val="24"/>
          <w:szCs w:val="24"/>
        </w:rPr>
        <w:t xml:space="preserve">, </w:t>
      </w:r>
      <w:proofErr w:type="spellStart"/>
      <w:r w:rsidR="00020FEE">
        <w:rPr>
          <w:rFonts w:ascii="Times New Roman" w:hAnsi="Times New Roman" w:cs="Times New Roman"/>
          <w:i/>
          <w:iCs/>
          <w:sz w:val="24"/>
          <w:szCs w:val="24"/>
        </w:rPr>
        <w:t>Otomoys</w:t>
      </w:r>
      <w:proofErr w:type="spellEnd"/>
      <w:r w:rsidR="00020FEE">
        <w:rPr>
          <w:rFonts w:ascii="Times New Roman" w:hAnsi="Times New Roman" w:cs="Times New Roman"/>
          <w:i/>
          <w:iCs/>
          <w:sz w:val="24"/>
          <w:szCs w:val="24"/>
        </w:rPr>
        <w:t xml:space="preserve"> typus</w:t>
      </w:r>
      <w:r w:rsidR="00020FEE">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and </w:t>
      </w:r>
      <w:proofErr w:type="spellStart"/>
      <w:r w:rsidR="00426302" w:rsidRPr="00E358E6">
        <w:rPr>
          <w:rFonts w:ascii="Times New Roman" w:hAnsi="Times New Roman" w:cs="Times New Roman"/>
          <w:i/>
          <w:iCs/>
          <w:sz w:val="24"/>
          <w:szCs w:val="24"/>
        </w:rPr>
        <w:t>Rhynchomys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soricoides</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sampled from across this radiation</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sidR="00E23F63">
        <w:rPr>
          <w:rFonts w:ascii="Times New Roman" w:hAnsi="Times New Roman" w:cs="Times New Roman"/>
          <w:sz w:val="24"/>
          <w:szCs w:val="24"/>
        </w:rPr>
        <w:fldChar w:fldCharType="end"/>
      </w:r>
      <w:r w:rsidR="00426302">
        <w:rPr>
          <w:rFonts w:ascii="Times New Roman" w:hAnsi="Times New Roman" w:cs="Times New Roman"/>
          <w:sz w:val="24"/>
          <w:szCs w:val="24"/>
        </w:rPr>
        <w:t>.</w:t>
      </w:r>
      <w:r w:rsidR="002D7D7D">
        <w:rPr>
          <w:rFonts w:ascii="Times New Roman" w:hAnsi="Times New Roman" w:cs="Times New Roman"/>
          <w:sz w:val="24"/>
          <w:szCs w:val="24"/>
        </w:rPr>
        <w:t xml:space="preserve"> We </w:t>
      </w:r>
      <w:r w:rsidR="00426302">
        <w:rPr>
          <w:rFonts w:ascii="Times New Roman" w:hAnsi="Times New Roman" w:cs="Times New Roman"/>
          <w:sz w:val="24"/>
          <w:szCs w:val="24"/>
        </w:rPr>
        <w:t>combin</w:t>
      </w:r>
      <w:r w:rsidR="00F92FFA">
        <w:rPr>
          <w:rFonts w:ascii="Times New Roman" w:hAnsi="Times New Roman" w:cs="Times New Roman"/>
          <w:sz w:val="24"/>
          <w:szCs w:val="24"/>
        </w:rPr>
        <w:t>e</w:t>
      </w:r>
      <w:r w:rsidR="00426302">
        <w:rPr>
          <w:rFonts w:ascii="Times New Roman" w:hAnsi="Times New Roman" w:cs="Times New Roman"/>
          <w:sz w:val="24"/>
          <w:szCs w:val="24"/>
        </w:rPr>
        <w:t xml:space="preserve"> these</w:t>
      </w:r>
      <w:r w:rsidR="002D7D7D">
        <w:rPr>
          <w:rFonts w:ascii="Times New Roman" w:hAnsi="Times New Roman" w:cs="Times New Roman"/>
          <w:sz w:val="24"/>
          <w:szCs w:val="24"/>
        </w:rPr>
        <w:t xml:space="preserve"> new</w:t>
      </w:r>
      <w:r w:rsidR="00426302">
        <w:rPr>
          <w:rFonts w:ascii="Times New Roman" w:hAnsi="Times New Roman" w:cs="Times New Roman"/>
          <w:sz w:val="24"/>
          <w:szCs w:val="24"/>
        </w:rPr>
        <w:t xml:space="preserve"> genomes</w:t>
      </w:r>
      <w:r w:rsidR="00426302" w:rsidRPr="00E358E6">
        <w:rPr>
          <w:rFonts w:ascii="Times New Roman" w:hAnsi="Times New Roman" w:cs="Times New Roman"/>
          <w:sz w:val="24"/>
          <w:szCs w:val="24"/>
        </w:rPr>
        <w:t xml:space="preserve"> with previously sequenced genomes and </w:t>
      </w:r>
      <w:r w:rsidR="00426302">
        <w:rPr>
          <w:rFonts w:ascii="Times New Roman" w:hAnsi="Times New Roman" w:cs="Times New Roman"/>
          <w:sz w:val="24"/>
          <w:szCs w:val="24"/>
        </w:rPr>
        <w:t>genomic</w:t>
      </w:r>
      <w:r w:rsidR="00426302" w:rsidRPr="00E358E6">
        <w:rPr>
          <w:rFonts w:ascii="Times New Roman" w:hAnsi="Times New Roman" w:cs="Times New Roman"/>
          <w:sz w:val="24"/>
          <w:szCs w:val="24"/>
        </w:rPr>
        <w:t xml:space="preserve"> resources from the </w:t>
      </w:r>
      <w:r w:rsidR="00CB7634" w:rsidRPr="00D4662B">
        <w:rPr>
          <w:rFonts w:ascii="Times New Roman" w:hAnsi="Times New Roman" w:cs="Times New Roman"/>
          <w:i/>
          <w:sz w:val="24"/>
          <w:szCs w:val="24"/>
        </w:rPr>
        <w:t>M. musculus</w:t>
      </w:r>
      <w:r w:rsidR="00426302">
        <w:rPr>
          <w:rFonts w:ascii="Times New Roman" w:hAnsi="Times New Roman" w:cs="Times New Roman"/>
          <w:sz w:val="24"/>
          <w:szCs w:val="24"/>
        </w:rPr>
        <w:t xml:space="preserve"> model system</w:t>
      </w:r>
      <w:r w:rsidR="00426302" w:rsidRPr="00E358E6">
        <w:rPr>
          <w:rFonts w:ascii="Times New Roman" w:hAnsi="Times New Roman" w:cs="Times New Roman"/>
          <w:sz w:val="24"/>
          <w:szCs w:val="24"/>
        </w:rPr>
        <w:t xml:space="preserve"> to study phylogenetic relationships within </w:t>
      </w:r>
      <w:proofErr w:type="spellStart"/>
      <w:r w:rsidR="00426302">
        <w:rPr>
          <w:rFonts w:ascii="Times New Roman" w:hAnsi="Times New Roman" w:cs="Times New Roman"/>
          <w:sz w:val="24"/>
          <w:szCs w:val="24"/>
        </w:rPr>
        <w:t>M</w:t>
      </w:r>
      <w:r w:rsidR="00426302" w:rsidRPr="00E358E6">
        <w:rPr>
          <w:rFonts w:ascii="Times New Roman" w:hAnsi="Times New Roman" w:cs="Times New Roman"/>
          <w:sz w:val="24"/>
          <w:szCs w:val="24"/>
        </w:rPr>
        <w:t>urinae</w:t>
      </w:r>
      <w:proofErr w:type="spellEnd"/>
      <w:r w:rsidR="00426302" w:rsidRPr="00E358E6">
        <w:rPr>
          <w:rFonts w:ascii="Times New Roman" w:hAnsi="Times New Roman" w:cs="Times New Roman"/>
          <w:sz w:val="24"/>
          <w:szCs w:val="24"/>
        </w:rPr>
        <w:t xml:space="preserve"> as well as the landscape of discordance along rodent chromosome</w:t>
      </w:r>
      <w:r w:rsidR="00913C95">
        <w:rPr>
          <w:rFonts w:ascii="Times New Roman" w:hAnsi="Times New Roman" w:cs="Times New Roman"/>
          <w:sz w:val="24"/>
          <w:szCs w:val="24"/>
        </w:rPr>
        <w:t>s</w:t>
      </w:r>
      <w:r w:rsidR="00426302" w:rsidRPr="00E358E6">
        <w:rPr>
          <w:rFonts w:ascii="Times New Roman" w:hAnsi="Times New Roman" w:cs="Times New Roman"/>
          <w:sz w:val="24"/>
          <w:szCs w:val="24"/>
        </w:rPr>
        <w:t>.</w:t>
      </w:r>
      <w:r w:rsidR="00020FEE">
        <w:rPr>
          <w:rFonts w:ascii="Times New Roman" w:hAnsi="Times New Roman" w:cs="Times New Roman"/>
          <w:sz w:val="24"/>
          <w:szCs w:val="24"/>
        </w:rPr>
        <w:t xml:space="preserve"> </w:t>
      </w:r>
      <w:commentRangeStart w:id="16"/>
      <w:r w:rsidR="00045BDB" w:rsidRPr="00075439">
        <w:rPr>
          <w:rFonts w:ascii="Times New Roman" w:hAnsi="Times New Roman" w:cs="Times New Roman"/>
          <w:sz w:val="24"/>
          <w:szCs w:val="24"/>
        </w:rPr>
        <w:t>The aims of our study are two-fold</w:t>
      </w:r>
      <w:commentRangeEnd w:id="16"/>
      <w:r w:rsidR="00432EE1">
        <w:rPr>
          <w:rStyle w:val="CommentReference"/>
        </w:rPr>
        <w:commentReference w:id="16"/>
      </w:r>
      <w:r w:rsidR="00045BDB">
        <w:rPr>
          <w:rFonts w:ascii="Times New Roman" w:hAnsi="Times New Roman" w:cs="Times New Roman"/>
          <w:sz w:val="24"/>
          <w:szCs w:val="24"/>
        </w:rPr>
        <w:t xml:space="preserve">. </w:t>
      </w:r>
      <w:r w:rsidR="00020FEE">
        <w:rPr>
          <w:rFonts w:ascii="Times New Roman" w:hAnsi="Times New Roman" w:cs="Times New Roman"/>
          <w:sz w:val="24"/>
          <w:szCs w:val="24"/>
        </w:rPr>
        <w:t xml:space="preserve">We </w:t>
      </w:r>
      <w:r w:rsidR="00D010DB">
        <w:rPr>
          <w:rFonts w:ascii="Times New Roman" w:hAnsi="Times New Roman" w:cs="Times New Roman"/>
          <w:sz w:val="24"/>
          <w:szCs w:val="24"/>
        </w:rPr>
        <w:t xml:space="preserve">first </w:t>
      </w:r>
      <w:r w:rsidR="00020FEE">
        <w:rPr>
          <w:rFonts w:ascii="Times New Roman" w:hAnsi="Times New Roman" w:cs="Times New Roman"/>
          <w:sz w:val="24"/>
          <w:szCs w:val="24"/>
        </w:rPr>
        <w:t>infer</w:t>
      </w:r>
      <w:r w:rsidR="00D010DB">
        <w:rPr>
          <w:rFonts w:ascii="Times New Roman" w:hAnsi="Times New Roman" w:cs="Times New Roman"/>
          <w:sz w:val="24"/>
          <w:szCs w:val="24"/>
        </w:rPr>
        <w:t>red</w:t>
      </w:r>
      <w:r w:rsidR="00020FEE">
        <w:rPr>
          <w:rFonts w:ascii="Times New Roman" w:hAnsi="Times New Roman" w:cs="Times New Roman"/>
          <w:sz w:val="24"/>
          <w:szCs w:val="24"/>
        </w:rPr>
        <w:t xml:space="preserve"> a species tree</w:t>
      </w:r>
      <w:r w:rsidR="003B427E">
        <w:rPr>
          <w:rFonts w:ascii="Times New Roman" w:hAnsi="Times New Roman" w:cs="Times New Roman"/>
          <w:sz w:val="24"/>
          <w:szCs w:val="24"/>
        </w:rPr>
        <w:t xml:space="preserve"> for these and other sequenced rodent genomes</w:t>
      </w:r>
      <w:r w:rsidR="00B57DDF">
        <w:rPr>
          <w:rFonts w:ascii="Times New Roman" w:hAnsi="Times New Roman" w:cs="Times New Roman"/>
          <w:sz w:val="24"/>
          <w:szCs w:val="24"/>
        </w:rPr>
        <w:t>, focusing on signal</w:t>
      </w:r>
      <w:r w:rsidR="00086687">
        <w:rPr>
          <w:rFonts w:ascii="Times New Roman" w:hAnsi="Times New Roman" w:cs="Times New Roman"/>
          <w:sz w:val="24"/>
          <w:szCs w:val="24"/>
        </w:rPr>
        <w:t>s</w:t>
      </w:r>
      <w:r w:rsidR="00B57DDF">
        <w:rPr>
          <w:rFonts w:ascii="Times New Roman" w:hAnsi="Times New Roman" w:cs="Times New Roman"/>
          <w:sz w:val="24"/>
          <w:szCs w:val="24"/>
        </w:rPr>
        <w:t xml:space="preserve"> </w:t>
      </w:r>
      <w:r w:rsidR="00D010DB">
        <w:rPr>
          <w:rFonts w:ascii="Times New Roman" w:hAnsi="Times New Roman" w:cs="Times New Roman"/>
          <w:sz w:val="24"/>
          <w:szCs w:val="24"/>
        </w:rPr>
        <w:t xml:space="preserve">derived from </w:t>
      </w:r>
      <w:r w:rsidR="00045BDB">
        <w:rPr>
          <w:rFonts w:ascii="Times New Roman" w:hAnsi="Times New Roman" w:cs="Times New Roman"/>
          <w:sz w:val="24"/>
          <w:szCs w:val="24"/>
        </w:rPr>
        <w:t xml:space="preserve">commonly used </w:t>
      </w:r>
      <w:r w:rsidR="00020FEE">
        <w:rPr>
          <w:rFonts w:ascii="Times New Roman" w:hAnsi="Times New Roman" w:cs="Times New Roman"/>
          <w:sz w:val="24"/>
          <w:szCs w:val="24"/>
        </w:rPr>
        <w:t>ultra-conserved elements (UCEs)</w:t>
      </w:r>
      <w:bookmarkStart w:id="17" w:name="_Hlk114747009"/>
      <w:r w:rsidR="00045BDB">
        <w:rPr>
          <w:rFonts w:ascii="Times New Roman" w:hAnsi="Times New Roman" w:cs="Times New Roman"/>
          <w:sz w:val="24"/>
          <w:szCs w:val="24"/>
        </w:rPr>
        <w:t xml:space="preserve">. We used these UCE data </w:t>
      </w:r>
      <w:r w:rsidR="00045BDB" w:rsidRPr="00075439">
        <w:rPr>
          <w:rFonts w:ascii="Times New Roman" w:hAnsi="Times New Roman" w:cs="Times New Roman"/>
          <w:sz w:val="24"/>
          <w:szCs w:val="24"/>
        </w:rPr>
        <w:t xml:space="preserve">to infer a robust, </w:t>
      </w:r>
      <w:r w:rsidR="00B91982">
        <w:rPr>
          <w:rFonts w:ascii="Times New Roman" w:hAnsi="Times New Roman" w:cs="Times New Roman"/>
          <w:sz w:val="24"/>
          <w:szCs w:val="24"/>
        </w:rPr>
        <w:t xml:space="preserve">time-calibrated </w:t>
      </w:r>
      <w:r w:rsidR="00045BDB" w:rsidRPr="00075439">
        <w:rPr>
          <w:rFonts w:ascii="Times New Roman" w:hAnsi="Times New Roman" w:cs="Times New Roman"/>
          <w:sz w:val="24"/>
          <w:szCs w:val="24"/>
        </w:rPr>
        <w:t xml:space="preserve">phylogeny of </w:t>
      </w:r>
      <w:r w:rsidR="00312928">
        <w:rPr>
          <w:rFonts w:ascii="Times New Roman" w:hAnsi="Times New Roman" w:cs="Times New Roman"/>
          <w:sz w:val="24"/>
          <w:szCs w:val="24"/>
        </w:rPr>
        <w:t xml:space="preserve">sequenced </w:t>
      </w:r>
      <w:r w:rsidR="00045BDB" w:rsidRPr="00075439">
        <w:rPr>
          <w:rFonts w:ascii="Times New Roman" w:hAnsi="Times New Roman" w:cs="Times New Roman"/>
          <w:sz w:val="24"/>
          <w:szCs w:val="24"/>
        </w:rPr>
        <w:t>murine rodents</w:t>
      </w:r>
      <w:r w:rsidR="00312928">
        <w:rPr>
          <w:rFonts w:ascii="Times New Roman" w:hAnsi="Times New Roman" w:cs="Times New Roman"/>
          <w:sz w:val="24"/>
          <w:szCs w:val="24"/>
        </w:rPr>
        <w:t>, providi</w:t>
      </w:r>
      <w:r w:rsidR="00B91982">
        <w:rPr>
          <w:rFonts w:ascii="Times New Roman" w:hAnsi="Times New Roman" w:cs="Times New Roman"/>
          <w:sz w:val="24"/>
          <w:szCs w:val="24"/>
        </w:rPr>
        <w:t>ng a</w:t>
      </w:r>
      <w:r w:rsidR="00312928">
        <w:rPr>
          <w:rFonts w:ascii="Times New Roman" w:hAnsi="Times New Roman" w:cs="Times New Roman"/>
          <w:sz w:val="24"/>
          <w:szCs w:val="24"/>
        </w:rPr>
        <w:t xml:space="preserve"> useful resource for future comparative studies within this important group</w:t>
      </w:r>
      <w:r w:rsidR="00020FEE">
        <w:rPr>
          <w:rFonts w:ascii="Times New Roman" w:hAnsi="Times New Roman" w:cs="Times New Roman"/>
          <w:sz w:val="24"/>
          <w:szCs w:val="24"/>
        </w:rPr>
        <w:t>.</w:t>
      </w:r>
      <w:r w:rsidR="00045BDB">
        <w:rPr>
          <w:rFonts w:ascii="Times New Roman" w:hAnsi="Times New Roman" w:cs="Times New Roman"/>
          <w:sz w:val="24"/>
          <w:szCs w:val="24"/>
        </w:rPr>
        <w:t xml:space="preserve"> </w:t>
      </w:r>
      <w:bookmarkEnd w:id="17"/>
      <w:ins w:id="18" w:author="Thomas, Gregg [2]" w:date="2024-06-13T11:55:00Z" w16du:dateUtc="2024-06-13T15:55:00Z">
        <w:r w:rsidR="004659F9">
          <w:rPr>
            <w:rFonts w:ascii="Times New Roman" w:hAnsi="Times New Roman" w:cs="Times New Roman"/>
            <w:sz w:val="24"/>
            <w:szCs w:val="24"/>
          </w:rPr>
          <w:t xml:space="preserve">Using this species tree, </w:t>
        </w:r>
      </w:ins>
      <w:del w:id="19" w:author="Thomas, Gregg [2]" w:date="2024-06-13T11:55:00Z" w16du:dateUtc="2024-06-13T15:55:00Z">
        <w:r w:rsidR="00FA2AA1" w:rsidDel="004659F9">
          <w:rPr>
            <w:rFonts w:ascii="Times New Roman" w:hAnsi="Times New Roman" w:cs="Times New Roman"/>
            <w:sz w:val="24"/>
            <w:szCs w:val="24"/>
          </w:rPr>
          <w:delText>W</w:delText>
        </w:r>
      </w:del>
      <w:ins w:id="20" w:author="Thomas, Gregg [2]" w:date="2024-06-13T11:55:00Z" w16du:dateUtc="2024-06-13T15:55:00Z">
        <w:r w:rsidR="004659F9">
          <w:rPr>
            <w:rFonts w:ascii="Times New Roman" w:hAnsi="Times New Roman" w:cs="Times New Roman"/>
            <w:sz w:val="24"/>
            <w:szCs w:val="24"/>
          </w:rPr>
          <w:t>w</w:t>
        </w:r>
      </w:ins>
      <w:r w:rsidR="00FA2AA1">
        <w:rPr>
          <w:rFonts w:ascii="Times New Roman" w:hAnsi="Times New Roman" w:cs="Times New Roman"/>
          <w:sz w:val="24"/>
          <w:szCs w:val="24"/>
        </w:rPr>
        <w:t>e</w:t>
      </w:r>
      <w:r w:rsidR="00D010DB">
        <w:rPr>
          <w:rFonts w:ascii="Times New Roman" w:hAnsi="Times New Roman" w:cs="Times New Roman"/>
          <w:sz w:val="24"/>
          <w:szCs w:val="24"/>
        </w:rPr>
        <w:t xml:space="preserve"> </w:t>
      </w:r>
      <w:r w:rsidR="00FA2AA1">
        <w:rPr>
          <w:rFonts w:ascii="Times New Roman" w:hAnsi="Times New Roman" w:cs="Times New Roman"/>
          <w:sz w:val="24"/>
          <w:szCs w:val="24"/>
        </w:rPr>
        <w:t xml:space="preserve">then </w:t>
      </w:r>
      <w:r w:rsidR="00D010DB">
        <w:rPr>
          <w:rFonts w:ascii="Times New Roman" w:hAnsi="Times New Roman" w:cs="Times New Roman"/>
          <w:sz w:val="24"/>
          <w:szCs w:val="24"/>
        </w:rPr>
        <w:t>u</w:t>
      </w:r>
      <w:r w:rsidR="00D010DB" w:rsidRPr="00E358E6">
        <w:rPr>
          <w:rFonts w:ascii="Times New Roman" w:hAnsi="Times New Roman" w:cs="Times New Roman"/>
          <w:sz w:val="24"/>
          <w:szCs w:val="24"/>
        </w:rPr>
        <w:t>s</w:t>
      </w:r>
      <w:r w:rsidR="00D010DB">
        <w:rPr>
          <w:rFonts w:ascii="Times New Roman" w:hAnsi="Times New Roman" w:cs="Times New Roman"/>
          <w:sz w:val="24"/>
          <w:szCs w:val="24"/>
        </w:rPr>
        <w:t>e</w:t>
      </w:r>
      <w:r w:rsidR="00F253F3">
        <w:rPr>
          <w:rFonts w:ascii="Times New Roman" w:hAnsi="Times New Roman" w:cs="Times New Roman"/>
          <w:sz w:val="24"/>
          <w:szCs w:val="24"/>
        </w:rPr>
        <w:t>d</w:t>
      </w:r>
      <w:r w:rsidR="00D010DB">
        <w:rPr>
          <w:rFonts w:ascii="Times New Roman" w:hAnsi="Times New Roman" w:cs="Times New Roman"/>
          <w:sz w:val="24"/>
          <w:szCs w:val="24"/>
        </w:rPr>
        <w:t xml:space="preserve"> </w:t>
      </w:r>
      <w:r w:rsidR="00312928">
        <w:rPr>
          <w:rFonts w:ascii="Times New Roman" w:hAnsi="Times New Roman" w:cs="Times New Roman"/>
          <w:sz w:val="24"/>
          <w:szCs w:val="24"/>
        </w:rPr>
        <w:t xml:space="preserve">a subset of </w:t>
      </w:r>
      <w:r w:rsidR="00D010DB">
        <w:rPr>
          <w:rFonts w:ascii="Times New Roman" w:hAnsi="Times New Roman" w:cs="Times New Roman"/>
          <w:sz w:val="24"/>
          <w:szCs w:val="24"/>
        </w:rPr>
        <w:t xml:space="preserve">whole </w:t>
      </w:r>
      <w:r w:rsidR="008D2A3B">
        <w:rPr>
          <w:rFonts w:ascii="Times New Roman" w:hAnsi="Times New Roman" w:cs="Times New Roman"/>
          <w:sz w:val="24"/>
          <w:szCs w:val="24"/>
        </w:rPr>
        <w:t>genome</w:t>
      </w:r>
      <w:r>
        <w:rPr>
          <w:rFonts w:ascii="Times New Roman" w:hAnsi="Times New Roman" w:cs="Times New Roman"/>
          <w:sz w:val="24"/>
          <w:szCs w:val="24"/>
        </w:rPr>
        <w:t>s</w:t>
      </w:r>
      <w:r w:rsidR="00D010DB">
        <w:rPr>
          <w:rFonts w:ascii="Times New Roman" w:hAnsi="Times New Roman" w:cs="Times New Roman"/>
          <w:sz w:val="24"/>
          <w:szCs w:val="24"/>
        </w:rPr>
        <w:t xml:space="preserve"> </w:t>
      </w:r>
      <w:r w:rsidR="00045BDB">
        <w:rPr>
          <w:rFonts w:ascii="Times New Roman" w:hAnsi="Times New Roman" w:cs="Times New Roman"/>
          <w:sz w:val="24"/>
          <w:szCs w:val="24"/>
        </w:rPr>
        <w:t xml:space="preserve">to </w:t>
      </w:r>
      <w:r w:rsidR="00045BDB" w:rsidRPr="00075439">
        <w:rPr>
          <w:rFonts w:ascii="Times New Roman" w:hAnsi="Times New Roman" w:cs="Times New Roman"/>
          <w:sz w:val="24"/>
          <w:szCs w:val="24"/>
        </w:rPr>
        <w:t>study how phylogenetic discordance</w:t>
      </w:r>
      <w:r w:rsidR="00045BDB">
        <w:rPr>
          <w:rFonts w:ascii="Times New Roman" w:hAnsi="Times New Roman" w:cs="Times New Roman"/>
          <w:sz w:val="24"/>
          <w:szCs w:val="24"/>
        </w:rPr>
        <w:t xml:space="preserve"> is related to species-level inferences of relatedness, recombination rate, and patterns of molecular evolution. Using </w:t>
      </w:r>
      <w:r w:rsidR="00426302" w:rsidRPr="00E358E6">
        <w:rPr>
          <w:rFonts w:ascii="Times New Roman" w:hAnsi="Times New Roman" w:cs="Times New Roman"/>
          <w:sz w:val="24"/>
          <w:szCs w:val="24"/>
        </w:rPr>
        <w:t>genetic maps</w:t>
      </w:r>
      <w:r w:rsidR="009D6AFD">
        <w:rPr>
          <w:rFonts w:ascii="Times New Roman" w:hAnsi="Times New Roman" w:cs="Times New Roman"/>
          <w:sz w:val="24"/>
          <w:szCs w:val="24"/>
        </w:rPr>
        <w:t xml:space="preserve"> and </w:t>
      </w:r>
      <w:r w:rsidR="00312928">
        <w:rPr>
          <w:rFonts w:ascii="Times New Roman" w:hAnsi="Times New Roman" w:cs="Times New Roman"/>
          <w:sz w:val="24"/>
          <w:szCs w:val="24"/>
        </w:rPr>
        <w:lastRenderedPageBreak/>
        <w:t xml:space="preserve">functional </w:t>
      </w:r>
      <w:r w:rsidR="00D010DB">
        <w:rPr>
          <w:rFonts w:ascii="Times New Roman" w:hAnsi="Times New Roman" w:cs="Times New Roman"/>
          <w:sz w:val="24"/>
          <w:szCs w:val="24"/>
        </w:rPr>
        <w:t>annotation</w:t>
      </w:r>
      <w:r w:rsidR="009D6AFD">
        <w:rPr>
          <w:rFonts w:ascii="Times New Roman" w:hAnsi="Times New Roman" w:cs="Times New Roman"/>
          <w:sz w:val="24"/>
          <w:szCs w:val="24"/>
        </w:rPr>
        <w:t xml:space="preserve"> </w:t>
      </w:r>
      <w:r w:rsidR="00426302" w:rsidRPr="00E358E6">
        <w:rPr>
          <w:rFonts w:ascii="Times New Roman" w:hAnsi="Times New Roman" w:cs="Times New Roman"/>
          <w:sz w:val="24"/>
          <w:szCs w:val="24"/>
        </w:rPr>
        <w:t>from</w:t>
      </w:r>
      <w:r w:rsidR="00F253F3">
        <w:rPr>
          <w:rFonts w:ascii="Times New Roman" w:hAnsi="Times New Roman" w:cs="Times New Roman"/>
          <w:sz w:val="24"/>
          <w:szCs w:val="24"/>
        </w:rPr>
        <w:t xml:space="preserve"> </w:t>
      </w:r>
      <w:r w:rsidR="00045BDB">
        <w:rPr>
          <w:rFonts w:ascii="Times New Roman" w:hAnsi="Times New Roman" w:cs="Times New Roman"/>
          <w:sz w:val="24"/>
          <w:szCs w:val="24"/>
        </w:rPr>
        <w:t xml:space="preserve">the powerful </w:t>
      </w:r>
      <w:r w:rsidR="00F253F3">
        <w:rPr>
          <w:rFonts w:ascii="Times New Roman" w:hAnsi="Times New Roman" w:cs="Times New Roman"/>
          <w:sz w:val="24"/>
          <w:szCs w:val="24"/>
        </w:rPr>
        <w:t xml:space="preserve">house </w:t>
      </w:r>
      <w:r w:rsidR="00045BDB">
        <w:rPr>
          <w:rFonts w:ascii="Times New Roman" w:hAnsi="Times New Roman" w:cs="Times New Roman"/>
          <w:sz w:val="24"/>
          <w:szCs w:val="24"/>
        </w:rPr>
        <w:t>mouse system, we</w:t>
      </w:r>
      <w:r w:rsidR="00045BDB" w:rsidRPr="00E358E6">
        <w:rPr>
          <w:rFonts w:ascii="Times New Roman" w:hAnsi="Times New Roman" w:cs="Times New Roman"/>
          <w:sz w:val="24"/>
          <w:szCs w:val="24"/>
        </w:rPr>
        <w:t xml:space="preserve"> </w:t>
      </w:r>
      <w:proofErr w:type="gramStart"/>
      <w:r w:rsidR="00045BDB">
        <w:rPr>
          <w:rFonts w:ascii="Times New Roman" w:hAnsi="Times New Roman" w:cs="Times New Roman"/>
          <w:sz w:val="24"/>
          <w:szCs w:val="24"/>
        </w:rPr>
        <w:t>test</w:t>
      </w:r>
      <w:proofErr w:type="gramEnd"/>
      <w:r w:rsidR="00045BDB">
        <w:rPr>
          <w:rFonts w:ascii="Times New Roman" w:hAnsi="Times New Roman" w:cs="Times New Roman"/>
          <w:sz w:val="24"/>
          <w:szCs w:val="24"/>
        </w:rPr>
        <w:t xml:space="preserve"> </w:t>
      </w:r>
      <w:r w:rsidR="00FA2AA1">
        <w:rPr>
          <w:rFonts w:ascii="Times New Roman" w:hAnsi="Times New Roman" w:cs="Times New Roman"/>
          <w:sz w:val="24"/>
          <w:szCs w:val="24"/>
        </w:rPr>
        <w:t xml:space="preserve">several </w:t>
      </w:r>
      <w:r w:rsidR="00B57DDF">
        <w:rPr>
          <w:rFonts w:ascii="Times New Roman" w:hAnsi="Times New Roman" w:cs="Times New Roman"/>
          <w:sz w:val="24"/>
          <w:szCs w:val="24"/>
        </w:rPr>
        <w:t>hypotheses</w:t>
      </w:r>
      <w:r w:rsidR="00FA2AA1">
        <w:rPr>
          <w:rFonts w:ascii="Times New Roman" w:hAnsi="Times New Roman" w:cs="Times New Roman"/>
          <w:sz w:val="24"/>
          <w:szCs w:val="24"/>
        </w:rPr>
        <w:t xml:space="preserve"> </w:t>
      </w:r>
      <w:r w:rsidR="00EA1EF2">
        <w:rPr>
          <w:rFonts w:ascii="Times New Roman" w:hAnsi="Times New Roman" w:cs="Times New Roman"/>
          <w:sz w:val="24"/>
          <w:szCs w:val="24"/>
        </w:rPr>
        <w:t>linking</w:t>
      </w:r>
      <w:r w:rsidR="00B57DDF">
        <w:rPr>
          <w:rFonts w:ascii="Times New Roman" w:hAnsi="Times New Roman" w:cs="Times New Roman"/>
          <w:sz w:val="24"/>
          <w:szCs w:val="24"/>
        </w:rPr>
        <w:t xml:space="preserve"> </w:t>
      </w:r>
      <w:r w:rsidR="00312928">
        <w:rPr>
          <w:rFonts w:ascii="Times New Roman" w:hAnsi="Times New Roman" w:cs="Times New Roman"/>
          <w:sz w:val="24"/>
          <w:szCs w:val="24"/>
        </w:rPr>
        <w:t xml:space="preserve">spatial </w:t>
      </w:r>
      <w:r w:rsidR="00045BDB">
        <w:rPr>
          <w:rFonts w:ascii="Times New Roman" w:hAnsi="Times New Roman" w:cs="Times New Roman"/>
          <w:sz w:val="24"/>
          <w:szCs w:val="24"/>
        </w:rPr>
        <w:t xml:space="preserve">patterns of </w:t>
      </w:r>
      <w:r w:rsidR="00B57DDF">
        <w:rPr>
          <w:rFonts w:ascii="Times New Roman" w:hAnsi="Times New Roman" w:cs="Times New Roman"/>
          <w:sz w:val="24"/>
          <w:szCs w:val="24"/>
        </w:rPr>
        <w:t xml:space="preserve">discordance </w:t>
      </w:r>
      <w:r w:rsidR="00EA1EF2">
        <w:rPr>
          <w:rFonts w:ascii="Times New Roman" w:hAnsi="Times New Roman" w:cs="Times New Roman"/>
          <w:sz w:val="24"/>
          <w:szCs w:val="24"/>
        </w:rPr>
        <w:t xml:space="preserve">to </w:t>
      </w:r>
      <w:r w:rsidR="00B57DDF">
        <w:rPr>
          <w:rFonts w:ascii="Times New Roman" w:hAnsi="Times New Roman" w:cs="Times New Roman"/>
          <w:sz w:val="24"/>
          <w:szCs w:val="24"/>
        </w:rPr>
        <w:t>genetic drift, natural selection, and recombination.</w:t>
      </w:r>
      <w:r w:rsidR="00EA1EF2">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Finally, we show how the use of </w:t>
      </w:r>
      <w:r w:rsidR="00EA1EF2">
        <w:rPr>
          <w:rFonts w:ascii="Times New Roman" w:hAnsi="Times New Roman" w:cs="Times New Roman"/>
          <w:sz w:val="24"/>
          <w:szCs w:val="24"/>
        </w:rPr>
        <w:t>a</w:t>
      </w:r>
      <w:r w:rsidR="00003ABB">
        <w:rPr>
          <w:rFonts w:ascii="Times New Roman" w:hAnsi="Times New Roman" w:cs="Times New Roman"/>
          <w:sz w:val="24"/>
          <w:szCs w:val="24"/>
        </w:rPr>
        <w:t xml:space="preserve"> single</w:t>
      </w:r>
      <w:r w:rsidR="00EA1EF2">
        <w:rPr>
          <w:rFonts w:ascii="Times New Roman" w:hAnsi="Times New Roman" w:cs="Times New Roman"/>
          <w:sz w:val="24"/>
          <w:szCs w:val="24"/>
        </w:rPr>
        <w:t xml:space="preserve"> species-tree </w:t>
      </w:r>
      <w:r w:rsidR="00426302" w:rsidRPr="00E358E6">
        <w:rPr>
          <w:rFonts w:ascii="Times New Roman" w:hAnsi="Times New Roman" w:cs="Times New Roman"/>
          <w:sz w:val="24"/>
          <w:szCs w:val="24"/>
        </w:rPr>
        <w:t xml:space="preserve">impacts </w:t>
      </w:r>
      <w:r w:rsidR="00003ABB">
        <w:rPr>
          <w:rFonts w:ascii="Times New Roman" w:hAnsi="Times New Roman" w:cs="Times New Roman"/>
          <w:sz w:val="24"/>
          <w:szCs w:val="24"/>
        </w:rPr>
        <w:t xml:space="preserve">gene-level inferences from </w:t>
      </w:r>
      <w:r w:rsidR="00426302" w:rsidRPr="00E358E6">
        <w:rPr>
          <w:rFonts w:ascii="Times New Roman" w:hAnsi="Times New Roman" w:cs="Times New Roman"/>
          <w:sz w:val="24"/>
          <w:szCs w:val="24"/>
        </w:rPr>
        <w:t xml:space="preserve">common </w:t>
      </w:r>
      <w:r w:rsidR="00426302">
        <w:rPr>
          <w:rFonts w:ascii="Times New Roman" w:hAnsi="Times New Roman" w:cs="Times New Roman"/>
          <w:sz w:val="24"/>
          <w:szCs w:val="24"/>
        </w:rPr>
        <w:t xml:space="preserve">molecular evolution </w:t>
      </w:r>
      <w:r w:rsidR="00426302" w:rsidRPr="00E358E6">
        <w:rPr>
          <w:rFonts w:ascii="Times New Roman" w:hAnsi="Times New Roman" w:cs="Times New Roman"/>
          <w:sz w:val="24"/>
          <w:szCs w:val="24"/>
        </w:rPr>
        <w:t xml:space="preserve">tests for </w:t>
      </w:r>
      <w:r w:rsidR="00426302">
        <w:rPr>
          <w:rFonts w:ascii="Times New Roman" w:hAnsi="Times New Roman" w:cs="Times New Roman"/>
          <w:sz w:val="24"/>
          <w:szCs w:val="24"/>
        </w:rPr>
        <w:t xml:space="preserve">natural </w:t>
      </w:r>
      <w:r w:rsidR="00426302" w:rsidRPr="00E358E6">
        <w:rPr>
          <w:rFonts w:ascii="Times New Roman" w:hAnsi="Times New Roman" w:cs="Times New Roman"/>
          <w:sz w:val="24"/>
          <w:szCs w:val="24"/>
        </w:rPr>
        <w:t>selection in these species.</w:t>
      </w:r>
      <w:r w:rsidR="00045BDB">
        <w:rPr>
          <w:rFonts w:ascii="Times New Roman" w:hAnsi="Times New Roman" w:cs="Times New Roman"/>
          <w:sz w:val="24"/>
          <w:szCs w:val="24"/>
        </w:rPr>
        <w:t xml:space="preserve"> Collectively, </w:t>
      </w:r>
      <w:r w:rsidR="00312928">
        <w:rPr>
          <w:rFonts w:ascii="Times New Roman" w:hAnsi="Times New Roman" w:cs="Times New Roman"/>
          <w:sz w:val="24"/>
          <w:szCs w:val="24"/>
        </w:rPr>
        <w:t>our</w:t>
      </w:r>
      <w:r w:rsidR="00045BDB">
        <w:rPr>
          <w:rFonts w:ascii="Times New Roman" w:hAnsi="Times New Roman" w:cs="Times New Roman"/>
          <w:sz w:val="24"/>
          <w:szCs w:val="24"/>
        </w:rPr>
        <w:t xml:space="preserve"> result</w:t>
      </w:r>
      <w:r w:rsidR="00312928">
        <w:rPr>
          <w:rFonts w:ascii="Times New Roman" w:hAnsi="Times New Roman" w:cs="Times New Roman"/>
          <w:sz w:val="24"/>
          <w:szCs w:val="24"/>
        </w:rPr>
        <w:t>s</w:t>
      </w:r>
      <w:r w:rsidR="00045BDB">
        <w:rPr>
          <w:rFonts w:ascii="Times New Roman" w:hAnsi="Times New Roman" w:cs="Times New Roman"/>
          <w:sz w:val="24"/>
          <w:szCs w:val="24"/>
        </w:rPr>
        <w:t xml:space="preserve"> advance understanding of how core features of genome biology influence underlying phylogenetic patterns</w:t>
      </w:r>
      <w:r w:rsidR="00312928">
        <w:rPr>
          <w:rFonts w:ascii="Times New Roman" w:hAnsi="Times New Roman" w:cs="Times New Roman"/>
          <w:sz w:val="24"/>
          <w:szCs w:val="24"/>
        </w:rPr>
        <w:t>,</w:t>
      </w:r>
      <w:r w:rsidR="00045BDB">
        <w:rPr>
          <w:rFonts w:ascii="Times New Roman" w:hAnsi="Times New Roman" w:cs="Times New Roman"/>
          <w:sz w:val="24"/>
          <w:szCs w:val="24"/>
        </w:rPr>
        <w:t xml:space="preserve"> the extent to which </w:t>
      </w:r>
      <w:r w:rsidR="00312928">
        <w:rPr>
          <w:rFonts w:ascii="Times New Roman" w:hAnsi="Times New Roman" w:cs="Times New Roman"/>
          <w:sz w:val="24"/>
          <w:szCs w:val="24"/>
        </w:rPr>
        <w:t>established model system resources can be leveraged for broader phylogenetic studies, and the consequences of ignoring phylogenetic uncertainty</w:t>
      </w:r>
      <w:r w:rsidR="002D4BD4">
        <w:rPr>
          <w:rFonts w:ascii="Times New Roman" w:hAnsi="Times New Roman" w:cs="Times New Roman"/>
          <w:sz w:val="24"/>
          <w:szCs w:val="24"/>
        </w:rPr>
        <w:t>.</w:t>
      </w:r>
    </w:p>
    <w:p w14:paraId="3811C756" w14:textId="77777777" w:rsidR="005D3A4E" w:rsidRPr="00031896" w:rsidRDefault="005D3A4E" w:rsidP="005D3A4E">
      <w:pPr>
        <w:spacing w:after="0"/>
        <w:jc w:val="both"/>
        <w:rPr>
          <w:rFonts w:ascii="Times New Roman" w:hAnsi="Times New Roman" w:cs="Times New Roman"/>
          <w:sz w:val="24"/>
          <w:szCs w:val="24"/>
        </w:rPr>
      </w:pPr>
    </w:p>
    <w:p w14:paraId="126163BC" w14:textId="21B7AAC1" w:rsidR="00805723" w:rsidRPr="00031896" w:rsidRDefault="00805723" w:rsidP="00F413E3">
      <w:pPr>
        <w:pStyle w:val="Heading1"/>
        <w:jc w:val="both"/>
      </w:pPr>
      <w:r w:rsidRPr="00031896">
        <w:t>Results</w:t>
      </w:r>
    </w:p>
    <w:p w14:paraId="36A68123" w14:textId="1E5DA388" w:rsidR="00FD0B8D" w:rsidRDefault="00432EE1" w:rsidP="00F413E3">
      <w:pPr>
        <w:pStyle w:val="Heading2"/>
      </w:pPr>
      <w:r>
        <w:t>Estimation of a m</w:t>
      </w:r>
      <w:r w:rsidR="001B7F12">
        <w:t xml:space="preserve">urine </w:t>
      </w:r>
      <w:r w:rsidR="002F605F">
        <w:t>s</w:t>
      </w:r>
      <w:r w:rsidR="00FD0B8D" w:rsidRPr="00031896">
        <w:t>pecies tree</w:t>
      </w:r>
    </w:p>
    <w:p w14:paraId="2088ABF5" w14:textId="5DB22DD5" w:rsidR="002F605F" w:rsidRDefault="00072172" w:rsidP="005D3A4E">
      <w:pPr>
        <w:spacing w:after="0"/>
        <w:jc w:val="both"/>
      </w:pPr>
      <w:r>
        <w:rPr>
          <w:rFonts w:ascii="Times New Roman" w:hAnsi="Times New Roman" w:cs="Times New Roman"/>
          <w:sz w:val="24"/>
          <w:szCs w:val="24"/>
        </w:rPr>
        <w:t>Using</w:t>
      </w:r>
      <w:r w:rsidR="001B7F12">
        <w:rPr>
          <w:rFonts w:ascii="Times New Roman" w:hAnsi="Times New Roman" w:cs="Times New Roman"/>
          <w:sz w:val="24"/>
          <w:szCs w:val="24"/>
        </w:rPr>
        <w:t xml:space="preserve"> a concatenated dataset of </w:t>
      </w:r>
      <w:r>
        <w:rPr>
          <w:rFonts w:ascii="Times New Roman" w:hAnsi="Times New Roman" w:cs="Times New Roman"/>
          <w:sz w:val="24"/>
          <w:szCs w:val="24"/>
        </w:rPr>
        <w:t>2,6</w:t>
      </w:r>
      <w:r w:rsidR="007B17B5">
        <w:rPr>
          <w:rFonts w:ascii="Times New Roman" w:hAnsi="Times New Roman" w:cs="Times New Roman"/>
          <w:sz w:val="24"/>
          <w:szCs w:val="24"/>
        </w:rPr>
        <w:t>32</w:t>
      </w:r>
      <w:r>
        <w:rPr>
          <w:rFonts w:ascii="Times New Roman" w:hAnsi="Times New Roman" w:cs="Times New Roman"/>
          <w:sz w:val="24"/>
          <w:szCs w:val="24"/>
        </w:rPr>
        <w:t xml:space="preserve"> aligned</w:t>
      </w:r>
      <w:r w:rsidR="001B7F12">
        <w:rPr>
          <w:rFonts w:ascii="Times New Roman" w:hAnsi="Times New Roman" w:cs="Times New Roman"/>
          <w:sz w:val="24"/>
          <w:szCs w:val="24"/>
        </w:rPr>
        <w:t xml:space="preserve"> </w:t>
      </w:r>
      <w:r w:rsidR="007B17B5">
        <w:rPr>
          <w:rFonts w:ascii="Times New Roman" w:hAnsi="Times New Roman" w:cs="Times New Roman"/>
          <w:sz w:val="24"/>
          <w:szCs w:val="24"/>
        </w:rPr>
        <w:t>ultra conserved elements (</w:t>
      </w:r>
      <w:r w:rsidR="001B7F12">
        <w:rPr>
          <w:rFonts w:ascii="Times New Roman" w:hAnsi="Times New Roman" w:cs="Times New Roman"/>
          <w:sz w:val="24"/>
          <w:szCs w:val="24"/>
        </w:rPr>
        <w:t>UCEs</w:t>
      </w:r>
      <w:r w:rsidR="007B17B5">
        <w:rPr>
          <w:rFonts w:ascii="Times New Roman" w:hAnsi="Times New Roman" w:cs="Times New Roman"/>
          <w:sz w:val="24"/>
          <w:szCs w:val="24"/>
        </w:rPr>
        <w:t>)</w:t>
      </w:r>
      <w:r w:rsidR="00251D63">
        <w:rPr>
          <w:rFonts w:ascii="Times New Roman" w:hAnsi="Times New Roman" w:cs="Times New Roman"/>
          <w:sz w:val="24"/>
          <w:szCs w:val="24"/>
        </w:rPr>
        <w:t>,</w:t>
      </w:r>
      <w:r>
        <w:rPr>
          <w:rFonts w:ascii="Times New Roman" w:hAnsi="Times New Roman" w:cs="Times New Roman"/>
          <w:sz w:val="24"/>
          <w:szCs w:val="24"/>
        </w:rPr>
        <w:t xml:space="preserve"> we infer</w:t>
      </w:r>
      <w:r w:rsidR="008862CD">
        <w:rPr>
          <w:rFonts w:ascii="Times New Roman" w:hAnsi="Times New Roman" w:cs="Times New Roman"/>
          <w:sz w:val="24"/>
          <w:szCs w:val="24"/>
        </w:rPr>
        <w:t>red</w:t>
      </w:r>
      <w:r>
        <w:rPr>
          <w:rFonts w:ascii="Times New Roman" w:hAnsi="Times New Roman" w:cs="Times New Roman"/>
          <w:sz w:val="24"/>
          <w:szCs w:val="24"/>
        </w:rPr>
        <w:t xml:space="preserve"> a species tree</w:t>
      </w:r>
      <w:ins w:id="21" w:author="Thomas, Gregg" w:date="2024-06-11T15:48:00Z" w16du:dateUtc="2024-06-11T19:48:00Z">
        <w:r w:rsidR="005E3AC8">
          <w:rPr>
            <w:rFonts w:ascii="Times New Roman" w:hAnsi="Times New Roman" w:cs="Times New Roman"/>
            <w:sz w:val="24"/>
            <w:szCs w:val="24"/>
          </w:rPr>
          <w:t xml:space="preserve"> of 18 murine rodent species</w:t>
        </w:r>
      </w:ins>
      <w:r>
        <w:rPr>
          <w:rFonts w:ascii="Times New Roman" w:hAnsi="Times New Roman" w:cs="Times New Roman"/>
          <w:sz w:val="24"/>
          <w:szCs w:val="24"/>
        </w:rPr>
        <w:t xml:space="preserve"> </w:t>
      </w:r>
      <w:r w:rsidR="002F605F" w:rsidRPr="002F605F">
        <w:rPr>
          <w:rFonts w:ascii="Times New Roman" w:hAnsi="Times New Roman" w:cs="Times New Roman"/>
          <w:sz w:val="24"/>
          <w:szCs w:val="24"/>
        </w:rPr>
        <w:t>(Fig</w:t>
      </w:r>
      <w:r w:rsidR="00695385">
        <w:rPr>
          <w:rFonts w:ascii="Times New Roman" w:hAnsi="Times New Roman" w:cs="Times New Roman"/>
          <w:sz w:val="24"/>
          <w:szCs w:val="24"/>
        </w:rPr>
        <w:t>.</w:t>
      </w:r>
      <w:r w:rsidR="002F605F" w:rsidRPr="002F605F">
        <w:rPr>
          <w:rFonts w:ascii="Times New Roman" w:hAnsi="Times New Roman" w:cs="Times New Roman"/>
          <w:sz w:val="24"/>
          <w:szCs w:val="24"/>
        </w:rPr>
        <w:t xml:space="preserve"> 1</w:t>
      </w:r>
      <w:ins w:id="22" w:author="Thomas, Gregg" w:date="2024-06-11T15:48:00Z" w16du:dateUtc="2024-06-11T19:48:00Z">
        <w:r w:rsidR="005E3AC8">
          <w:rPr>
            <w:rFonts w:ascii="Times New Roman" w:hAnsi="Times New Roman" w:cs="Times New Roman"/>
            <w:sz w:val="24"/>
            <w:szCs w:val="24"/>
          </w:rPr>
          <w:t>; Table S1</w:t>
        </w:r>
      </w:ins>
      <w:r w:rsidR="002F605F" w:rsidRPr="002F605F">
        <w:rPr>
          <w:rFonts w:ascii="Times New Roman" w:hAnsi="Times New Roman" w:cs="Times New Roman"/>
          <w:sz w:val="24"/>
          <w:szCs w:val="24"/>
        </w:rPr>
        <w:t xml:space="preserve">) </w:t>
      </w:r>
      <w:r>
        <w:rPr>
          <w:rFonts w:ascii="Times New Roman" w:hAnsi="Times New Roman" w:cs="Times New Roman"/>
          <w:sz w:val="24"/>
          <w:szCs w:val="24"/>
        </w:rPr>
        <w:t xml:space="preserve">that </w:t>
      </w:r>
      <w:r w:rsidR="002F605F" w:rsidRPr="002F605F">
        <w:rPr>
          <w:rFonts w:ascii="Times New Roman" w:hAnsi="Times New Roman" w:cs="Times New Roman"/>
          <w:sz w:val="24"/>
          <w:szCs w:val="24"/>
        </w:rPr>
        <w:t>recover</w:t>
      </w:r>
      <w:r w:rsidR="008862CD">
        <w:rPr>
          <w:rFonts w:ascii="Times New Roman" w:hAnsi="Times New Roman" w:cs="Times New Roman"/>
          <w:sz w:val="24"/>
          <w:szCs w:val="24"/>
        </w:rPr>
        <w:t>ed</w:t>
      </w:r>
      <w:r w:rsidR="002F605F" w:rsidRPr="002F605F">
        <w:rPr>
          <w:rFonts w:ascii="Times New Roman" w:hAnsi="Times New Roman" w:cs="Times New Roman"/>
          <w:sz w:val="24"/>
          <w:szCs w:val="24"/>
        </w:rPr>
        <w:t xml:space="preserve"> the </w:t>
      </w:r>
      <w:r w:rsidR="007B17B5">
        <w:rPr>
          <w:rFonts w:ascii="Times New Roman" w:hAnsi="Times New Roman" w:cs="Times New Roman"/>
          <w:sz w:val="24"/>
          <w:szCs w:val="24"/>
        </w:rPr>
        <w:t>same</w:t>
      </w:r>
      <w:r w:rsidR="007B17B5"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relationships </w:t>
      </w:r>
      <w:r w:rsidR="007B17B5">
        <w:rPr>
          <w:rFonts w:ascii="Times New Roman" w:hAnsi="Times New Roman" w:cs="Times New Roman"/>
          <w:sz w:val="24"/>
          <w:szCs w:val="24"/>
        </w:rPr>
        <w:t xml:space="preserve">as previous reconstructions of </w:t>
      </w:r>
      <w:proofErr w:type="spellStart"/>
      <w:r w:rsidR="007B17B5">
        <w:rPr>
          <w:rFonts w:ascii="Times New Roman" w:hAnsi="Times New Roman" w:cs="Times New Roman"/>
          <w:sz w:val="24"/>
          <w:szCs w:val="24"/>
        </w:rPr>
        <w:t>Murinae</w:t>
      </w:r>
      <w:proofErr w:type="spellEnd"/>
      <w:r w:rsidR="007B17B5">
        <w:rPr>
          <w:rFonts w:ascii="Times New Roman" w:hAnsi="Times New Roman" w:cs="Times New Roman"/>
          <w:sz w:val="24"/>
          <w:szCs w:val="24"/>
        </w:rPr>
        <w:t xml:space="preserve"> </w:t>
      </w:r>
      <w:r w:rsidR="00304F44">
        <w:rPr>
          <w:rFonts w:ascii="Times New Roman" w:hAnsi="Times New Roman" w:cs="Times New Roman"/>
          <w:sz w:val="24"/>
          <w:szCs w:val="24"/>
        </w:rPr>
        <w:t>using a small number of loci</w:t>
      </w:r>
      <w:r w:rsidR="007B17B5">
        <w:rPr>
          <w:rFonts w:ascii="Times New Roman" w:hAnsi="Times New Roman" w:cs="Times New Roman"/>
          <w:sz w:val="24"/>
          <w:szCs w:val="24"/>
        </w:rPr>
        <w:t xml:space="preserve"> </w:t>
      </w:r>
      <w:r w:rsidR="00695385">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95385">
        <w:rPr>
          <w:rFonts w:ascii="Times New Roman" w:hAnsi="Times New Roman" w:cs="Times New Roman"/>
          <w:sz w:val="24"/>
          <w:szCs w:val="24"/>
        </w:rPr>
      </w:r>
      <w:r w:rsidR="0069538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w:t>
      </w:r>
      <w:r w:rsidR="00695385">
        <w:rPr>
          <w:rFonts w:ascii="Times New Roman" w:hAnsi="Times New Roman" w:cs="Times New Roman"/>
          <w:sz w:val="24"/>
          <w:szCs w:val="24"/>
        </w:rPr>
        <w:fldChar w:fldCharType="end"/>
      </w:r>
      <w:r w:rsidR="0024445D">
        <w:rPr>
          <w:rFonts w:ascii="Times New Roman" w:hAnsi="Times New Roman" w:cs="Times New Roman"/>
          <w:sz w:val="24"/>
          <w:szCs w:val="24"/>
        </w:rPr>
        <w:t xml:space="preserve">. </w:t>
      </w:r>
      <w:r w:rsidR="00C2480A">
        <w:rPr>
          <w:rFonts w:ascii="Times New Roman" w:hAnsi="Times New Roman" w:cs="Times New Roman"/>
          <w:sz w:val="24"/>
          <w:szCs w:val="24"/>
        </w:rPr>
        <w:t>The</w:t>
      </w:r>
      <w:r w:rsidR="0024445D">
        <w:rPr>
          <w:rFonts w:ascii="Times New Roman" w:hAnsi="Times New Roman" w:cs="Times New Roman"/>
          <w:sz w:val="24"/>
          <w:szCs w:val="24"/>
        </w:rPr>
        <w:t xml:space="preserve"> species tree inferred from a quartet-based summary of the gene tree</w:t>
      </w:r>
      <w:r w:rsidR="00527BE4">
        <w:rPr>
          <w:rFonts w:ascii="Times New Roman" w:hAnsi="Times New Roman" w:cs="Times New Roman"/>
          <w:sz w:val="24"/>
          <w:szCs w:val="24"/>
        </w:rPr>
        <w:t xml:space="preserve"> topologies</w:t>
      </w:r>
      <w:r w:rsidR="0024445D">
        <w:rPr>
          <w:rFonts w:ascii="Times New Roman" w:hAnsi="Times New Roman" w:cs="Times New Roman"/>
          <w:sz w:val="24"/>
          <w:szCs w:val="24"/>
        </w:rPr>
        <w:t xml:space="preserve"> </w:t>
      </w:r>
      <w:r w:rsidR="006E16FF">
        <w:rPr>
          <w:rFonts w:ascii="Times New Roman" w:hAnsi="Times New Roman" w:cs="Times New Roman"/>
          <w:sz w:val="24"/>
          <w:szCs w:val="24"/>
        </w:rPr>
        <w:t>wa</w:t>
      </w:r>
      <w:r w:rsidR="0024445D">
        <w:rPr>
          <w:rFonts w:ascii="Times New Roman" w:hAnsi="Times New Roman" w:cs="Times New Roman"/>
          <w:sz w:val="24"/>
          <w:szCs w:val="24"/>
        </w:rPr>
        <w:t xml:space="preserve">s identical to </w:t>
      </w:r>
      <w:r w:rsidR="006E16FF">
        <w:rPr>
          <w:rFonts w:ascii="Times New Roman" w:hAnsi="Times New Roman" w:cs="Times New Roman"/>
          <w:sz w:val="24"/>
          <w:szCs w:val="24"/>
        </w:rPr>
        <w:t>the concatenated tree</w:t>
      </w:r>
      <w:r w:rsidR="0024445D">
        <w:rPr>
          <w:rFonts w:ascii="Times New Roman" w:hAnsi="Times New Roman" w:cs="Times New Roman"/>
          <w:sz w:val="24"/>
          <w:szCs w:val="24"/>
        </w:rPr>
        <w:t xml:space="preserve"> (Fig. S1)</w:t>
      </w:r>
      <w:r w:rsidR="007B17B5">
        <w:rPr>
          <w:rFonts w:ascii="Times New Roman" w:hAnsi="Times New Roman" w:cs="Times New Roman"/>
          <w:sz w:val="24"/>
          <w:szCs w:val="24"/>
        </w:rPr>
        <w:t>.</w:t>
      </w:r>
      <w:r w:rsidR="002F605F" w:rsidRPr="002F605F">
        <w:rPr>
          <w:rFonts w:ascii="Times New Roman" w:hAnsi="Times New Roman" w:cs="Times New Roman"/>
          <w:sz w:val="24"/>
          <w:szCs w:val="24"/>
        </w:rPr>
        <w:t xml:space="preserve"> While bootstrap and SH-</w:t>
      </w:r>
      <w:proofErr w:type="spellStart"/>
      <w:r w:rsidR="002F605F" w:rsidRPr="002F605F">
        <w:rPr>
          <w:rFonts w:ascii="Times New Roman" w:hAnsi="Times New Roman" w:cs="Times New Roman"/>
          <w:sz w:val="24"/>
          <w:szCs w:val="24"/>
        </w:rPr>
        <w:t>aLRT</w:t>
      </w:r>
      <w:proofErr w:type="spellEnd"/>
      <w:r w:rsidR="002F605F" w:rsidRPr="002F605F">
        <w:rPr>
          <w:rFonts w:ascii="Times New Roman" w:hAnsi="Times New Roman" w:cs="Times New Roman"/>
          <w:sz w:val="24"/>
          <w:szCs w:val="24"/>
        </w:rPr>
        <w:t xml:space="preserve"> values </w:t>
      </w:r>
      <w:r w:rsidR="00AA22F4">
        <w:rPr>
          <w:rFonts w:ascii="Times New Roman" w:hAnsi="Times New Roman" w:cs="Times New Roman"/>
          <w:sz w:val="24"/>
          <w:szCs w:val="24"/>
        </w:rPr>
        <w:t xml:space="preserve">provided </w:t>
      </w:r>
      <w:r w:rsidR="0084247A">
        <w:rPr>
          <w:rFonts w:ascii="Times New Roman" w:hAnsi="Times New Roman" w:cs="Times New Roman"/>
          <w:sz w:val="24"/>
          <w:szCs w:val="24"/>
        </w:rPr>
        <w:t>high support to our inferred species trees</w:t>
      </w:r>
      <w:r w:rsidR="004F7533">
        <w:rPr>
          <w:rFonts w:ascii="Times New Roman" w:hAnsi="Times New Roman" w:cs="Times New Roman"/>
          <w:sz w:val="24"/>
          <w:szCs w:val="24"/>
        </w:rPr>
        <w:t xml:space="preserve"> (Fig. 1)</w:t>
      </w:r>
      <w:r w:rsidR="002F605F" w:rsidRPr="002F605F">
        <w:rPr>
          <w:rFonts w:ascii="Times New Roman" w:hAnsi="Times New Roman" w:cs="Times New Roman"/>
          <w:sz w:val="24"/>
          <w:szCs w:val="24"/>
        </w:rPr>
        <w:t xml:space="preserve">, we found evidence </w:t>
      </w:r>
      <w:r w:rsidR="00AA22F4">
        <w:rPr>
          <w:rFonts w:ascii="Times New Roman" w:hAnsi="Times New Roman" w:cs="Times New Roman"/>
          <w:sz w:val="24"/>
          <w:szCs w:val="24"/>
        </w:rPr>
        <w:t xml:space="preserve">for </w:t>
      </w:r>
      <w:r w:rsidR="003B3E01">
        <w:rPr>
          <w:rFonts w:ascii="Times New Roman" w:hAnsi="Times New Roman" w:cs="Times New Roman"/>
          <w:sz w:val="24"/>
          <w:szCs w:val="24"/>
        </w:rPr>
        <w:t xml:space="preserve">considerable </w:t>
      </w:r>
      <w:r w:rsidR="002F605F" w:rsidRPr="002F605F">
        <w:rPr>
          <w:rFonts w:ascii="Times New Roman" w:hAnsi="Times New Roman" w:cs="Times New Roman"/>
          <w:sz w:val="24"/>
          <w:szCs w:val="24"/>
        </w:rPr>
        <w:t xml:space="preserve">discordance across </w:t>
      </w:r>
      <w:r w:rsidR="00AA22F4">
        <w:rPr>
          <w:rFonts w:ascii="Times New Roman" w:hAnsi="Times New Roman" w:cs="Times New Roman"/>
          <w:sz w:val="24"/>
          <w:szCs w:val="24"/>
        </w:rPr>
        <w:t xml:space="preserve">individual UCE </w:t>
      </w:r>
      <w:r w:rsidR="002F605F" w:rsidRPr="002F605F">
        <w:rPr>
          <w:rFonts w:ascii="Times New Roman" w:hAnsi="Times New Roman" w:cs="Times New Roman"/>
          <w:sz w:val="24"/>
          <w:szCs w:val="24"/>
        </w:rPr>
        <w:t xml:space="preserve">phylogenies. </w:t>
      </w:r>
      <w:r w:rsidR="007B17B5">
        <w:rPr>
          <w:rFonts w:ascii="Times New Roman" w:hAnsi="Times New Roman" w:cs="Times New Roman"/>
          <w:sz w:val="24"/>
          <w:szCs w:val="24"/>
        </w:rPr>
        <w:t xml:space="preserve">The five shortest </w:t>
      </w:r>
      <w:r w:rsidR="0084247A">
        <w:rPr>
          <w:rFonts w:ascii="Times New Roman" w:hAnsi="Times New Roman" w:cs="Times New Roman"/>
          <w:sz w:val="24"/>
          <w:szCs w:val="24"/>
        </w:rPr>
        <w:t xml:space="preserve">branches in the </w:t>
      </w:r>
      <w:r w:rsidR="009C1362">
        <w:rPr>
          <w:rFonts w:ascii="Times New Roman" w:hAnsi="Times New Roman" w:cs="Times New Roman"/>
          <w:sz w:val="24"/>
          <w:szCs w:val="24"/>
        </w:rPr>
        <w:t>concatenated</w:t>
      </w:r>
      <w:r w:rsidR="0084247A">
        <w:rPr>
          <w:rFonts w:ascii="Times New Roman" w:hAnsi="Times New Roman" w:cs="Times New Roman"/>
          <w:sz w:val="24"/>
          <w:szCs w:val="24"/>
        </w:rPr>
        <w:t xml:space="preserve">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had</w:t>
      </w:r>
      <w:r w:rsidR="00AA22F4"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a</w:t>
      </w:r>
      <w:r w:rsidR="0084247A">
        <w:rPr>
          <w:rFonts w:ascii="Times New Roman" w:hAnsi="Times New Roman" w:cs="Times New Roman"/>
          <w:sz w:val="24"/>
          <w:szCs w:val="24"/>
        </w:rPr>
        <w:t xml:space="preserve"> site concordance factor</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w:t>
      </w:r>
      <w:proofErr w:type="spellStart"/>
      <w:r w:rsidR="002F605F" w:rsidRPr="002F605F">
        <w:rPr>
          <w:rFonts w:ascii="Times New Roman" w:hAnsi="Times New Roman" w:cs="Times New Roman"/>
          <w:sz w:val="24"/>
          <w:szCs w:val="24"/>
        </w:rPr>
        <w:t>sCF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of less than 50%, suggesting that </w:t>
      </w:r>
      <w:r w:rsidR="00547037">
        <w:rPr>
          <w:rFonts w:ascii="Times New Roman" w:hAnsi="Times New Roman" w:cs="Times New Roman"/>
          <w:sz w:val="24"/>
          <w:szCs w:val="24"/>
        </w:rPr>
        <w:t>alternate</w:t>
      </w:r>
      <w:r w:rsidR="00547037"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resolutions of the quartet </w:t>
      </w:r>
      <w:r w:rsidR="004F4671">
        <w:rPr>
          <w:rFonts w:ascii="Times New Roman" w:hAnsi="Times New Roman" w:cs="Times New Roman"/>
          <w:sz w:val="24"/>
          <w:szCs w:val="24"/>
        </w:rPr>
        <w:t>had equivocal support</w:t>
      </w:r>
      <w:r w:rsidR="002F605F" w:rsidRPr="002F605F">
        <w:rPr>
          <w:rFonts w:ascii="Times New Roman" w:hAnsi="Times New Roman" w:cs="Times New Roman"/>
          <w:sz w:val="24"/>
          <w:szCs w:val="24"/>
        </w:rPr>
        <w:t xml:space="preserve"> (</w:t>
      </w:r>
      <w:r w:rsidR="005D473E">
        <w:rPr>
          <w:rFonts w:ascii="Times New Roman" w:hAnsi="Times New Roman" w:cs="Times New Roman"/>
          <w:sz w:val="24"/>
          <w:szCs w:val="24"/>
        </w:rPr>
        <w:t xml:space="preserve">Fig. </w:t>
      </w:r>
      <w:r w:rsidR="0024445D">
        <w:rPr>
          <w:rFonts w:ascii="Times New Roman" w:hAnsi="Times New Roman" w:cs="Times New Roman"/>
          <w:sz w:val="24"/>
          <w:szCs w:val="24"/>
        </w:rPr>
        <w:t>S2</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Gene concordance factor</w:t>
      </w:r>
      <w:r w:rsidR="00AA22F4">
        <w:rPr>
          <w:rFonts w:ascii="Times New Roman" w:hAnsi="Times New Roman" w:cs="Times New Roman"/>
          <w:sz w:val="24"/>
          <w:szCs w:val="24"/>
        </w:rPr>
        <w:t>s</w:t>
      </w:r>
      <w:r w:rsidR="0084247A">
        <w:rPr>
          <w:rFonts w:ascii="Times New Roman" w:hAnsi="Times New Roman" w:cs="Times New Roman"/>
          <w:sz w:val="24"/>
          <w:szCs w:val="24"/>
        </w:rPr>
        <w:t xml:space="preserve"> (</w:t>
      </w:r>
      <w:proofErr w:type="spellStart"/>
      <w:r w:rsidR="002F605F" w:rsidRPr="002F605F">
        <w:rPr>
          <w:rFonts w:ascii="Times New Roman" w:hAnsi="Times New Roman" w:cs="Times New Roman"/>
          <w:sz w:val="24"/>
          <w:szCs w:val="24"/>
        </w:rPr>
        <w:t>gCF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for each branch in the species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we</w:t>
      </w:r>
      <w:r w:rsidR="002F605F" w:rsidRPr="002F605F">
        <w:rPr>
          <w:rFonts w:ascii="Times New Roman" w:hAnsi="Times New Roman" w:cs="Times New Roman"/>
          <w:sz w:val="24"/>
          <w:szCs w:val="24"/>
        </w:rPr>
        <w:t xml:space="preserve">re on aggregate much higher, with </w:t>
      </w:r>
      <w:r w:rsidR="007B17B5">
        <w:rPr>
          <w:rFonts w:ascii="Times New Roman" w:hAnsi="Times New Roman" w:cs="Times New Roman"/>
          <w:sz w:val="24"/>
          <w:szCs w:val="24"/>
        </w:rPr>
        <w:t>all but four</w:t>
      </w:r>
      <w:r w:rsidR="007B17B5" w:rsidRPr="002F605F">
        <w:rPr>
          <w:rFonts w:ascii="Times New Roman" w:hAnsi="Times New Roman" w:cs="Times New Roman"/>
          <w:sz w:val="24"/>
          <w:szCs w:val="24"/>
        </w:rPr>
        <w:t xml:space="preserve"> </w:t>
      </w:r>
      <w:r w:rsidR="0084247A">
        <w:rPr>
          <w:rFonts w:ascii="Times New Roman" w:hAnsi="Times New Roman" w:cs="Times New Roman"/>
          <w:sz w:val="24"/>
          <w:szCs w:val="24"/>
        </w:rPr>
        <w:t>branches</w:t>
      </w:r>
      <w:r w:rsidR="0084247A"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supported by almost every gene tree in the analysis and with the lowest values likely being driven by a </w:t>
      </w:r>
      <w:r w:rsidR="00612317">
        <w:rPr>
          <w:rFonts w:ascii="Times New Roman" w:hAnsi="Times New Roman" w:cs="Times New Roman"/>
          <w:sz w:val="24"/>
          <w:szCs w:val="24"/>
        </w:rPr>
        <w:t>several</w:t>
      </w:r>
      <w:r w:rsidR="002F605F" w:rsidRPr="002F605F">
        <w:rPr>
          <w:rFonts w:ascii="Times New Roman" w:hAnsi="Times New Roman" w:cs="Times New Roman"/>
          <w:sz w:val="24"/>
          <w:szCs w:val="24"/>
        </w:rPr>
        <w:t xml:space="preserve"> short</w:t>
      </w:r>
      <w:r w:rsidR="00612317">
        <w:rPr>
          <w:rFonts w:ascii="Times New Roman" w:hAnsi="Times New Roman" w:cs="Times New Roman"/>
          <w:sz w:val="24"/>
          <w:szCs w:val="24"/>
        </w:rPr>
        <w:t xml:space="preserve"> internal</w:t>
      </w:r>
      <w:r w:rsidR="002F605F" w:rsidRPr="002F605F">
        <w:rPr>
          <w:rFonts w:ascii="Times New Roman" w:hAnsi="Times New Roman" w:cs="Times New Roman"/>
          <w:sz w:val="24"/>
          <w:szCs w:val="24"/>
        </w:rPr>
        <w:t xml:space="preserve"> branches</w:t>
      </w:r>
      <w:r w:rsidR="004F7533">
        <w:rPr>
          <w:rFonts w:ascii="Times New Roman" w:hAnsi="Times New Roman" w:cs="Times New Roman"/>
          <w:sz w:val="24"/>
          <w:szCs w:val="24"/>
        </w:rPr>
        <w:t xml:space="preserve"> (Fig. </w:t>
      </w:r>
      <w:r w:rsidR="0024445D">
        <w:rPr>
          <w:rFonts w:ascii="Times New Roman" w:hAnsi="Times New Roman" w:cs="Times New Roman"/>
          <w:sz w:val="24"/>
          <w:szCs w:val="24"/>
        </w:rPr>
        <w:t>S2</w:t>
      </w:r>
      <w:r w:rsidR="004F7533">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7B17B5">
        <w:rPr>
          <w:rFonts w:ascii="Times New Roman" w:hAnsi="Times New Roman" w:cs="Times New Roman"/>
          <w:sz w:val="24"/>
          <w:szCs w:val="24"/>
        </w:rPr>
        <w:t xml:space="preserve">This pattern </w:t>
      </w:r>
      <w:r w:rsidR="006E16FF">
        <w:rPr>
          <w:rFonts w:ascii="Times New Roman" w:hAnsi="Times New Roman" w:cs="Times New Roman"/>
          <w:sz w:val="24"/>
          <w:szCs w:val="24"/>
        </w:rPr>
        <w:t>wa</w:t>
      </w:r>
      <w:r w:rsidR="007B17B5">
        <w:rPr>
          <w:rFonts w:ascii="Times New Roman" w:hAnsi="Times New Roman" w:cs="Times New Roman"/>
          <w:sz w:val="24"/>
          <w:szCs w:val="24"/>
        </w:rPr>
        <w:t xml:space="preserve">s recapitulated </w:t>
      </w:r>
      <w:r w:rsidR="005F6DDC">
        <w:rPr>
          <w:rFonts w:ascii="Times New Roman" w:hAnsi="Times New Roman" w:cs="Times New Roman"/>
          <w:sz w:val="24"/>
          <w:szCs w:val="24"/>
        </w:rPr>
        <w:t>using a quartet-based summary method</w:t>
      </w:r>
      <w:r w:rsidR="007B17B5">
        <w:rPr>
          <w:rFonts w:ascii="Times New Roman" w:hAnsi="Times New Roman" w:cs="Times New Roman"/>
          <w:sz w:val="24"/>
          <w:szCs w:val="24"/>
        </w:rPr>
        <w:t xml:space="preserve"> (Fig</w:t>
      </w:r>
      <w:r w:rsidR="0024445D">
        <w:rPr>
          <w:rFonts w:ascii="Times New Roman" w:hAnsi="Times New Roman" w:cs="Times New Roman"/>
          <w:sz w:val="24"/>
          <w:szCs w:val="24"/>
        </w:rPr>
        <w:t>s</w:t>
      </w:r>
      <w:r w:rsidR="007B17B5">
        <w:rPr>
          <w:rFonts w:ascii="Times New Roman" w:hAnsi="Times New Roman" w:cs="Times New Roman"/>
          <w:sz w:val="24"/>
          <w:szCs w:val="24"/>
        </w:rPr>
        <w:t>.</w:t>
      </w:r>
      <w:r w:rsidR="0024445D">
        <w:rPr>
          <w:rFonts w:ascii="Times New Roman" w:hAnsi="Times New Roman" w:cs="Times New Roman"/>
          <w:sz w:val="24"/>
          <w:szCs w:val="24"/>
        </w:rPr>
        <w:t xml:space="preserve"> S1 and</w:t>
      </w:r>
      <w:r w:rsidR="007B17B5">
        <w:rPr>
          <w:rFonts w:ascii="Times New Roman" w:hAnsi="Times New Roman" w:cs="Times New Roman"/>
          <w:sz w:val="24"/>
          <w:szCs w:val="24"/>
        </w:rPr>
        <w:t xml:space="preserve"> S</w:t>
      </w:r>
      <w:r w:rsidR="0024445D">
        <w:rPr>
          <w:rFonts w:ascii="Times New Roman" w:hAnsi="Times New Roman" w:cs="Times New Roman"/>
          <w:sz w:val="24"/>
          <w:szCs w:val="24"/>
        </w:rPr>
        <w:t>3</w:t>
      </w:r>
      <w:r w:rsidR="007B17B5">
        <w:rPr>
          <w:rFonts w:ascii="Times New Roman" w:hAnsi="Times New Roman" w:cs="Times New Roman"/>
          <w:sz w:val="24"/>
          <w:szCs w:val="24"/>
        </w:rPr>
        <w:t>). At the two most discordant nodes (E and J in Fig. 1), the recovered topology was supported by approximately one third of all gene trees.</w:t>
      </w:r>
    </w:p>
    <w:p w14:paraId="76A80CCF" w14:textId="7A1F3A77" w:rsidR="00A03219"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D427D">
        <w:rPr>
          <w:rFonts w:ascii="Times New Roman" w:hAnsi="Times New Roman" w:cs="Times New Roman"/>
          <w:sz w:val="24"/>
          <w:szCs w:val="24"/>
        </w:rPr>
        <w:t xml:space="preserve">We estimated divergence times for </w:t>
      </w:r>
      <w:r w:rsidR="004F4671">
        <w:rPr>
          <w:rFonts w:ascii="Times New Roman" w:hAnsi="Times New Roman" w:cs="Times New Roman"/>
          <w:sz w:val="24"/>
          <w:szCs w:val="24"/>
        </w:rPr>
        <w:t xml:space="preserve">the </w:t>
      </w:r>
      <w:r w:rsidR="009D427D">
        <w:rPr>
          <w:rFonts w:ascii="Times New Roman" w:hAnsi="Times New Roman" w:cs="Times New Roman"/>
          <w:sz w:val="24"/>
          <w:szCs w:val="24"/>
        </w:rPr>
        <w:t xml:space="preserve">inferred </w:t>
      </w:r>
      <w:r w:rsidR="00DF25D4">
        <w:rPr>
          <w:rFonts w:ascii="Times New Roman" w:hAnsi="Times New Roman" w:cs="Times New Roman"/>
          <w:sz w:val="24"/>
          <w:szCs w:val="24"/>
        </w:rPr>
        <w:t>concatenated</w:t>
      </w:r>
      <w:r w:rsidR="009D427D">
        <w:rPr>
          <w:rFonts w:ascii="Times New Roman" w:hAnsi="Times New Roman" w:cs="Times New Roman"/>
          <w:sz w:val="24"/>
          <w:szCs w:val="24"/>
        </w:rPr>
        <w:t xml:space="preserve"> phylogeny (Fig</w:t>
      </w:r>
      <w:r w:rsidR="004F7533">
        <w:rPr>
          <w:rFonts w:ascii="Times New Roman" w:hAnsi="Times New Roman" w:cs="Times New Roman"/>
          <w:sz w:val="24"/>
          <w:szCs w:val="24"/>
        </w:rPr>
        <w:t>.</w:t>
      </w:r>
      <w:r w:rsidR="009D427D">
        <w:rPr>
          <w:rFonts w:ascii="Times New Roman" w:hAnsi="Times New Roman" w:cs="Times New Roman"/>
          <w:sz w:val="24"/>
          <w:szCs w:val="24"/>
        </w:rPr>
        <w:t xml:space="preserve"> </w:t>
      </w:r>
      <w:r w:rsidR="00E934C9">
        <w:rPr>
          <w:rFonts w:ascii="Times New Roman" w:hAnsi="Times New Roman" w:cs="Times New Roman"/>
          <w:sz w:val="24"/>
          <w:szCs w:val="24"/>
        </w:rPr>
        <w:t>1</w:t>
      </w:r>
      <w:r w:rsidR="00EE6447">
        <w:rPr>
          <w:rFonts w:ascii="Times New Roman" w:hAnsi="Times New Roman" w:cs="Times New Roman"/>
          <w:sz w:val="24"/>
          <w:szCs w:val="24"/>
        </w:rPr>
        <w:t xml:space="preserve">; Table </w:t>
      </w:r>
      <w:r w:rsidR="007B17B5">
        <w:rPr>
          <w:rFonts w:ascii="Times New Roman" w:hAnsi="Times New Roman" w:cs="Times New Roman"/>
          <w:sz w:val="24"/>
          <w:szCs w:val="24"/>
        </w:rPr>
        <w:t>S</w:t>
      </w:r>
      <w:r w:rsidR="005E3AC8">
        <w:rPr>
          <w:rFonts w:ascii="Times New Roman" w:hAnsi="Times New Roman" w:cs="Times New Roman"/>
          <w:sz w:val="24"/>
          <w:szCs w:val="24"/>
        </w:rPr>
        <w:t>2</w:t>
      </w:r>
      <w:r w:rsidR="009D427D">
        <w:rPr>
          <w:rFonts w:ascii="Times New Roman" w:hAnsi="Times New Roman" w:cs="Times New Roman"/>
          <w:sz w:val="24"/>
          <w:szCs w:val="24"/>
        </w:rPr>
        <w:t xml:space="preserve">) using four fossil calibration points (Table </w:t>
      </w:r>
      <w:r w:rsidR="005E3AC8">
        <w:rPr>
          <w:rFonts w:ascii="Times New Roman" w:hAnsi="Times New Roman" w:cs="Times New Roman"/>
          <w:sz w:val="24"/>
          <w:szCs w:val="24"/>
        </w:rPr>
        <w:t>S3</w:t>
      </w:r>
      <w:r w:rsidR="00200FCE">
        <w:rPr>
          <w:rFonts w:ascii="Times New Roman" w:hAnsi="Times New Roman" w:cs="Times New Roman"/>
          <w:sz w:val="24"/>
          <w:szCs w:val="24"/>
        </w:rPr>
        <w:t>)</w:t>
      </w:r>
      <w:r w:rsidR="00F77BBD">
        <w:rPr>
          <w:rFonts w:ascii="Times New Roman" w:hAnsi="Times New Roman" w:cs="Times New Roman"/>
          <w:sz w:val="24"/>
          <w:szCs w:val="24"/>
        </w:rPr>
        <w:t>.</w:t>
      </w:r>
      <w:r w:rsidR="00200FCE">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The murid and cricetid groups </w:t>
      </w:r>
      <w:r w:rsidR="00E15915">
        <w:rPr>
          <w:rFonts w:ascii="Times New Roman" w:hAnsi="Times New Roman" w:cs="Times New Roman"/>
          <w:sz w:val="24"/>
          <w:szCs w:val="24"/>
        </w:rPr>
        <w:t>had</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an estimated </w:t>
      </w:r>
      <w:r w:rsidR="00F77BBD">
        <w:rPr>
          <w:rFonts w:ascii="Times New Roman" w:hAnsi="Times New Roman" w:cs="Times New Roman"/>
          <w:sz w:val="24"/>
          <w:szCs w:val="24"/>
        </w:rPr>
        <w:t>divergence time</w:t>
      </w:r>
      <w:r w:rsidR="00A64663"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of </w:t>
      </w:r>
      <w:r w:rsidR="007B17B5">
        <w:rPr>
          <w:rFonts w:ascii="Times New Roman" w:hAnsi="Times New Roman" w:cs="Times New Roman"/>
          <w:sz w:val="24"/>
          <w:szCs w:val="24"/>
        </w:rPr>
        <w:t>22.</w:t>
      </w:r>
      <w:del w:id="23" w:author="Jonathan James Hughes" w:date="2024-06-20T21:17:00Z" w16du:dateUtc="2024-06-21T04:17:00Z">
        <w:r w:rsidR="007B17B5" w:rsidDel="000D0485">
          <w:rPr>
            <w:rFonts w:ascii="Times New Roman" w:hAnsi="Times New Roman" w:cs="Times New Roman"/>
            <w:sz w:val="24"/>
            <w:szCs w:val="24"/>
          </w:rPr>
          <w:delText>62</w:delText>
        </w:r>
        <w:r w:rsidR="00F17BCC" w:rsidRPr="00F17BCC" w:rsidDel="000D0485">
          <w:rPr>
            <w:rFonts w:ascii="Times New Roman" w:hAnsi="Times New Roman" w:cs="Times New Roman"/>
            <w:sz w:val="24"/>
            <w:szCs w:val="24"/>
          </w:rPr>
          <w:delText xml:space="preserve"> </w:delText>
        </w:r>
      </w:del>
      <w:ins w:id="24" w:author="Jonathan James Hughes" w:date="2024-06-20T21:17:00Z" w16du:dateUtc="2024-06-21T04:17:00Z">
        <w:r w:rsidR="000D0485">
          <w:rPr>
            <w:rFonts w:ascii="Times New Roman" w:hAnsi="Times New Roman" w:cs="Times New Roman"/>
            <w:sz w:val="24"/>
            <w:szCs w:val="24"/>
          </w:rPr>
          <w:t>66</w:t>
        </w:r>
        <w:r w:rsidR="000D0485" w:rsidRPr="00F17BCC">
          <w:rPr>
            <w:rFonts w:ascii="Times New Roman" w:hAnsi="Times New Roman" w:cs="Times New Roman"/>
            <w:sz w:val="24"/>
            <w:szCs w:val="24"/>
          </w:rPr>
          <w:t xml:space="preserve"> </w:t>
        </w:r>
      </w:ins>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w:t>
      </w:r>
      <w:r w:rsidR="00D559F8">
        <w:rPr>
          <w:rFonts w:ascii="Times New Roman" w:hAnsi="Times New Roman" w:cs="Times New Roman"/>
          <w:sz w:val="24"/>
          <w:szCs w:val="24"/>
        </w:rPr>
        <w:t xml:space="preserve">node </w:t>
      </w:r>
      <w:r w:rsidR="00F17BCC" w:rsidRPr="00F17BCC">
        <w:rPr>
          <w:rFonts w:ascii="Times New Roman" w:hAnsi="Times New Roman" w:cs="Times New Roman"/>
          <w:sz w:val="24"/>
          <w:szCs w:val="24"/>
        </w:rPr>
        <w:t>A</w:t>
      </w:r>
      <w:r w:rsidR="00D559F8">
        <w:rPr>
          <w:rFonts w:ascii="Times New Roman" w:hAnsi="Times New Roman" w:cs="Times New Roman"/>
          <w:sz w:val="24"/>
          <w:szCs w:val="24"/>
        </w:rPr>
        <w:t xml:space="preserve"> in Fig</w:t>
      </w:r>
      <w:r w:rsidR="004F7533">
        <w:rPr>
          <w:rFonts w:ascii="Times New Roman" w:hAnsi="Times New Roman" w:cs="Times New Roman"/>
          <w:sz w:val="24"/>
          <w:szCs w:val="24"/>
        </w:rPr>
        <w:t>.</w:t>
      </w:r>
      <w:r w:rsidR="00D559F8">
        <w:rPr>
          <w:rFonts w:ascii="Times New Roman" w:hAnsi="Times New Roman" w:cs="Times New Roman"/>
          <w:sz w:val="24"/>
          <w:szCs w:val="24"/>
        </w:rPr>
        <w:t xml:space="preserve"> </w:t>
      </w:r>
      <w:r w:rsidR="000F3461">
        <w:rPr>
          <w:rFonts w:ascii="Times New Roman" w:hAnsi="Times New Roman" w:cs="Times New Roman"/>
          <w:sz w:val="24"/>
          <w:szCs w:val="24"/>
        </w:rPr>
        <w:t>1</w:t>
      </w:r>
      <w:r w:rsidR="00F17BCC" w:rsidRPr="00F17BCC">
        <w:rPr>
          <w:rFonts w:ascii="Times New Roman" w:hAnsi="Times New Roman" w:cs="Times New Roman"/>
          <w:sz w:val="24"/>
          <w:szCs w:val="24"/>
        </w:rPr>
        <w:t xml:space="preserve">) followed by the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and the </w:t>
      </w:r>
      <w:proofErr w:type="spellStart"/>
      <w:r w:rsidR="00F17BCC" w:rsidRPr="00F17BCC">
        <w:rPr>
          <w:rFonts w:ascii="Times New Roman" w:hAnsi="Times New Roman" w:cs="Times New Roman"/>
          <w:sz w:val="24"/>
          <w:szCs w:val="24"/>
        </w:rPr>
        <w:t>Gerbillinae</w:t>
      </w:r>
      <w:proofErr w:type="spellEnd"/>
      <w:r w:rsidR="00F17BCC" w:rsidRPr="00F17BCC">
        <w:rPr>
          <w:rFonts w:ascii="Times New Roman" w:hAnsi="Times New Roman" w:cs="Times New Roman"/>
          <w:sz w:val="24"/>
          <w:szCs w:val="24"/>
        </w:rPr>
        <w:t xml:space="preserve"> at </w:t>
      </w:r>
      <w:r w:rsidR="007B17B5">
        <w:rPr>
          <w:rFonts w:ascii="Times New Roman" w:hAnsi="Times New Roman" w:cs="Times New Roman"/>
          <w:sz w:val="24"/>
          <w:szCs w:val="24"/>
        </w:rPr>
        <w:t>21.3</w:t>
      </w:r>
      <w:ins w:id="25" w:author="Jonathan James Hughes" w:date="2024-06-20T21:22:00Z" w16du:dateUtc="2024-06-21T04:22:00Z">
        <w:r w:rsidR="000D0485">
          <w:rPr>
            <w:rFonts w:ascii="Times New Roman" w:hAnsi="Times New Roman" w:cs="Times New Roman"/>
            <w:sz w:val="24"/>
            <w:szCs w:val="24"/>
          </w:rPr>
          <w:t>4</w:t>
        </w:r>
      </w:ins>
      <w:del w:id="26" w:author="Jonathan James Hughes" w:date="2024-06-20T21:22:00Z" w16du:dateUtc="2024-06-21T04:22:00Z">
        <w:r w:rsidR="007B17B5" w:rsidDel="000D0485">
          <w:rPr>
            <w:rFonts w:ascii="Times New Roman" w:hAnsi="Times New Roman" w:cs="Times New Roman"/>
            <w:sz w:val="24"/>
            <w:szCs w:val="24"/>
          </w:rPr>
          <w:delText>0</w:delText>
        </w:r>
      </w:del>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(B), </w:t>
      </w:r>
      <w:r w:rsidR="00E15915">
        <w:rPr>
          <w:rFonts w:ascii="Times New Roman" w:hAnsi="Times New Roman" w:cs="Times New Roman"/>
          <w:sz w:val="24"/>
          <w:szCs w:val="24"/>
        </w:rPr>
        <w:t>albeit</w:t>
      </w:r>
      <w:r w:rsidR="00E15915" w:rsidRPr="00F17BCC">
        <w:rPr>
          <w:rFonts w:ascii="Times New Roman" w:hAnsi="Times New Roman" w:cs="Times New Roman"/>
          <w:sz w:val="24"/>
          <w:szCs w:val="24"/>
        </w:rPr>
        <w:t xml:space="preserve"> </w:t>
      </w:r>
      <w:r w:rsidR="00E15915">
        <w:rPr>
          <w:rFonts w:ascii="Times New Roman" w:hAnsi="Times New Roman" w:cs="Times New Roman"/>
          <w:sz w:val="24"/>
          <w:szCs w:val="24"/>
        </w:rPr>
        <w:t>with</w:t>
      </w:r>
      <w:r w:rsidR="00F17BCC" w:rsidRPr="00F17BCC">
        <w:rPr>
          <w:rFonts w:ascii="Times New Roman" w:hAnsi="Times New Roman" w:cs="Times New Roman"/>
          <w:sz w:val="24"/>
          <w:szCs w:val="24"/>
        </w:rPr>
        <w:t xml:space="preserve"> wide confidence intervals</w:t>
      </w:r>
      <w:ins w:id="27" w:author="Jonathan James Hughes" w:date="2024-06-20T21:29:00Z" w16du:dateUtc="2024-06-21T04:29:00Z">
        <w:r w:rsidR="008B36D2">
          <w:rPr>
            <w:rFonts w:ascii="Times New Roman" w:hAnsi="Times New Roman" w:cs="Times New Roman"/>
            <w:sz w:val="24"/>
            <w:szCs w:val="24"/>
          </w:rPr>
          <w:t xml:space="preserve"> (CI)</w:t>
        </w:r>
      </w:ins>
      <w:r w:rsidR="00304F44">
        <w:rPr>
          <w:rFonts w:ascii="Times New Roman" w:hAnsi="Times New Roman" w:cs="Times New Roman"/>
          <w:sz w:val="24"/>
          <w:szCs w:val="24"/>
        </w:rPr>
        <w:t xml:space="preserve"> in both cases</w:t>
      </w:r>
      <w:r w:rsidR="00F17BCC" w:rsidRPr="00F17BCC">
        <w:rPr>
          <w:rFonts w:ascii="Times New Roman" w:hAnsi="Times New Roman" w:cs="Times New Roman"/>
          <w:sz w:val="24"/>
          <w:szCs w:val="24"/>
        </w:rPr>
        <w:t xml:space="preserve">. </w:t>
      </w:r>
      <w:del w:id="28" w:author="Jonathan James Hughes" w:date="2024-06-20T21:24:00Z" w16du:dateUtc="2024-06-21T04:24:00Z">
        <w:r w:rsidR="00E15915" w:rsidDel="000D0485">
          <w:rPr>
            <w:rFonts w:ascii="Times New Roman" w:hAnsi="Times New Roman" w:cs="Times New Roman"/>
            <w:sz w:val="24"/>
            <w:szCs w:val="24"/>
          </w:rPr>
          <w:delText>With t</w:delText>
        </w:r>
      </w:del>
      <w:ins w:id="29" w:author="Jonathan James Hughes" w:date="2024-06-20T21:24:00Z" w16du:dateUtc="2024-06-21T04:24:00Z">
        <w:r w:rsidR="000D0485">
          <w:rPr>
            <w:rFonts w:ascii="Times New Roman" w:hAnsi="Times New Roman" w:cs="Times New Roman"/>
            <w:sz w:val="24"/>
            <w:szCs w:val="24"/>
          </w:rPr>
          <w:t>T</w:t>
        </w:r>
      </w:ins>
      <w:r w:rsidR="00E15915">
        <w:rPr>
          <w:rFonts w:ascii="Times New Roman" w:hAnsi="Times New Roman" w:cs="Times New Roman"/>
          <w:sz w:val="24"/>
          <w:szCs w:val="24"/>
        </w:rPr>
        <w:t>he</w:t>
      </w:r>
      <w:r w:rsidR="00F17BCC" w:rsidRPr="00F17BCC">
        <w:rPr>
          <w:rFonts w:ascii="Times New Roman" w:hAnsi="Times New Roman" w:cs="Times New Roman"/>
          <w:sz w:val="24"/>
          <w:szCs w:val="24"/>
        </w:rPr>
        <w:t xml:space="preserve"> </w:t>
      </w:r>
      <w:del w:id="30" w:author="Jonathan James Hughes" w:date="2024-06-20T21:27:00Z" w16du:dateUtc="2024-06-21T04:27:00Z">
        <w:r w:rsidR="00F529D0" w:rsidDel="008B36D2">
          <w:rPr>
            <w:rFonts w:ascii="Times New Roman" w:hAnsi="Times New Roman" w:cs="Times New Roman"/>
            <w:sz w:val="24"/>
            <w:szCs w:val="24"/>
          </w:rPr>
          <w:delText>ancestral</w:delText>
        </w:r>
        <w:r w:rsidR="00F529D0" w:rsidRPr="00F17BCC" w:rsidDel="008B36D2">
          <w:rPr>
            <w:rFonts w:ascii="Times New Roman" w:hAnsi="Times New Roman" w:cs="Times New Roman"/>
            <w:sz w:val="24"/>
            <w:szCs w:val="24"/>
          </w:rPr>
          <w:delText xml:space="preserve"> </w:delText>
        </w:r>
      </w:del>
      <w:ins w:id="31" w:author="Jonathan James Hughes" w:date="2024-06-20T21:27:00Z" w16du:dateUtc="2024-06-21T04:27:00Z">
        <w:r w:rsidR="008B36D2">
          <w:rPr>
            <w:rFonts w:ascii="Times New Roman" w:hAnsi="Times New Roman" w:cs="Times New Roman"/>
            <w:sz w:val="24"/>
            <w:szCs w:val="24"/>
          </w:rPr>
          <w:t>core</w:t>
        </w:r>
        <w:r w:rsidR="008B36D2" w:rsidRPr="00F17BCC">
          <w:rPr>
            <w:rFonts w:ascii="Times New Roman" w:hAnsi="Times New Roman" w:cs="Times New Roman"/>
            <w:sz w:val="24"/>
            <w:szCs w:val="24"/>
          </w:rPr>
          <w:t xml:space="preserve"> </w:t>
        </w:r>
      </w:ins>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w:t>
      </w:r>
      <w:del w:id="32" w:author="Jonathan James Hughes" w:date="2024-06-20T21:25:00Z" w16du:dateUtc="2024-06-21T04:25:00Z">
        <w:r w:rsidR="00F17BCC" w:rsidRPr="00F17BCC" w:rsidDel="000D0485">
          <w:rPr>
            <w:rFonts w:ascii="Times New Roman" w:hAnsi="Times New Roman" w:cs="Times New Roman"/>
            <w:sz w:val="24"/>
            <w:szCs w:val="24"/>
          </w:rPr>
          <w:delText xml:space="preserve">node </w:delText>
        </w:r>
      </w:del>
      <w:r w:rsidR="00F17BCC" w:rsidRPr="00F17BCC">
        <w:rPr>
          <w:rFonts w:ascii="Times New Roman" w:hAnsi="Times New Roman" w:cs="Times New Roman"/>
          <w:sz w:val="24"/>
          <w:szCs w:val="24"/>
        </w:rPr>
        <w:t>(C)</w:t>
      </w:r>
      <w:ins w:id="33" w:author="Jonathan James Hughes" w:date="2024-06-20T21:27:00Z" w16du:dateUtc="2024-06-21T04:27:00Z">
        <w:r w:rsidR="008B36D2">
          <w:rPr>
            <w:rFonts w:ascii="Times New Roman" w:hAnsi="Times New Roman" w:cs="Times New Roman"/>
            <w:sz w:val="24"/>
            <w:szCs w:val="24"/>
          </w:rPr>
          <w:t xml:space="preserve"> </w:t>
        </w:r>
        <w:r w:rsidR="008B36D2">
          <w:rPr>
            <w:rFonts w:ascii="Times New Roman" w:hAnsi="Times New Roman" w:cs="Times New Roman"/>
            <w:i/>
            <w:iCs/>
            <w:sz w:val="24"/>
            <w:szCs w:val="24"/>
          </w:rPr>
          <w:t>sensu</w:t>
        </w:r>
      </w:ins>
      <w:ins w:id="34" w:author="Jonathan James Hughes" w:date="2024-06-20T21:25:00Z" w16du:dateUtc="2024-06-21T04:25:00Z">
        <w:r w:rsidR="008B36D2">
          <w:rPr>
            <w:rFonts w:ascii="Times New Roman" w:hAnsi="Times New Roman" w:cs="Times New Roman"/>
            <w:sz w:val="24"/>
            <w:szCs w:val="24"/>
          </w:rPr>
          <w:t xml:space="preserve"> </w:t>
        </w:r>
        <w:proofErr w:type="spellStart"/>
        <w:r w:rsidR="008B36D2">
          <w:rPr>
            <w:rFonts w:ascii="Times New Roman" w:hAnsi="Times New Roman" w:cs="Times New Roman"/>
            <w:sz w:val="24"/>
            <w:szCs w:val="24"/>
          </w:rPr>
          <w:t>Steppan</w:t>
        </w:r>
        <w:proofErr w:type="spellEnd"/>
        <w:r w:rsidR="008B36D2">
          <w:rPr>
            <w:rFonts w:ascii="Times New Roman" w:hAnsi="Times New Roman" w:cs="Times New Roman"/>
            <w:sz w:val="24"/>
            <w:szCs w:val="24"/>
          </w:rPr>
          <w:t xml:space="preserve"> et al.</w:t>
        </w:r>
      </w:ins>
      <w:ins w:id="35" w:author="Jonathan James Hughes" w:date="2024-06-20T21:26:00Z" w16du:dateUtc="2024-06-21T04:26:00Z">
        <w:r w:rsidR="008B36D2">
          <w:rPr>
            <w:rFonts w:ascii="Times New Roman" w:hAnsi="Times New Roman" w:cs="Times New Roman"/>
            <w:sz w:val="24"/>
            <w:szCs w:val="24"/>
          </w:rPr>
          <w:t xml:space="preserve"> (200</w:t>
        </w:r>
      </w:ins>
      <w:ins w:id="36" w:author="Jonathan James Hughes" w:date="2024-06-20T21:27:00Z" w16du:dateUtc="2024-06-21T04:27:00Z">
        <w:r w:rsidR="008B36D2">
          <w:rPr>
            <w:rFonts w:ascii="Times New Roman" w:hAnsi="Times New Roman" w:cs="Times New Roman"/>
            <w:sz w:val="24"/>
            <w:szCs w:val="24"/>
          </w:rPr>
          <w:t>5</w:t>
        </w:r>
      </w:ins>
      <w:ins w:id="37" w:author="Jonathan James Hughes" w:date="2024-06-20T21:26:00Z" w16du:dateUtc="2024-06-21T04:26:00Z">
        <w:r w:rsidR="008B36D2">
          <w:rPr>
            <w:rFonts w:ascii="Times New Roman" w:hAnsi="Times New Roman" w:cs="Times New Roman"/>
            <w:sz w:val="24"/>
            <w:szCs w:val="24"/>
          </w:rPr>
          <w:t xml:space="preserve">) are </w:t>
        </w:r>
      </w:ins>
      <w:ins w:id="38" w:author="Jonathan James Hughes" w:date="2024-06-20T21:28:00Z" w16du:dateUtc="2024-06-21T04:28:00Z">
        <w:r w:rsidR="008B36D2">
          <w:rPr>
            <w:rFonts w:ascii="Times New Roman" w:hAnsi="Times New Roman" w:cs="Times New Roman"/>
            <w:sz w:val="24"/>
            <w:szCs w:val="24"/>
          </w:rPr>
          <w:t>inferred to have arisen 13.11 Ma (</w:t>
        </w:r>
      </w:ins>
      <w:ins w:id="39" w:author="Jonathan James Hughes" w:date="2024-06-20T21:29:00Z" w16du:dateUtc="2024-06-21T04:29:00Z">
        <w:r w:rsidR="008B36D2">
          <w:rPr>
            <w:rFonts w:ascii="Times New Roman" w:hAnsi="Times New Roman" w:cs="Times New Roman"/>
            <w:sz w:val="24"/>
            <w:szCs w:val="24"/>
          </w:rPr>
          <w:t>CI</w:t>
        </w:r>
      </w:ins>
      <w:ins w:id="40" w:author="Jonathan James Hughes" w:date="2024-06-20T21:30:00Z" w16du:dateUtc="2024-06-21T04:30:00Z">
        <w:r w:rsidR="008B36D2">
          <w:rPr>
            <w:rFonts w:ascii="Times New Roman" w:hAnsi="Times New Roman" w:cs="Times New Roman"/>
            <w:sz w:val="24"/>
            <w:szCs w:val="24"/>
          </w:rPr>
          <w:t>: 11.42 – 15.10).</w:t>
        </w:r>
      </w:ins>
      <w:del w:id="41" w:author="Jonathan James Hughes" w:date="2024-06-20T21:30:00Z" w16du:dateUtc="2024-06-21T04:30:00Z">
        <w:r w:rsidR="00F17BCC" w:rsidRPr="00F17BCC" w:rsidDel="008B36D2">
          <w:rPr>
            <w:rFonts w:ascii="Times New Roman" w:hAnsi="Times New Roman" w:cs="Times New Roman"/>
            <w:sz w:val="24"/>
            <w:szCs w:val="24"/>
          </w:rPr>
          <w:delText xml:space="preserve"> fixed </w:delText>
        </w:r>
        <w:r w:rsidR="00E15915" w:rsidDel="008B36D2">
          <w:rPr>
            <w:rFonts w:ascii="Times New Roman" w:hAnsi="Times New Roman" w:cs="Times New Roman"/>
            <w:sz w:val="24"/>
            <w:szCs w:val="24"/>
          </w:rPr>
          <w:delText xml:space="preserve">for </w:delText>
        </w:r>
        <w:r w:rsidR="00F17BCC" w:rsidRPr="00F17BCC" w:rsidDel="008B36D2">
          <w:rPr>
            <w:rFonts w:ascii="Times New Roman" w:hAnsi="Times New Roman" w:cs="Times New Roman"/>
            <w:sz w:val="24"/>
            <w:szCs w:val="24"/>
          </w:rPr>
          <w:delText>calibration</w:delText>
        </w:r>
        <w:r w:rsidR="00E15915" w:rsidDel="008B36D2">
          <w:rPr>
            <w:rFonts w:ascii="Times New Roman" w:hAnsi="Times New Roman" w:cs="Times New Roman"/>
            <w:sz w:val="24"/>
            <w:szCs w:val="24"/>
          </w:rPr>
          <w:delText>,</w:delText>
        </w:r>
      </w:del>
      <w:r w:rsidR="00E1591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Hydromyini</w:t>
      </w:r>
      <w:proofErr w:type="spellEnd"/>
      <w:r w:rsidR="00F17BCC" w:rsidRPr="00F17BCC">
        <w:rPr>
          <w:rFonts w:ascii="Times New Roman" w:hAnsi="Times New Roman" w:cs="Times New Roman"/>
          <w:sz w:val="24"/>
          <w:szCs w:val="24"/>
        </w:rPr>
        <w:t xml:space="preserve"> </w:t>
      </w:r>
      <w:del w:id="42" w:author="Jonathan James Hughes" w:date="2024-06-20T21:30:00Z" w16du:dateUtc="2024-06-21T04:30:00Z">
        <w:r w:rsidR="00E15915" w:rsidDel="008B36D2">
          <w:rPr>
            <w:rFonts w:ascii="Times New Roman" w:hAnsi="Times New Roman" w:cs="Times New Roman"/>
            <w:sz w:val="24"/>
            <w:szCs w:val="24"/>
          </w:rPr>
          <w:delText>arose</w:delText>
        </w:r>
        <w:r w:rsidR="00E15915" w:rsidRPr="00F17BCC" w:rsidDel="008B36D2">
          <w:rPr>
            <w:rFonts w:ascii="Times New Roman" w:hAnsi="Times New Roman" w:cs="Times New Roman"/>
            <w:sz w:val="24"/>
            <w:szCs w:val="24"/>
          </w:rPr>
          <w:delText xml:space="preserve"> </w:delText>
        </w:r>
      </w:del>
      <w:ins w:id="43" w:author="Jonathan James Hughes" w:date="2024-06-20T21:30:00Z" w16du:dateUtc="2024-06-21T04:30:00Z">
        <w:r w:rsidR="008B36D2">
          <w:rPr>
            <w:rFonts w:ascii="Times New Roman" w:hAnsi="Times New Roman" w:cs="Times New Roman"/>
            <w:sz w:val="24"/>
            <w:szCs w:val="24"/>
          </w:rPr>
          <w:t>then split</w:t>
        </w:r>
      </w:ins>
      <w:ins w:id="44" w:author="Jonathan James Hughes" w:date="2024-06-20T21:31:00Z" w16du:dateUtc="2024-06-21T04:31:00Z">
        <w:r w:rsidR="008B36D2">
          <w:rPr>
            <w:rFonts w:ascii="Times New Roman" w:hAnsi="Times New Roman" w:cs="Times New Roman"/>
            <w:sz w:val="24"/>
            <w:szCs w:val="24"/>
          </w:rPr>
          <w:t xml:space="preserve"> off</w:t>
        </w:r>
      </w:ins>
      <w:ins w:id="45" w:author="Jonathan James Hughes" w:date="2024-06-20T21:30:00Z" w16du:dateUtc="2024-06-21T04:30:00Z">
        <w:r w:rsidR="008B36D2" w:rsidRPr="00F17BCC">
          <w:rPr>
            <w:rFonts w:ascii="Times New Roman" w:hAnsi="Times New Roman" w:cs="Times New Roman"/>
            <w:sz w:val="24"/>
            <w:szCs w:val="24"/>
          </w:rPr>
          <w:t xml:space="preserve"> </w:t>
        </w:r>
      </w:ins>
      <w:r w:rsidR="00F17BCC" w:rsidRPr="00F17BCC">
        <w:rPr>
          <w:rFonts w:ascii="Times New Roman" w:hAnsi="Times New Roman" w:cs="Times New Roman"/>
          <w:sz w:val="24"/>
          <w:szCs w:val="24"/>
        </w:rPr>
        <w:t xml:space="preserve">at </w:t>
      </w:r>
      <w:r w:rsidR="007B17B5">
        <w:rPr>
          <w:rFonts w:ascii="Times New Roman" w:hAnsi="Times New Roman" w:cs="Times New Roman"/>
          <w:sz w:val="24"/>
          <w:szCs w:val="24"/>
        </w:rPr>
        <w:t>12.1</w:t>
      </w:r>
      <w:ins w:id="46" w:author="Jonathan James Hughes" w:date="2024-06-20T21:31:00Z" w16du:dateUtc="2024-06-21T04:31:00Z">
        <w:r w:rsidR="008B36D2">
          <w:rPr>
            <w:rFonts w:ascii="Times New Roman" w:hAnsi="Times New Roman" w:cs="Times New Roman"/>
            <w:sz w:val="24"/>
            <w:szCs w:val="24"/>
          </w:rPr>
          <w:t>5</w:t>
        </w:r>
      </w:ins>
      <w:del w:id="47" w:author="Jonathan James Hughes" w:date="2024-06-20T21:31:00Z" w16du:dateUtc="2024-06-21T04:31:00Z">
        <w:r w:rsidR="007B17B5" w:rsidDel="008B36D2">
          <w:rPr>
            <w:rFonts w:ascii="Times New Roman" w:hAnsi="Times New Roman" w:cs="Times New Roman"/>
            <w:sz w:val="24"/>
            <w:szCs w:val="24"/>
          </w:rPr>
          <w:delText>2</w:delText>
        </w:r>
      </w:del>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(D</w:t>
      </w:r>
      <w:ins w:id="48" w:author="Jonathan James Hughes" w:date="2024-06-20T21:33:00Z" w16du:dateUtc="2024-06-21T04:33:00Z">
        <w:r w:rsidR="008B36D2">
          <w:rPr>
            <w:rFonts w:ascii="Times New Roman" w:hAnsi="Times New Roman" w:cs="Times New Roman"/>
            <w:sz w:val="24"/>
            <w:szCs w:val="24"/>
          </w:rPr>
          <w:t xml:space="preserve">, CI: 11.10 </w:t>
        </w:r>
      </w:ins>
      <w:ins w:id="49" w:author="Jonathan James Hughes" w:date="2024-06-20T21:34:00Z" w16du:dateUtc="2024-06-21T04:34:00Z">
        <w:r w:rsidR="008B36D2">
          <w:rPr>
            <w:rFonts w:ascii="Times New Roman" w:hAnsi="Times New Roman" w:cs="Times New Roman"/>
            <w:sz w:val="24"/>
            <w:szCs w:val="24"/>
          </w:rPr>
          <w:t>–</w:t>
        </w:r>
      </w:ins>
      <w:ins w:id="50" w:author="Jonathan James Hughes" w:date="2024-06-20T21:33:00Z" w16du:dateUtc="2024-06-21T04:33:00Z">
        <w:r w:rsidR="008B36D2">
          <w:rPr>
            <w:rFonts w:ascii="Times New Roman" w:hAnsi="Times New Roman" w:cs="Times New Roman"/>
            <w:sz w:val="24"/>
            <w:szCs w:val="24"/>
          </w:rPr>
          <w:t xml:space="preserve"> </w:t>
        </w:r>
      </w:ins>
      <w:ins w:id="51" w:author="Jonathan James Hughes" w:date="2024-06-20T21:34:00Z" w16du:dateUtc="2024-06-21T04:34:00Z">
        <w:r w:rsidR="008B36D2">
          <w:rPr>
            <w:rFonts w:ascii="Times New Roman" w:hAnsi="Times New Roman" w:cs="Times New Roman"/>
            <w:sz w:val="24"/>
            <w:szCs w:val="24"/>
          </w:rPr>
          <w:t>13.51</w:t>
        </w:r>
      </w:ins>
      <w:r w:rsidR="00F17BCC" w:rsidRPr="00F17BCC">
        <w:rPr>
          <w:rFonts w:ascii="Times New Roman" w:hAnsi="Times New Roman" w:cs="Times New Roman"/>
          <w:sz w:val="24"/>
          <w:szCs w:val="24"/>
        </w:rPr>
        <w:t xml:space="preserve">) </w:t>
      </w:r>
      <w:del w:id="52" w:author="Jonathan James Hughes" w:date="2024-06-20T21:34:00Z" w16du:dateUtc="2024-06-21T04:34:00Z">
        <w:r w:rsidR="00F17BCC" w:rsidRPr="00F17BCC" w:rsidDel="008B36D2">
          <w:rPr>
            <w:rFonts w:ascii="Times New Roman" w:hAnsi="Times New Roman" w:cs="Times New Roman"/>
            <w:sz w:val="24"/>
            <w:szCs w:val="24"/>
          </w:rPr>
          <w:delText>an</w:delText>
        </w:r>
        <w:r w:rsidR="00E15915" w:rsidDel="008B36D2">
          <w:rPr>
            <w:rFonts w:ascii="Times New Roman" w:hAnsi="Times New Roman" w:cs="Times New Roman"/>
            <w:sz w:val="24"/>
            <w:szCs w:val="24"/>
          </w:rPr>
          <w:delText xml:space="preserve">d </w:delText>
        </w:r>
        <w:r w:rsidR="007B17B5" w:rsidDel="008B36D2">
          <w:rPr>
            <w:rFonts w:ascii="Times New Roman" w:hAnsi="Times New Roman" w:cs="Times New Roman"/>
            <w:sz w:val="24"/>
            <w:szCs w:val="24"/>
          </w:rPr>
          <w:delText>was</w:delText>
        </w:r>
        <w:r w:rsidR="00F17BCC" w:rsidRPr="00F17BCC" w:rsidDel="008B36D2">
          <w:rPr>
            <w:rFonts w:ascii="Times New Roman" w:hAnsi="Times New Roman" w:cs="Times New Roman"/>
            <w:sz w:val="24"/>
            <w:szCs w:val="24"/>
          </w:rPr>
          <w:delText xml:space="preserve"> </w:delText>
        </w:r>
      </w:del>
      <w:r w:rsidR="00F17BCC" w:rsidRPr="00F17BCC">
        <w:rPr>
          <w:rFonts w:ascii="Times New Roman" w:hAnsi="Times New Roman" w:cs="Times New Roman"/>
          <w:sz w:val="24"/>
          <w:szCs w:val="24"/>
        </w:rPr>
        <w:t>followed by</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Otomyini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Arvicanthini</w:t>
      </w:r>
      <w:proofErr w:type="spellEnd"/>
      <w:r w:rsidR="007B17B5">
        <w:rPr>
          <w:rFonts w:ascii="Times New Roman" w:hAnsi="Times New Roman" w:cs="Times New Roman"/>
          <w:sz w:val="24"/>
          <w:szCs w:val="24"/>
        </w:rPr>
        <w:t xml:space="preserve"> at 11.</w:t>
      </w:r>
      <w:del w:id="53" w:author="Jonathan James Hughes" w:date="2024-06-20T21:32:00Z" w16du:dateUtc="2024-06-21T04:32:00Z">
        <w:r w:rsidR="007B17B5" w:rsidDel="008B36D2">
          <w:rPr>
            <w:rFonts w:ascii="Times New Roman" w:hAnsi="Times New Roman" w:cs="Times New Roman"/>
            <w:sz w:val="24"/>
            <w:szCs w:val="24"/>
          </w:rPr>
          <w:delText>6</w:delText>
        </w:r>
      </w:del>
      <w:r w:rsidR="007B17B5">
        <w:rPr>
          <w:rFonts w:ascii="Times New Roman" w:hAnsi="Times New Roman" w:cs="Times New Roman"/>
          <w:sz w:val="24"/>
          <w:szCs w:val="24"/>
        </w:rPr>
        <w:t>7</w:t>
      </w:r>
      <w:ins w:id="54" w:author="Jonathan James Hughes" w:date="2024-06-20T21:32:00Z" w16du:dateUtc="2024-06-21T04:32:00Z">
        <w:r w:rsidR="008B36D2">
          <w:rPr>
            <w:rFonts w:ascii="Times New Roman" w:hAnsi="Times New Roman" w:cs="Times New Roman"/>
            <w:sz w:val="24"/>
            <w:szCs w:val="24"/>
          </w:rPr>
          <w:t>0</w:t>
        </w:r>
      </w:ins>
      <w:r w:rsidR="007B17B5">
        <w:rPr>
          <w:rFonts w:ascii="Times New Roman" w:hAnsi="Times New Roman" w:cs="Times New Roman"/>
          <w:sz w:val="24"/>
          <w:szCs w:val="24"/>
        </w:rPr>
        <w:t xml:space="preserve"> Ma (E</w:t>
      </w:r>
      <w:ins w:id="55" w:author="Jonathan James Hughes" w:date="2024-06-20T21:34:00Z" w16du:dateUtc="2024-06-21T04:34:00Z">
        <w:r w:rsidR="008B36D2">
          <w:rPr>
            <w:rFonts w:ascii="Times New Roman" w:hAnsi="Times New Roman" w:cs="Times New Roman"/>
            <w:sz w:val="24"/>
            <w:szCs w:val="24"/>
          </w:rPr>
          <w:t>, fossil calibration from</w:t>
        </w:r>
      </w:ins>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PEVuZE5vdGU+PENpdGU+PEF1dGhvcj5LaW11cmE8L0F1dGhvcj48WWVhcj4yMDE1PC9ZZWFyPjxS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PEVuZE5vdGU+PENpdGU+PEF1dGhvcj5LaW11cmE8L0F1dGhvcj48WWVhcj4yMDE1PC9ZZWFyPjxS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commentRangeStart w:id="56"/>
      <w:r w:rsidR="007B17B5">
        <w:rPr>
          <w:rFonts w:ascii="Times New Roman" w:hAnsi="Times New Roman" w:cs="Times New Roman"/>
          <w:sz w:val="24"/>
          <w:szCs w:val="24"/>
        </w:rPr>
        <w:t>)</w:t>
      </w:r>
      <w:commentRangeEnd w:id="56"/>
      <w:r w:rsidR="001824EF">
        <w:rPr>
          <w:rStyle w:val="CommentReference"/>
        </w:rPr>
        <w:commentReference w:id="56"/>
      </w:r>
      <w:r w:rsidR="007B17B5">
        <w:rPr>
          <w:rFonts w:ascii="Times New Roman" w:hAnsi="Times New Roman" w:cs="Times New Roman"/>
          <w:sz w:val="24"/>
          <w:szCs w:val="24"/>
        </w:rPr>
        <w:t>. The remaining Murine tri</w:t>
      </w:r>
      <w:r w:rsidR="00926971">
        <w:rPr>
          <w:rFonts w:ascii="Times New Roman" w:hAnsi="Times New Roman" w:cs="Times New Roman"/>
          <w:sz w:val="24"/>
          <w:szCs w:val="24"/>
        </w:rPr>
        <w:t>b</w:t>
      </w:r>
      <w:r w:rsidR="007B17B5">
        <w:rPr>
          <w:rFonts w:ascii="Times New Roman" w:hAnsi="Times New Roman" w:cs="Times New Roman"/>
          <w:sz w:val="24"/>
          <w:szCs w:val="24"/>
        </w:rPr>
        <w:t xml:space="preserve">es evolved in rapid succession, with </w:t>
      </w:r>
      <w:proofErr w:type="spellStart"/>
      <w:r w:rsidR="007B17B5">
        <w:rPr>
          <w:rFonts w:ascii="Times New Roman" w:hAnsi="Times New Roman" w:cs="Times New Roman"/>
          <w:sz w:val="24"/>
          <w:szCs w:val="24"/>
        </w:rPr>
        <w:t>Apodemini</w:t>
      </w:r>
      <w:proofErr w:type="spellEnd"/>
      <w:r w:rsidR="007B17B5">
        <w:rPr>
          <w:rFonts w:ascii="Times New Roman" w:hAnsi="Times New Roman" w:cs="Times New Roman"/>
          <w:sz w:val="24"/>
          <w:szCs w:val="24"/>
        </w:rPr>
        <w:t xml:space="preserve"> diverging</w:t>
      </w:r>
      <w:ins w:id="57" w:author="Jonathan James Hughes" w:date="2024-06-20T21:38:00Z" w16du:dateUtc="2024-06-21T04:38:00Z">
        <w:r w:rsidR="005D0C22">
          <w:rPr>
            <w:rFonts w:ascii="Times New Roman" w:hAnsi="Times New Roman" w:cs="Times New Roman"/>
            <w:sz w:val="24"/>
            <w:szCs w:val="24"/>
          </w:rPr>
          <w:t xml:space="preserve"> from </w:t>
        </w:r>
        <w:proofErr w:type="spellStart"/>
        <w:r w:rsidR="005D0C22">
          <w:rPr>
            <w:rFonts w:ascii="Times New Roman" w:hAnsi="Times New Roman" w:cs="Times New Roman"/>
            <w:sz w:val="24"/>
            <w:szCs w:val="24"/>
          </w:rPr>
          <w:t>Murini</w:t>
        </w:r>
        <w:proofErr w:type="spellEnd"/>
        <w:r w:rsidR="005D0C22">
          <w:rPr>
            <w:rFonts w:ascii="Times New Roman" w:hAnsi="Times New Roman" w:cs="Times New Roman"/>
            <w:sz w:val="24"/>
            <w:szCs w:val="24"/>
          </w:rPr>
          <w:t xml:space="preserve"> and </w:t>
        </w:r>
        <w:proofErr w:type="spellStart"/>
        <w:r w:rsidR="005D0C22">
          <w:rPr>
            <w:rFonts w:ascii="Times New Roman" w:hAnsi="Times New Roman" w:cs="Times New Roman"/>
            <w:sz w:val="24"/>
            <w:szCs w:val="24"/>
          </w:rPr>
          <w:t>Praomyini</w:t>
        </w:r>
      </w:ins>
      <w:proofErr w:type="spellEnd"/>
      <w:r w:rsidR="007B17B5">
        <w:rPr>
          <w:rFonts w:ascii="Times New Roman" w:hAnsi="Times New Roman" w:cs="Times New Roman"/>
          <w:sz w:val="24"/>
          <w:szCs w:val="24"/>
        </w:rPr>
        <w:t xml:space="preserve"> at 10.8</w:t>
      </w:r>
      <w:ins w:id="58" w:author="Jonathan James Hughes" w:date="2024-06-20T21:48:00Z" w16du:dateUtc="2024-06-21T04:48:00Z">
        <w:r w:rsidR="00C62A7F">
          <w:rPr>
            <w:rFonts w:ascii="Times New Roman" w:hAnsi="Times New Roman" w:cs="Times New Roman"/>
            <w:sz w:val="24"/>
            <w:szCs w:val="24"/>
          </w:rPr>
          <w:t>4</w:t>
        </w:r>
      </w:ins>
      <w:del w:id="59" w:author="Jonathan James Hughes" w:date="2024-06-20T21:48:00Z" w16du:dateUtc="2024-06-21T04:48:00Z">
        <w:r w:rsidR="007B17B5" w:rsidDel="00C62A7F">
          <w:rPr>
            <w:rFonts w:ascii="Times New Roman" w:hAnsi="Times New Roman" w:cs="Times New Roman"/>
            <w:sz w:val="24"/>
            <w:szCs w:val="24"/>
          </w:rPr>
          <w:delText>2</w:delText>
        </w:r>
      </w:del>
      <w:r w:rsidR="007B17B5">
        <w:rPr>
          <w:rFonts w:ascii="Times New Roman" w:hAnsi="Times New Roman" w:cs="Times New Roman"/>
          <w:sz w:val="24"/>
          <w:szCs w:val="24"/>
        </w:rPr>
        <w:t xml:space="preserve"> Ma (F)</w:t>
      </w:r>
      <w:ins w:id="60" w:author="Jonathan James Hughes" w:date="2024-06-20T21:38:00Z" w16du:dateUtc="2024-06-21T04:38:00Z">
        <w:r w:rsidR="005D0C22">
          <w:rPr>
            <w:rFonts w:ascii="Times New Roman" w:hAnsi="Times New Roman" w:cs="Times New Roman"/>
            <w:sz w:val="24"/>
            <w:szCs w:val="24"/>
          </w:rPr>
          <w:t>.</w:t>
        </w:r>
      </w:ins>
      <w:del w:id="61" w:author="Jonathan James Hughes" w:date="2024-06-20T21:38:00Z" w16du:dateUtc="2024-06-21T04:38:00Z">
        <w:r w:rsidR="007B17B5" w:rsidDel="005D0C22">
          <w:rPr>
            <w:rFonts w:ascii="Times New Roman" w:hAnsi="Times New Roman" w:cs="Times New Roman"/>
            <w:sz w:val="24"/>
            <w:szCs w:val="24"/>
          </w:rPr>
          <w:delText xml:space="preserve"> and</w:delText>
        </w:r>
      </w:del>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Murini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w:t>
      </w:r>
      <w:del w:id="62" w:author="Jonathan James Hughes" w:date="2024-06-20T21:38:00Z" w16du:dateUtc="2024-06-21T04:38:00Z">
        <w:r w:rsidR="007B17B5" w:rsidDel="005D0C22">
          <w:rPr>
            <w:rFonts w:ascii="Times New Roman" w:hAnsi="Times New Roman" w:cs="Times New Roman"/>
            <w:sz w:val="24"/>
            <w:szCs w:val="24"/>
          </w:rPr>
          <w:delText xml:space="preserve">splitting </w:delText>
        </w:r>
      </w:del>
      <w:ins w:id="63" w:author="Jonathan James Hughes" w:date="2024-06-20T21:38:00Z" w16du:dateUtc="2024-06-21T04:38:00Z">
        <w:r w:rsidR="005D0C22">
          <w:rPr>
            <w:rFonts w:ascii="Times New Roman" w:hAnsi="Times New Roman" w:cs="Times New Roman"/>
            <w:sz w:val="24"/>
            <w:szCs w:val="24"/>
          </w:rPr>
          <w:t xml:space="preserve">then split </w:t>
        </w:r>
      </w:ins>
      <w:r w:rsidR="007B17B5">
        <w:rPr>
          <w:rFonts w:ascii="Times New Roman" w:hAnsi="Times New Roman" w:cs="Times New Roman"/>
          <w:sz w:val="24"/>
          <w:szCs w:val="24"/>
        </w:rPr>
        <w:t>at 10.</w:t>
      </w:r>
      <w:ins w:id="64" w:author="Jonathan James Hughes" w:date="2024-06-20T21:48:00Z" w16du:dateUtc="2024-06-21T04:48:00Z">
        <w:r w:rsidR="00C62A7F">
          <w:rPr>
            <w:rFonts w:ascii="Times New Roman" w:hAnsi="Times New Roman" w:cs="Times New Roman"/>
            <w:sz w:val="24"/>
            <w:szCs w:val="24"/>
          </w:rPr>
          <w:t>19</w:t>
        </w:r>
      </w:ins>
      <w:del w:id="65" w:author="Jonathan James Hughes" w:date="2024-06-20T21:48:00Z" w16du:dateUtc="2024-06-21T04:48:00Z">
        <w:r w:rsidR="007B17B5" w:rsidDel="00C62A7F">
          <w:rPr>
            <w:rFonts w:ascii="Times New Roman" w:hAnsi="Times New Roman" w:cs="Times New Roman"/>
            <w:sz w:val="24"/>
            <w:szCs w:val="24"/>
          </w:rPr>
          <w:delText>08</w:delText>
        </w:r>
      </w:del>
      <w:r w:rsidR="007B17B5">
        <w:rPr>
          <w:rFonts w:ascii="Times New Roman" w:hAnsi="Times New Roman" w:cs="Times New Roman"/>
          <w:sz w:val="24"/>
          <w:szCs w:val="24"/>
        </w:rPr>
        <w:t xml:space="preserve"> Ma (H).</w:t>
      </w:r>
      <w:r w:rsidR="009C7399">
        <w:rPr>
          <w:rFonts w:ascii="Times New Roman" w:hAnsi="Times New Roman" w:cs="Times New Roman"/>
          <w:sz w:val="24"/>
          <w:szCs w:val="24"/>
        </w:rPr>
        <w:t xml:space="preserve"> </w:t>
      </w:r>
      <w:r w:rsidR="007B17B5">
        <w:rPr>
          <w:rFonts w:ascii="Times New Roman" w:hAnsi="Times New Roman" w:cs="Times New Roman"/>
          <w:sz w:val="24"/>
          <w:szCs w:val="24"/>
        </w:rPr>
        <w:t>The</w:t>
      </w:r>
      <w:ins w:id="66" w:author="Jonathan James Hughes" w:date="2024-06-20T21:49:00Z" w16du:dateUtc="2024-06-21T04:49:00Z">
        <w:r w:rsidR="00C62A7F">
          <w:rPr>
            <w:rFonts w:ascii="Times New Roman" w:hAnsi="Times New Roman" w:cs="Times New Roman"/>
            <w:sz w:val="24"/>
            <w:szCs w:val="24"/>
          </w:rPr>
          <w:t xml:space="preserve"> two</w:t>
        </w:r>
      </w:ins>
      <w:r w:rsidR="007B17B5">
        <w:rPr>
          <w:rFonts w:ascii="Times New Roman" w:hAnsi="Times New Roman" w:cs="Times New Roman"/>
          <w:sz w:val="24"/>
          <w:szCs w:val="24"/>
        </w:rPr>
        <w:t xml:space="preserve"> </w:t>
      </w:r>
      <w:r w:rsidR="007B17B5">
        <w:rPr>
          <w:rFonts w:ascii="Times New Roman" w:hAnsi="Times New Roman" w:cs="Times New Roman"/>
          <w:i/>
          <w:iCs/>
          <w:sz w:val="24"/>
          <w:szCs w:val="24"/>
        </w:rPr>
        <w:t>Rattus</w:t>
      </w:r>
      <w:r w:rsidR="00ED3A6B" w:rsidRPr="00ED3A6B">
        <w:rPr>
          <w:rFonts w:ascii="Times New Roman" w:hAnsi="Times New Roman" w:cs="Times New Roman"/>
          <w:sz w:val="24"/>
          <w:szCs w:val="24"/>
        </w:rPr>
        <w:t xml:space="preserve"> </w:t>
      </w:r>
      <w:del w:id="67" w:author="Jonathan James Hughes" w:date="2024-06-20T21:49:00Z" w16du:dateUtc="2024-06-21T04:49:00Z">
        <w:r w:rsidR="00ED3A6B" w:rsidRPr="00ED3A6B" w:rsidDel="00C62A7F">
          <w:rPr>
            <w:rFonts w:ascii="Times New Roman" w:hAnsi="Times New Roman" w:cs="Times New Roman"/>
            <w:sz w:val="24"/>
            <w:szCs w:val="24"/>
          </w:rPr>
          <w:delText>node</w:delText>
        </w:r>
        <w:r w:rsidR="007B17B5" w:rsidDel="00C62A7F">
          <w:rPr>
            <w:rFonts w:ascii="Times New Roman" w:hAnsi="Times New Roman" w:cs="Times New Roman"/>
            <w:sz w:val="24"/>
            <w:szCs w:val="24"/>
          </w:rPr>
          <w:delText>,</w:delText>
        </w:r>
        <w:r w:rsidR="00ED3A6B" w:rsidRPr="00ED3A6B" w:rsidDel="00C62A7F">
          <w:rPr>
            <w:rFonts w:ascii="Times New Roman" w:hAnsi="Times New Roman" w:cs="Times New Roman"/>
            <w:sz w:val="24"/>
            <w:szCs w:val="24"/>
          </w:rPr>
          <w:delText xml:space="preserve"> </w:delText>
        </w:r>
        <w:r w:rsidR="00B10B6E" w:rsidDel="00C62A7F">
          <w:rPr>
            <w:rFonts w:ascii="Times New Roman" w:hAnsi="Times New Roman" w:cs="Times New Roman"/>
            <w:sz w:val="24"/>
            <w:szCs w:val="24"/>
          </w:rPr>
          <w:delText>which was</w:delText>
        </w:r>
        <w:r w:rsidR="00ED3A6B" w:rsidRPr="00ED3A6B" w:rsidDel="00C62A7F">
          <w:rPr>
            <w:rFonts w:ascii="Times New Roman" w:hAnsi="Times New Roman" w:cs="Times New Roman"/>
            <w:sz w:val="24"/>
            <w:szCs w:val="24"/>
          </w:rPr>
          <w:delText xml:space="preserve"> fossil calibrat</w:delText>
        </w:r>
        <w:r w:rsidR="00B10B6E" w:rsidDel="00C62A7F">
          <w:rPr>
            <w:rFonts w:ascii="Times New Roman" w:hAnsi="Times New Roman" w:cs="Times New Roman"/>
            <w:sz w:val="24"/>
            <w:szCs w:val="24"/>
          </w:rPr>
          <w:delText>ed</w:delText>
        </w:r>
        <w:r w:rsidR="00304F44" w:rsidDel="00C62A7F">
          <w:rPr>
            <w:rFonts w:ascii="Times New Roman" w:hAnsi="Times New Roman" w:cs="Times New Roman"/>
            <w:sz w:val="24"/>
            <w:szCs w:val="24"/>
          </w:rPr>
          <w:delText>,</w:delText>
        </w:r>
        <w:r w:rsidR="00D0255F" w:rsidDel="00C62A7F">
          <w:rPr>
            <w:rFonts w:ascii="Times New Roman" w:hAnsi="Times New Roman" w:cs="Times New Roman"/>
            <w:sz w:val="24"/>
            <w:szCs w:val="24"/>
          </w:rPr>
          <w:delText xml:space="preserve"> </w:delText>
        </w:r>
        <w:r w:rsidR="00B10B6E" w:rsidDel="00C62A7F">
          <w:rPr>
            <w:rFonts w:ascii="Times New Roman" w:hAnsi="Times New Roman" w:cs="Times New Roman"/>
            <w:sz w:val="24"/>
            <w:szCs w:val="24"/>
          </w:rPr>
          <w:delText>was</w:delText>
        </w:r>
        <w:r w:rsidR="00ED3A6B" w:rsidRPr="00ED3A6B" w:rsidDel="00C62A7F">
          <w:rPr>
            <w:rFonts w:ascii="Times New Roman" w:hAnsi="Times New Roman" w:cs="Times New Roman"/>
            <w:sz w:val="24"/>
            <w:szCs w:val="24"/>
          </w:rPr>
          <w:delText xml:space="preserve"> recovered at the very youngest end of the calibration range</w:delText>
        </w:r>
      </w:del>
      <w:ins w:id="68" w:author="Jonathan James Hughes" w:date="2024-06-20T21:49:00Z" w16du:dateUtc="2024-06-21T04:49:00Z">
        <w:r w:rsidR="00C62A7F">
          <w:rPr>
            <w:rFonts w:ascii="Times New Roman" w:hAnsi="Times New Roman" w:cs="Times New Roman"/>
            <w:sz w:val="24"/>
            <w:szCs w:val="24"/>
          </w:rPr>
          <w:t xml:space="preserve">species in our dataset were inferred to have diverged </w:t>
        </w:r>
      </w:ins>
      <w:ins w:id="69" w:author="Jonathan James Hughes" w:date="2024-06-20T21:50:00Z" w16du:dateUtc="2024-06-21T04:50:00Z">
        <w:r w:rsidR="00C62A7F">
          <w:rPr>
            <w:rFonts w:ascii="Times New Roman" w:hAnsi="Times New Roman" w:cs="Times New Roman"/>
            <w:sz w:val="24"/>
            <w:szCs w:val="24"/>
          </w:rPr>
          <w:t xml:space="preserve">2.01 Ma (Q, CI: 1.26 </w:t>
        </w:r>
      </w:ins>
      <w:ins w:id="70" w:author="Jonathan James Hughes" w:date="2024-06-20T21:51:00Z" w16du:dateUtc="2024-06-21T04:51:00Z">
        <w:r w:rsidR="00C62A7F">
          <w:rPr>
            <w:rFonts w:ascii="Times New Roman" w:hAnsi="Times New Roman" w:cs="Times New Roman"/>
            <w:sz w:val="24"/>
            <w:szCs w:val="24"/>
          </w:rPr>
          <w:t>–</w:t>
        </w:r>
      </w:ins>
      <w:ins w:id="71" w:author="Jonathan James Hughes" w:date="2024-06-20T21:50:00Z" w16du:dateUtc="2024-06-21T04:50:00Z">
        <w:r w:rsidR="00C62A7F">
          <w:rPr>
            <w:rFonts w:ascii="Times New Roman" w:hAnsi="Times New Roman" w:cs="Times New Roman"/>
            <w:sz w:val="24"/>
            <w:szCs w:val="24"/>
          </w:rPr>
          <w:t xml:space="preserve"> </w:t>
        </w:r>
      </w:ins>
      <w:ins w:id="72" w:author="Jonathan James Hughes" w:date="2024-06-20T21:51:00Z" w16du:dateUtc="2024-06-21T04:51:00Z">
        <w:r w:rsidR="00C62A7F">
          <w:rPr>
            <w:rFonts w:ascii="Times New Roman" w:hAnsi="Times New Roman" w:cs="Times New Roman"/>
            <w:sz w:val="24"/>
            <w:szCs w:val="24"/>
          </w:rPr>
          <w:t>2.30)</w:t>
        </w:r>
      </w:ins>
      <w:r w:rsidR="00ED3A6B" w:rsidRPr="00ED3A6B">
        <w:rPr>
          <w:rFonts w:ascii="Times New Roman" w:hAnsi="Times New Roman" w:cs="Times New Roman"/>
          <w:sz w:val="24"/>
          <w:szCs w:val="24"/>
        </w:rPr>
        <w:t>.</w:t>
      </w:r>
      <w:r w:rsidR="00A03219">
        <w:rPr>
          <w:rFonts w:ascii="Times New Roman" w:hAnsi="Times New Roman" w:cs="Times New Roman"/>
          <w:sz w:val="24"/>
          <w:szCs w:val="24"/>
        </w:rPr>
        <w:t xml:space="preserve"> Although congruent with previous works </w:t>
      </w:r>
      <w:r w:rsidR="00A0321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03219">
        <w:rPr>
          <w:rFonts w:ascii="Times New Roman" w:hAnsi="Times New Roman" w:cs="Times New Roman"/>
          <w:sz w:val="24"/>
          <w:szCs w:val="24"/>
        </w:rPr>
      </w:r>
      <w:r w:rsidR="00A03219">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w:t>
      </w:r>
      <w:r w:rsidR="00A03219">
        <w:rPr>
          <w:rFonts w:ascii="Times New Roman" w:hAnsi="Times New Roman" w:cs="Times New Roman"/>
          <w:sz w:val="24"/>
          <w:szCs w:val="24"/>
        </w:rPr>
        <w:fldChar w:fldCharType="end"/>
      </w:r>
      <w:r w:rsidR="00A03219">
        <w:rPr>
          <w:rFonts w:ascii="Times New Roman" w:hAnsi="Times New Roman" w:cs="Times New Roman"/>
          <w:sz w:val="24"/>
          <w:szCs w:val="24"/>
        </w:rPr>
        <w:t xml:space="preserve">, </w:t>
      </w:r>
      <w:commentRangeStart w:id="73"/>
      <w:r w:rsidR="00A03219">
        <w:rPr>
          <w:rFonts w:ascii="Times New Roman" w:hAnsi="Times New Roman" w:cs="Times New Roman"/>
          <w:sz w:val="24"/>
          <w:szCs w:val="24"/>
        </w:rPr>
        <w:t xml:space="preserve">this dated </w:t>
      </w:r>
      <w:r w:rsidR="00445D61">
        <w:rPr>
          <w:rFonts w:ascii="Times New Roman" w:hAnsi="Times New Roman" w:cs="Times New Roman"/>
          <w:sz w:val="24"/>
          <w:szCs w:val="24"/>
        </w:rPr>
        <w:t xml:space="preserve">UCE </w:t>
      </w:r>
      <w:r w:rsidR="00A03219">
        <w:rPr>
          <w:rFonts w:ascii="Times New Roman" w:hAnsi="Times New Roman" w:cs="Times New Roman"/>
          <w:sz w:val="24"/>
          <w:szCs w:val="24"/>
        </w:rPr>
        <w:t xml:space="preserve">phylogeny provides context on the evolutionary timescale upon </w:t>
      </w:r>
      <w:commentRangeEnd w:id="73"/>
      <w:r w:rsidR="00A03219">
        <w:rPr>
          <w:rStyle w:val="CommentReference"/>
        </w:rPr>
        <w:commentReference w:id="73"/>
      </w:r>
      <w:r w:rsidR="00A03219">
        <w:rPr>
          <w:rFonts w:ascii="Times New Roman" w:hAnsi="Times New Roman" w:cs="Times New Roman"/>
          <w:sz w:val="24"/>
          <w:szCs w:val="24"/>
        </w:rPr>
        <w:t>which we next describe the genomic</w:t>
      </w:r>
      <w:r w:rsidR="00A03219" w:rsidRPr="00197A2B">
        <w:rPr>
          <w:rFonts w:ascii="Times New Roman" w:hAnsi="Times New Roman" w:cs="Times New Roman"/>
          <w:sz w:val="24"/>
          <w:szCs w:val="24"/>
        </w:rPr>
        <w:t xml:space="preserve"> </w:t>
      </w:r>
      <w:r w:rsidR="00A03219">
        <w:rPr>
          <w:rFonts w:ascii="Times New Roman" w:hAnsi="Times New Roman" w:cs="Times New Roman"/>
          <w:sz w:val="24"/>
          <w:szCs w:val="24"/>
        </w:rPr>
        <w:t>landscape of phylogenetic discordance across a collection of murine genomes.</w:t>
      </w:r>
    </w:p>
    <w:p w14:paraId="6EC41E0F" w14:textId="77777777" w:rsidR="005D3A4E" w:rsidRPr="00F17BCC" w:rsidRDefault="005D3A4E" w:rsidP="005D3A4E">
      <w:pPr>
        <w:spacing w:after="0"/>
        <w:jc w:val="both"/>
        <w:rPr>
          <w:rFonts w:ascii="Times New Roman" w:hAnsi="Times New Roman" w:cs="Times New Roman"/>
          <w:sz w:val="24"/>
          <w:szCs w:val="24"/>
        </w:rPr>
      </w:pPr>
    </w:p>
    <w:p w14:paraId="3D27D9BD" w14:textId="54F781EF" w:rsidR="00FD0B8D" w:rsidRPr="00031896" w:rsidRDefault="00AA22F4" w:rsidP="009E6094">
      <w:pPr>
        <w:pStyle w:val="Heading2"/>
        <w:spacing w:after="120"/>
      </w:pPr>
      <w:r>
        <w:t>The l</w:t>
      </w:r>
      <w:r w:rsidR="00FD0B8D" w:rsidRPr="00031896">
        <w:t xml:space="preserve">andscape of </w:t>
      </w:r>
      <w:r>
        <w:t xml:space="preserve">phylogenetic </w:t>
      </w:r>
      <w:r w:rsidR="00FD0B8D" w:rsidRPr="00031896">
        <w:t>discordance</w:t>
      </w:r>
      <w:r w:rsidR="00F17BCC">
        <w:t xml:space="preserve"> along </w:t>
      </w:r>
      <w:r w:rsidR="007010F8">
        <w:t xml:space="preserve">murine </w:t>
      </w:r>
      <w:r w:rsidR="00F17BCC">
        <w:t>genome</w:t>
      </w:r>
      <w:r w:rsidR="00B46AF9">
        <w:t>s</w:t>
      </w:r>
    </w:p>
    <w:p w14:paraId="3E3280D3" w14:textId="5716D086" w:rsidR="006E16FF" w:rsidRDefault="00445D61" w:rsidP="005D3A4E">
      <w:pPr>
        <w:spacing w:after="0"/>
        <w:jc w:val="both"/>
        <w:rPr>
          <w:rFonts w:ascii="Times New Roman" w:hAnsi="Times New Roman" w:cs="Times New Roman"/>
          <w:sz w:val="24"/>
          <w:szCs w:val="24"/>
        </w:rPr>
      </w:pPr>
      <w:r>
        <w:rPr>
          <w:rFonts w:ascii="Times New Roman" w:hAnsi="Times New Roman" w:cs="Times New Roman"/>
          <w:sz w:val="24"/>
          <w:szCs w:val="24"/>
        </w:rPr>
        <w:t>W</w:t>
      </w:r>
      <w:r w:rsidR="00DD27E4">
        <w:rPr>
          <w:rFonts w:ascii="Times New Roman" w:hAnsi="Times New Roman" w:cs="Times New Roman"/>
          <w:sz w:val="24"/>
          <w:szCs w:val="24"/>
        </w:rPr>
        <w:t xml:space="preserve">e </w:t>
      </w:r>
      <w:r w:rsidR="00260995">
        <w:rPr>
          <w:rFonts w:ascii="Times New Roman" w:hAnsi="Times New Roman" w:cs="Times New Roman"/>
          <w:sz w:val="24"/>
          <w:szCs w:val="24"/>
        </w:rPr>
        <w:t xml:space="preserve">analyzed genome-wide </w:t>
      </w:r>
      <w:r w:rsidR="00A150BF">
        <w:rPr>
          <w:rFonts w:ascii="Times New Roman" w:hAnsi="Times New Roman" w:cs="Times New Roman"/>
          <w:sz w:val="24"/>
          <w:szCs w:val="24"/>
        </w:rPr>
        <w:t xml:space="preserve">phylogenetic histories of </w:t>
      </w:r>
      <w:r w:rsidR="00810482">
        <w:rPr>
          <w:rFonts w:ascii="Times New Roman" w:hAnsi="Times New Roman" w:cs="Times New Roman"/>
          <w:sz w:val="24"/>
          <w:szCs w:val="24"/>
        </w:rPr>
        <w:t>six</w:t>
      </w:r>
      <w:r w:rsidR="00A150BF" w:rsidRPr="00E358E6">
        <w:rPr>
          <w:rFonts w:ascii="Times New Roman" w:hAnsi="Times New Roman" w:cs="Times New Roman"/>
          <w:sz w:val="24"/>
          <w:szCs w:val="24"/>
        </w:rPr>
        <w:t xml:space="preserve"> </w:t>
      </w:r>
      <w:r w:rsidR="006E16FF">
        <w:rPr>
          <w:rFonts w:ascii="Times New Roman" w:hAnsi="Times New Roman" w:cs="Times New Roman"/>
          <w:sz w:val="24"/>
          <w:szCs w:val="24"/>
        </w:rPr>
        <w:t xml:space="preserve">recently </w:t>
      </w:r>
      <w:r w:rsidR="00810482">
        <w:rPr>
          <w:rFonts w:ascii="Times New Roman" w:hAnsi="Times New Roman" w:cs="Times New Roman"/>
          <w:sz w:val="24"/>
          <w:szCs w:val="24"/>
        </w:rPr>
        <w:t>sequenced</w:t>
      </w:r>
      <w:r w:rsidR="00A150BF" w:rsidRPr="00E358E6">
        <w:rPr>
          <w:rFonts w:ascii="Times New Roman" w:hAnsi="Times New Roman" w:cs="Times New Roman"/>
          <w:sz w:val="24"/>
          <w:szCs w:val="24"/>
        </w:rPr>
        <w:t xml:space="preserve"> murine rodent genomes</w:t>
      </w:r>
      <w:r w:rsidR="00810482">
        <w:rPr>
          <w:rFonts w:ascii="Times New Roman" w:hAnsi="Times New Roman" w:cs="Times New Roman"/>
          <w:sz w:val="24"/>
          <w:szCs w:val="24"/>
        </w:rPr>
        <w:t xml:space="preserve"> </w:t>
      </w:r>
      <w:r w:rsidR="00A150BF">
        <w:rPr>
          <w:rFonts w:ascii="Times New Roman" w:hAnsi="Times New Roman" w:cs="Times New Roman"/>
          <w:sz w:val="24"/>
          <w:szCs w:val="24"/>
        </w:rPr>
        <w:t xml:space="preserve">and the </w:t>
      </w:r>
      <w:r w:rsidR="00B30752" w:rsidRPr="00D4662B">
        <w:rPr>
          <w:rFonts w:ascii="Times New Roman" w:hAnsi="Times New Roman" w:cs="Times New Roman"/>
          <w:i/>
          <w:sz w:val="24"/>
          <w:szCs w:val="24"/>
        </w:rPr>
        <w:t>M. musculus</w:t>
      </w:r>
      <w:r w:rsidR="002F4A62" w:rsidRPr="00031896">
        <w:rPr>
          <w:rFonts w:ascii="Times New Roman" w:hAnsi="Times New Roman" w:cs="Times New Roman"/>
          <w:sz w:val="24"/>
          <w:szCs w:val="24"/>
        </w:rPr>
        <w:t xml:space="preserve"> reference genome</w:t>
      </w:r>
      <w:r w:rsidR="00A03219">
        <w:rPr>
          <w:rFonts w:ascii="Times New Roman" w:hAnsi="Times New Roman" w:cs="Times New Roman"/>
          <w:sz w:val="24"/>
          <w:szCs w:val="24"/>
        </w:rPr>
        <w:t xml:space="preserve"> spanning approximately </w:t>
      </w:r>
      <w:commentRangeStart w:id="74"/>
      <w:r w:rsidR="00A03219">
        <w:rPr>
          <w:rFonts w:ascii="Times New Roman" w:hAnsi="Times New Roman" w:cs="Times New Roman"/>
          <w:sz w:val="24"/>
          <w:szCs w:val="24"/>
        </w:rPr>
        <w:t>12 million years of divergence</w:t>
      </w:r>
      <w:r w:rsidR="006E16FF">
        <w:rPr>
          <w:rFonts w:ascii="Times New Roman" w:hAnsi="Times New Roman" w:cs="Times New Roman"/>
          <w:sz w:val="24"/>
          <w:szCs w:val="24"/>
        </w:rPr>
        <w:t xml:space="preserve"> </w:t>
      </w:r>
      <w:commentRangeEnd w:id="74"/>
      <w:r w:rsidR="00A03219">
        <w:rPr>
          <w:rStyle w:val="CommentReference"/>
        </w:rPr>
        <w:commentReference w:id="74"/>
      </w:r>
      <w:r w:rsidR="006E16FF">
        <w:rPr>
          <w:rFonts w:ascii="Times New Roman" w:hAnsi="Times New Roman" w:cs="Times New Roman"/>
          <w:sz w:val="24"/>
          <w:szCs w:val="24"/>
        </w:rPr>
        <w:t>(see Fig. 1)</w:t>
      </w:r>
      <w:r w:rsidR="00A150BF">
        <w:rPr>
          <w:rFonts w:ascii="Times New Roman" w:hAnsi="Times New Roman" w:cs="Times New Roman"/>
          <w:sz w:val="24"/>
          <w:szCs w:val="24"/>
        </w:rPr>
        <w:t xml:space="preserve">. </w:t>
      </w:r>
      <w:r w:rsidR="0026539F">
        <w:rPr>
          <w:rFonts w:ascii="Times New Roman" w:hAnsi="Times New Roman" w:cs="Times New Roman"/>
          <w:sz w:val="24"/>
          <w:szCs w:val="24"/>
        </w:rPr>
        <w:t xml:space="preserve">Using </w:t>
      </w:r>
      <w:r w:rsidR="006E16FF">
        <w:rPr>
          <w:rFonts w:ascii="Times New Roman" w:hAnsi="Times New Roman" w:cs="Times New Roman"/>
          <w:sz w:val="24"/>
          <w:szCs w:val="24"/>
        </w:rPr>
        <w:t xml:space="preserve">the </w:t>
      </w:r>
      <w:r w:rsidR="006E16FF" w:rsidRPr="00D22A5C">
        <w:rPr>
          <w:rFonts w:ascii="Times New Roman" w:hAnsi="Times New Roman" w:cs="Times New Roman"/>
          <w:i/>
          <w:iCs/>
          <w:sz w:val="24"/>
          <w:szCs w:val="24"/>
        </w:rPr>
        <w:t>M</w:t>
      </w:r>
      <w:r w:rsidR="006E16FF">
        <w:rPr>
          <w:rFonts w:ascii="Times New Roman" w:hAnsi="Times New Roman" w:cs="Times New Roman"/>
          <w:i/>
          <w:iCs/>
          <w:sz w:val="24"/>
          <w:szCs w:val="24"/>
        </w:rPr>
        <w:t>.</w:t>
      </w:r>
      <w:r w:rsidR="006E16FF" w:rsidRPr="00D22A5C">
        <w:rPr>
          <w:rFonts w:ascii="Times New Roman" w:hAnsi="Times New Roman" w:cs="Times New Roman"/>
          <w:i/>
          <w:iCs/>
          <w:sz w:val="24"/>
          <w:szCs w:val="24"/>
        </w:rPr>
        <w:t xml:space="preserve"> musculus</w:t>
      </w:r>
      <w:r w:rsidR="006E16FF" w:rsidDel="006808EB">
        <w:rPr>
          <w:rFonts w:ascii="Times New Roman" w:hAnsi="Times New Roman" w:cs="Times New Roman"/>
          <w:sz w:val="24"/>
          <w:szCs w:val="24"/>
        </w:rPr>
        <w:t xml:space="preserve"> </w:t>
      </w:r>
      <w:r w:rsidR="0026539F">
        <w:rPr>
          <w:rFonts w:ascii="Times New Roman" w:hAnsi="Times New Roman" w:cs="Times New Roman"/>
          <w:sz w:val="24"/>
          <w:szCs w:val="24"/>
        </w:rPr>
        <w:t>coordinate system</w:t>
      </w:r>
      <w:r w:rsidR="006E16FF">
        <w:rPr>
          <w:rFonts w:ascii="Times New Roman" w:hAnsi="Times New Roman" w:cs="Times New Roman"/>
          <w:sz w:val="24"/>
          <w:szCs w:val="24"/>
        </w:rPr>
        <w:t>,</w:t>
      </w:r>
      <w:r w:rsidR="0026539F">
        <w:rPr>
          <w:rFonts w:ascii="Times New Roman" w:hAnsi="Times New Roman" w:cs="Times New Roman"/>
          <w:sz w:val="24"/>
          <w:szCs w:val="24"/>
        </w:rPr>
        <w:t xml:space="preserve"> we partitioned and</w:t>
      </w:r>
      <w:r w:rsidR="002F4A62" w:rsidRPr="00031896">
        <w:rPr>
          <w:rFonts w:ascii="Times New Roman" w:hAnsi="Times New Roman" w:cs="Times New Roman"/>
          <w:sz w:val="24"/>
          <w:szCs w:val="24"/>
        </w:rPr>
        <w:t xml:space="preserve"> aligned</w:t>
      </w:r>
      <w:r w:rsidR="00E44640" w:rsidRPr="00031896">
        <w:rPr>
          <w:rFonts w:ascii="Times New Roman" w:hAnsi="Times New Roman" w:cs="Times New Roman"/>
          <w:sz w:val="24"/>
          <w:szCs w:val="24"/>
        </w:rPr>
        <w:t xml:space="preserve"> 263,389</w:t>
      </w:r>
      <w:r w:rsidR="002F4A62" w:rsidRPr="00031896">
        <w:rPr>
          <w:rFonts w:ascii="Times New Roman" w:hAnsi="Times New Roman" w:cs="Times New Roman"/>
          <w:sz w:val="24"/>
          <w:szCs w:val="24"/>
        </w:rPr>
        <w:t xml:space="preserve"> non-overlapping 10</w:t>
      </w:r>
      <w:r w:rsidR="00810482">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kb windows from </w:t>
      </w:r>
      <w:r w:rsidR="0026539F">
        <w:rPr>
          <w:rFonts w:ascii="Times New Roman" w:hAnsi="Times New Roman" w:cs="Times New Roman"/>
          <w:sz w:val="24"/>
          <w:szCs w:val="24"/>
        </w:rPr>
        <w:t xml:space="preserve">these seven species </w:t>
      </w:r>
      <w:r w:rsidR="006B5117">
        <w:rPr>
          <w:rFonts w:ascii="Times New Roman" w:hAnsi="Times New Roman" w:cs="Times New Roman"/>
          <w:sz w:val="24"/>
          <w:szCs w:val="24"/>
        </w:rPr>
        <w:t xml:space="preserve">(Table </w:t>
      </w:r>
      <w:r w:rsidR="005E3AC8">
        <w:rPr>
          <w:rFonts w:ascii="Times New Roman" w:hAnsi="Times New Roman" w:cs="Times New Roman"/>
          <w:sz w:val="24"/>
          <w:szCs w:val="24"/>
        </w:rPr>
        <w:t>S1</w:t>
      </w:r>
      <w:r w:rsidR="006B5117">
        <w:rPr>
          <w:rFonts w:ascii="Times New Roman" w:hAnsi="Times New Roman" w:cs="Times New Roman"/>
          <w:sz w:val="24"/>
          <w:szCs w:val="24"/>
        </w:rPr>
        <w:t>)</w:t>
      </w:r>
      <w:r w:rsidR="002F4A62" w:rsidRPr="00031896">
        <w:rPr>
          <w:rFonts w:ascii="Times New Roman" w:hAnsi="Times New Roman" w:cs="Times New Roman"/>
          <w:sz w:val="24"/>
          <w:szCs w:val="24"/>
        </w:rPr>
        <w:t>.</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After f</w:t>
      </w:r>
      <w:r w:rsidR="00E44640" w:rsidRPr="00031896">
        <w:rPr>
          <w:rFonts w:ascii="Times New Roman" w:hAnsi="Times New Roman" w:cs="Times New Roman"/>
          <w:sz w:val="24"/>
          <w:szCs w:val="24"/>
        </w:rPr>
        <w:t>ilter</w:t>
      </w:r>
      <w:r w:rsidR="006E16FF">
        <w:rPr>
          <w:rFonts w:ascii="Times New Roman" w:hAnsi="Times New Roman" w:cs="Times New Roman"/>
          <w:sz w:val="24"/>
          <w:szCs w:val="24"/>
        </w:rPr>
        <w:t>ing</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windows in repetitive regions or with low phylogenetic</w:t>
      </w:r>
      <w:r w:rsidR="008F6E86">
        <w:rPr>
          <w:rFonts w:ascii="Times New Roman" w:hAnsi="Times New Roman" w:cs="Times New Roman"/>
          <w:sz w:val="24"/>
          <w:szCs w:val="24"/>
        </w:rPr>
        <w:t xml:space="preserve"> </w:t>
      </w:r>
      <w:r w:rsidR="00FF201C">
        <w:rPr>
          <w:rFonts w:ascii="Times New Roman" w:hAnsi="Times New Roman" w:cs="Times New Roman"/>
          <w:sz w:val="24"/>
          <w:szCs w:val="24"/>
        </w:rPr>
        <w:t>signal</w:t>
      </w:r>
      <w:r w:rsidR="008F6E86">
        <w:rPr>
          <w:rFonts w:ascii="Times New Roman" w:hAnsi="Times New Roman" w:cs="Times New Roman"/>
          <w:sz w:val="24"/>
          <w:szCs w:val="24"/>
        </w:rPr>
        <w:t>,</w:t>
      </w:r>
      <w:r w:rsidR="00FF201C">
        <w:rPr>
          <w:rFonts w:ascii="Times New Roman" w:hAnsi="Times New Roman" w:cs="Times New Roman"/>
          <w:sz w:val="24"/>
          <w:szCs w:val="24"/>
        </w:rPr>
        <w:t xml:space="preserve"> </w:t>
      </w:r>
      <w:r w:rsidR="00380ED0">
        <w:rPr>
          <w:rFonts w:ascii="Times New Roman" w:hAnsi="Times New Roman" w:cs="Times New Roman"/>
          <w:sz w:val="24"/>
          <w:szCs w:val="24"/>
        </w:rPr>
        <w:t>we recovered</w:t>
      </w:r>
      <w:r w:rsidR="00FF201C">
        <w:rPr>
          <w:rFonts w:ascii="Times New Roman" w:hAnsi="Times New Roman" w:cs="Times New Roman"/>
          <w:sz w:val="24"/>
          <w:szCs w:val="24"/>
        </w:rPr>
        <w:t xml:space="preserve"> </w:t>
      </w:r>
      <w:r w:rsidR="00C96FBB" w:rsidRPr="00031896">
        <w:rPr>
          <w:rFonts w:ascii="Times New Roman" w:hAnsi="Times New Roman" w:cs="Times New Roman"/>
          <w:sz w:val="24"/>
          <w:szCs w:val="24"/>
        </w:rPr>
        <w:t>16</w:t>
      </w:r>
      <w:r w:rsidR="00C96FBB">
        <w:rPr>
          <w:rFonts w:ascii="Times New Roman" w:hAnsi="Times New Roman" w:cs="Times New Roman"/>
          <w:sz w:val="24"/>
          <w:szCs w:val="24"/>
        </w:rPr>
        <w:t>3</w:t>
      </w:r>
      <w:r w:rsidR="00E44640" w:rsidRPr="00031896">
        <w:rPr>
          <w:rFonts w:ascii="Times New Roman" w:hAnsi="Times New Roman" w:cs="Times New Roman"/>
          <w:sz w:val="24"/>
          <w:szCs w:val="24"/>
        </w:rPr>
        <w:t>,</w:t>
      </w:r>
      <w:r w:rsidR="00C96FBB">
        <w:rPr>
          <w:rFonts w:ascii="Times New Roman" w:hAnsi="Times New Roman" w:cs="Times New Roman"/>
          <w:sz w:val="24"/>
          <w:szCs w:val="24"/>
        </w:rPr>
        <w:t>765</w:t>
      </w:r>
      <w:r w:rsidR="00C96FBB" w:rsidRPr="00031896">
        <w:rPr>
          <w:rFonts w:ascii="Times New Roman" w:hAnsi="Times New Roman" w:cs="Times New Roman"/>
          <w:sz w:val="24"/>
          <w:szCs w:val="24"/>
        </w:rPr>
        <w:t xml:space="preserve"> </w:t>
      </w:r>
      <w:r w:rsidR="00D526C2">
        <w:rPr>
          <w:rFonts w:ascii="Times New Roman" w:hAnsi="Times New Roman" w:cs="Times New Roman"/>
          <w:sz w:val="24"/>
          <w:szCs w:val="24"/>
        </w:rPr>
        <w:t xml:space="preserve">trees </w:t>
      </w:r>
      <w:r w:rsidR="00C229ED">
        <w:rPr>
          <w:rFonts w:ascii="Times New Roman" w:hAnsi="Times New Roman" w:cs="Times New Roman"/>
          <w:sz w:val="24"/>
          <w:szCs w:val="24"/>
        </w:rPr>
        <w:t xml:space="preserve">with an average of </w:t>
      </w:r>
      <w:r w:rsidR="0028357A">
        <w:rPr>
          <w:rFonts w:ascii="Times New Roman" w:hAnsi="Times New Roman" w:cs="Times New Roman"/>
          <w:sz w:val="24"/>
          <w:szCs w:val="24"/>
        </w:rPr>
        <w:t>616</w:t>
      </w:r>
      <w:r w:rsidR="00F16960">
        <w:rPr>
          <w:rFonts w:ascii="Times New Roman" w:hAnsi="Times New Roman" w:cs="Times New Roman"/>
          <w:sz w:val="24"/>
          <w:szCs w:val="24"/>
        </w:rPr>
        <w:t xml:space="preserve"> </w:t>
      </w:r>
      <w:r w:rsidR="00C229ED">
        <w:rPr>
          <w:rFonts w:ascii="Times New Roman" w:hAnsi="Times New Roman" w:cs="Times New Roman"/>
          <w:sz w:val="24"/>
          <w:szCs w:val="24"/>
        </w:rPr>
        <w:t xml:space="preserve">informative sites per window (Fig. </w:t>
      </w:r>
      <w:r w:rsidR="00634220">
        <w:rPr>
          <w:rFonts w:ascii="Times New Roman" w:hAnsi="Times New Roman" w:cs="Times New Roman"/>
          <w:sz w:val="24"/>
          <w:szCs w:val="24"/>
        </w:rPr>
        <w:t>S4</w:t>
      </w:r>
      <w:r w:rsidR="00C229ED">
        <w:rPr>
          <w:rFonts w:ascii="Times New Roman" w:hAnsi="Times New Roman" w:cs="Times New Roman"/>
          <w:sz w:val="24"/>
          <w:szCs w:val="24"/>
        </w:rPr>
        <w:t>)</w:t>
      </w:r>
      <w:r w:rsidR="00E44640"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p>
    <w:p w14:paraId="45298602" w14:textId="37305B3A" w:rsidR="002F4A62" w:rsidRPr="00031896" w:rsidRDefault="006E16FF" w:rsidP="001A6F99">
      <w:pPr>
        <w:spacing w:after="0"/>
        <w:ind w:firstLine="720"/>
        <w:jc w:val="both"/>
        <w:rPr>
          <w:rFonts w:ascii="Times New Roman" w:hAnsi="Times New Roman" w:cs="Times New Roman"/>
          <w:sz w:val="24"/>
          <w:szCs w:val="24"/>
        </w:rPr>
      </w:pPr>
      <w:r>
        <w:rPr>
          <w:rFonts w:ascii="Times New Roman" w:hAnsi="Times New Roman" w:cs="Times New Roman"/>
          <w:sz w:val="24"/>
          <w:szCs w:val="24"/>
        </w:rPr>
        <w:t>P</w:t>
      </w:r>
      <w:r w:rsidR="002F4A62" w:rsidRPr="00031896">
        <w:rPr>
          <w:rFonts w:ascii="Times New Roman" w:hAnsi="Times New Roman" w:cs="Times New Roman"/>
          <w:sz w:val="24"/>
          <w:szCs w:val="24"/>
        </w:rPr>
        <w:t xml:space="preserve">hylogenetic discordance </w:t>
      </w:r>
      <w:r w:rsidR="00FF201C">
        <w:rPr>
          <w:rFonts w:ascii="Times New Roman" w:hAnsi="Times New Roman" w:cs="Times New Roman"/>
          <w:sz w:val="24"/>
          <w:szCs w:val="24"/>
        </w:rPr>
        <w:t>wa</w:t>
      </w:r>
      <w:r w:rsidR="002F4A62" w:rsidRPr="00031896">
        <w:rPr>
          <w:rFonts w:ascii="Times New Roman" w:hAnsi="Times New Roman" w:cs="Times New Roman"/>
          <w:sz w:val="24"/>
          <w:szCs w:val="24"/>
        </w:rPr>
        <w:t xml:space="preserve">s </w:t>
      </w:r>
      <w:r w:rsidR="00FF201C">
        <w:rPr>
          <w:rFonts w:ascii="Times New Roman" w:hAnsi="Times New Roman" w:cs="Times New Roman"/>
          <w:sz w:val="24"/>
          <w:szCs w:val="24"/>
        </w:rPr>
        <w:t>pervasive</w:t>
      </w:r>
      <w:r w:rsidR="00FF201C" w:rsidRPr="00031896">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within </w:t>
      </w:r>
      <w:r w:rsidR="00F816E6">
        <w:rPr>
          <w:rFonts w:ascii="Times New Roman" w:hAnsi="Times New Roman" w:cs="Times New Roman"/>
          <w:sz w:val="24"/>
          <w:szCs w:val="24"/>
        </w:rPr>
        <w:t xml:space="preserve">and between </w:t>
      </w:r>
      <w:r w:rsidR="002F4A62" w:rsidRPr="00031896">
        <w:rPr>
          <w:rFonts w:ascii="Times New Roman" w:hAnsi="Times New Roman" w:cs="Times New Roman"/>
          <w:sz w:val="24"/>
          <w:szCs w:val="24"/>
        </w:rPr>
        <w:t>chromosomes.</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W</w:t>
      </w:r>
      <w:r w:rsidR="00FF201C" w:rsidRPr="00031896">
        <w:rPr>
          <w:rFonts w:ascii="Times New Roman" w:hAnsi="Times New Roman" w:cs="Times New Roman"/>
          <w:sz w:val="24"/>
          <w:szCs w:val="24"/>
        </w:rPr>
        <w:t xml:space="preserve">e </w:t>
      </w:r>
      <w:r w:rsidR="00D22E99">
        <w:rPr>
          <w:rFonts w:ascii="Times New Roman" w:hAnsi="Times New Roman" w:cs="Times New Roman"/>
          <w:sz w:val="24"/>
          <w:szCs w:val="24"/>
        </w:rPr>
        <w:t>inferred</w:t>
      </w:r>
      <w:r w:rsidR="00FF201C" w:rsidRPr="00031896">
        <w:rPr>
          <w:rFonts w:ascii="Times New Roman" w:hAnsi="Times New Roman" w:cs="Times New Roman"/>
          <w:sz w:val="24"/>
          <w:szCs w:val="24"/>
        </w:rPr>
        <w:t xml:space="preserve"> </w:t>
      </w:r>
      <w:r w:rsidR="00F16960">
        <w:rPr>
          <w:rFonts w:ascii="Times New Roman" w:hAnsi="Times New Roman" w:cs="Times New Roman"/>
          <w:sz w:val="24"/>
          <w:szCs w:val="24"/>
        </w:rPr>
        <w:t xml:space="preserve">597 </w:t>
      </w:r>
      <w:r w:rsidR="00FF201C">
        <w:rPr>
          <w:rFonts w:ascii="Times New Roman" w:hAnsi="Times New Roman" w:cs="Times New Roman"/>
          <w:sz w:val="24"/>
          <w:szCs w:val="24"/>
        </w:rPr>
        <w:t xml:space="preserve">of the </w:t>
      </w:r>
      <w:r w:rsidR="003F521D" w:rsidRPr="00031896">
        <w:rPr>
          <w:rFonts w:ascii="Times New Roman" w:hAnsi="Times New Roman" w:cs="Times New Roman"/>
          <w:sz w:val="24"/>
          <w:szCs w:val="24"/>
        </w:rPr>
        <w:t>945 possible</w:t>
      </w:r>
      <w:r w:rsidR="003309DE" w:rsidRPr="00031896">
        <w:rPr>
          <w:rFonts w:ascii="Times New Roman" w:hAnsi="Times New Roman" w:cs="Times New Roman"/>
          <w:sz w:val="24"/>
          <w:szCs w:val="24"/>
        </w:rPr>
        <w:t xml:space="preserve"> unique</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rooted </w:t>
      </w:r>
      <w:r w:rsidR="003F521D" w:rsidRPr="00031896">
        <w:rPr>
          <w:rFonts w:ascii="Times New Roman" w:hAnsi="Times New Roman" w:cs="Times New Roman"/>
          <w:sz w:val="24"/>
          <w:szCs w:val="24"/>
        </w:rPr>
        <w:t>topologies</w:t>
      </w:r>
      <w:r w:rsidR="00AE4808" w:rsidRPr="00031896">
        <w:rPr>
          <w:rFonts w:ascii="Times New Roman" w:hAnsi="Times New Roman" w:cs="Times New Roman"/>
          <w:sz w:val="24"/>
          <w:szCs w:val="24"/>
        </w:rPr>
        <w:t xml:space="preserve"> among </w:t>
      </w:r>
      <w:r w:rsidR="00E91341">
        <w:rPr>
          <w:rFonts w:ascii="Times New Roman" w:hAnsi="Times New Roman" w:cs="Times New Roman"/>
          <w:sz w:val="24"/>
          <w:szCs w:val="24"/>
        </w:rPr>
        <w:t>six</w:t>
      </w:r>
      <w:r w:rsidR="00AE4808" w:rsidRPr="00031896">
        <w:rPr>
          <w:rFonts w:ascii="Times New Roman" w:hAnsi="Times New Roman" w:cs="Times New Roman"/>
          <w:sz w:val="24"/>
          <w:szCs w:val="24"/>
        </w:rPr>
        <w:t xml:space="preserve"> species (</w:t>
      </w:r>
      <w:r w:rsidR="006B5117">
        <w:rPr>
          <w:rFonts w:ascii="Times New Roman" w:hAnsi="Times New Roman" w:cs="Times New Roman"/>
          <w:sz w:val="24"/>
          <w:szCs w:val="24"/>
        </w:rPr>
        <w:t>when specifying</w:t>
      </w:r>
      <w:r w:rsidR="006B5117" w:rsidRPr="00031896">
        <w:rPr>
          <w:rFonts w:ascii="Times New Roman" w:hAnsi="Times New Roman" w:cs="Times New Roman"/>
          <w:sz w:val="24"/>
          <w:szCs w:val="24"/>
        </w:rPr>
        <w:t xml:space="preserve"> </w:t>
      </w:r>
      <w:r w:rsidR="00AE4808" w:rsidRPr="005B28B3">
        <w:rPr>
          <w:rFonts w:ascii="Times New Roman" w:hAnsi="Times New Roman" w:cs="Times New Roman"/>
          <w:i/>
          <w:iCs/>
          <w:sz w:val="24"/>
          <w:szCs w:val="24"/>
        </w:rPr>
        <w:t>R</w:t>
      </w:r>
      <w:r w:rsidR="006B5117" w:rsidRPr="005B28B3">
        <w:rPr>
          <w:rFonts w:ascii="Times New Roman" w:hAnsi="Times New Roman" w:cs="Times New Roman"/>
          <w:i/>
          <w:iCs/>
          <w:sz w:val="24"/>
          <w:szCs w:val="24"/>
        </w:rPr>
        <w:t xml:space="preserve">. </w:t>
      </w:r>
      <w:proofErr w:type="spellStart"/>
      <w:r w:rsidR="0026539F">
        <w:rPr>
          <w:rFonts w:ascii="Times New Roman" w:hAnsi="Times New Roman" w:cs="Times New Roman"/>
          <w:i/>
          <w:iCs/>
          <w:sz w:val="24"/>
          <w:szCs w:val="24"/>
        </w:rPr>
        <w:t>s</w:t>
      </w:r>
      <w:r w:rsidR="0026539F" w:rsidRPr="005B28B3">
        <w:rPr>
          <w:rFonts w:ascii="Times New Roman" w:hAnsi="Times New Roman" w:cs="Times New Roman"/>
          <w:i/>
          <w:iCs/>
          <w:sz w:val="24"/>
          <w:szCs w:val="24"/>
        </w:rPr>
        <w:t>oricoides</w:t>
      </w:r>
      <w:proofErr w:type="spellEnd"/>
      <w:r w:rsidR="0026539F" w:rsidRPr="005B28B3">
        <w:rPr>
          <w:rFonts w:ascii="Times New Roman" w:hAnsi="Times New Roman" w:cs="Times New Roman"/>
          <w:i/>
          <w:iCs/>
          <w:sz w:val="24"/>
          <w:szCs w:val="24"/>
        </w:rPr>
        <w:t xml:space="preserve"> </w:t>
      </w:r>
      <w:r w:rsidR="00AE4808" w:rsidRPr="00031896">
        <w:rPr>
          <w:rFonts w:ascii="Times New Roman" w:hAnsi="Times New Roman" w:cs="Times New Roman"/>
          <w:sz w:val="24"/>
          <w:szCs w:val="24"/>
        </w:rPr>
        <w:t xml:space="preserve">as the </w:t>
      </w:r>
      <w:r w:rsidR="00D97F51" w:rsidRPr="00031896">
        <w:rPr>
          <w:rFonts w:ascii="Times New Roman" w:hAnsi="Times New Roman" w:cs="Times New Roman"/>
          <w:sz w:val="24"/>
          <w:szCs w:val="24"/>
        </w:rPr>
        <w:t>outgro</w:t>
      </w:r>
      <w:r w:rsidR="00E15CF4" w:rsidRPr="00031896">
        <w:rPr>
          <w:rFonts w:ascii="Times New Roman" w:hAnsi="Times New Roman" w:cs="Times New Roman"/>
          <w:sz w:val="24"/>
          <w:szCs w:val="24"/>
        </w:rPr>
        <w:t>u</w:t>
      </w:r>
      <w:r w:rsidR="00D97F51" w:rsidRPr="00031896">
        <w:rPr>
          <w:rFonts w:ascii="Times New Roman" w:hAnsi="Times New Roman" w:cs="Times New Roman"/>
          <w:sz w:val="24"/>
          <w:szCs w:val="24"/>
        </w:rPr>
        <w:t>p</w:t>
      </w:r>
      <w:r w:rsidR="00AE4808" w:rsidRPr="00031896">
        <w:rPr>
          <w:rFonts w:ascii="Times New Roman" w:hAnsi="Times New Roman" w:cs="Times New Roman"/>
          <w:sz w:val="24"/>
          <w:szCs w:val="24"/>
        </w:rPr>
        <w:t>)</w:t>
      </w:r>
      <w:r w:rsidR="00FF201C">
        <w:rPr>
          <w:rFonts w:ascii="Times New Roman" w:hAnsi="Times New Roman" w:cs="Times New Roman"/>
          <w:sz w:val="24"/>
          <w:szCs w:val="24"/>
        </w:rPr>
        <w:t xml:space="preserve"> </w:t>
      </w:r>
      <w:r w:rsidR="00AE4808" w:rsidRPr="00031896">
        <w:rPr>
          <w:rFonts w:ascii="Times New Roman" w:hAnsi="Times New Roman" w:cs="Times New Roman"/>
          <w:sz w:val="24"/>
          <w:szCs w:val="24"/>
        </w:rPr>
        <w:t>across all chromosomes.</w:t>
      </w:r>
      <w:r w:rsidR="00A1117F" w:rsidRPr="00031896">
        <w:rPr>
          <w:rFonts w:ascii="Times New Roman" w:hAnsi="Times New Roman" w:cs="Times New Roman"/>
          <w:sz w:val="24"/>
          <w:szCs w:val="24"/>
        </w:rPr>
        <w:t xml:space="preserve"> </w:t>
      </w:r>
      <w:commentRangeStart w:id="75"/>
      <w:r w:rsidR="00A1117F" w:rsidRPr="00031896">
        <w:rPr>
          <w:rFonts w:ascii="Times New Roman" w:hAnsi="Times New Roman" w:cs="Times New Roman"/>
          <w:sz w:val="24"/>
          <w:szCs w:val="24"/>
        </w:rPr>
        <w:t>The numb</w:t>
      </w:r>
      <w:commentRangeEnd w:id="75"/>
      <w:r w:rsidR="00B8137C">
        <w:rPr>
          <w:rStyle w:val="CommentReference"/>
        </w:rPr>
        <w:commentReference w:id="75"/>
      </w:r>
      <w:r w:rsidR="00A1117F" w:rsidRPr="00031896">
        <w:rPr>
          <w:rFonts w:ascii="Times New Roman" w:hAnsi="Times New Roman" w:cs="Times New Roman"/>
          <w:sz w:val="24"/>
          <w:szCs w:val="24"/>
        </w:rPr>
        <w:t>er of unique topologies per chromosome range</w:t>
      </w:r>
      <w:r w:rsidR="003C5A3D">
        <w:rPr>
          <w:rFonts w:ascii="Times New Roman" w:hAnsi="Times New Roman" w:cs="Times New Roman"/>
          <w:sz w:val="24"/>
          <w:szCs w:val="24"/>
        </w:rPr>
        <w:t>d</w:t>
      </w:r>
      <w:r w:rsidR="00A1117F" w:rsidRPr="00031896">
        <w:rPr>
          <w:rFonts w:ascii="Times New Roman" w:hAnsi="Times New Roman" w:cs="Times New Roman"/>
          <w:sz w:val="24"/>
          <w:szCs w:val="24"/>
        </w:rPr>
        <w:t xml:space="preserve"> from </w:t>
      </w:r>
      <w:r w:rsidR="00DB4B2B">
        <w:rPr>
          <w:rFonts w:ascii="Times New Roman" w:hAnsi="Times New Roman" w:cs="Times New Roman"/>
          <w:sz w:val="24"/>
          <w:szCs w:val="24"/>
        </w:rPr>
        <w:t>75</w:t>
      </w:r>
      <w:r w:rsidR="00DB4B2B" w:rsidRPr="00031896">
        <w:rPr>
          <w:rFonts w:ascii="Times New Roman" w:hAnsi="Times New Roman" w:cs="Times New Roman"/>
          <w:sz w:val="24"/>
          <w:szCs w:val="24"/>
        </w:rPr>
        <w:t xml:space="preserve"> </w:t>
      </w:r>
      <w:r w:rsidR="00A1117F" w:rsidRPr="00031896">
        <w:rPr>
          <w:rFonts w:ascii="Times New Roman" w:hAnsi="Times New Roman" w:cs="Times New Roman"/>
          <w:sz w:val="24"/>
          <w:szCs w:val="24"/>
        </w:rPr>
        <w:t xml:space="preserve">to </w:t>
      </w:r>
      <w:r w:rsidR="00DB4B2B">
        <w:rPr>
          <w:rFonts w:ascii="Times New Roman" w:hAnsi="Times New Roman" w:cs="Times New Roman"/>
          <w:sz w:val="24"/>
          <w:szCs w:val="24"/>
        </w:rPr>
        <w:t>218</w:t>
      </w:r>
      <w:r w:rsidR="00A1117F" w:rsidRPr="00031896">
        <w:rPr>
          <w:rFonts w:ascii="Times New Roman" w:hAnsi="Times New Roman" w:cs="Times New Roman"/>
          <w:sz w:val="24"/>
          <w:szCs w:val="24"/>
        </w:rPr>
        <w:t xml:space="preserve"> </w:t>
      </w:r>
      <w:r w:rsidR="00B8137C">
        <w:rPr>
          <w:rFonts w:ascii="Times New Roman" w:hAnsi="Times New Roman" w:cs="Times New Roman"/>
          <w:sz w:val="24"/>
          <w:szCs w:val="24"/>
        </w:rPr>
        <w:t>(mean =</w:t>
      </w:r>
      <w:r w:rsidR="00A1117F" w:rsidRPr="00031896">
        <w:rPr>
          <w:rFonts w:ascii="Times New Roman" w:hAnsi="Times New Roman" w:cs="Times New Roman"/>
          <w:sz w:val="24"/>
          <w:szCs w:val="24"/>
        </w:rPr>
        <w:t xml:space="preserve"> </w:t>
      </w:r>
      <w:r w:rsidR="00DB4B2B">
        <w:rPr>
          <w:rFonts w:ascii="Times New Roman" w:hAnsi="Times New Roman" w:cs="Times New Roman"/>
          <w:sz w:val="24"/>
          <w:szCs w:val="24"/>
        </w:rPr>
        <w:t>141</w:t>
      </w:r>
      <w:r w:rsidR="00B8137C">
        <w:rPr>
          <w:rFonts w:ascii="Times New Roman" w:hAnsi="Times New Roman" w:cs="Times New Roman"/>
          <w:sz w:val="24"/>
          <w:szCs w:val="24"/>
        </w:rPr>
        <w:t>)</w:t>
      </w:r>
      <w:r w:rsidR="00E91341">
        <w:rPr>
          <w:rFonts w:ascii="Times New Roman" w:hAnsi="Times New Roman" w:cs="Times New Roman"/>
          <w:sz w:val="24"/>
          <w:szCs w:val="24"/>
        </w:rPr>
        <w:t>.</w:t>
      </w:r>
      <w:r>
        <w:rPr>
          <w:rFonts w:ascii="Times New Roman" w:hAnsi="Times New Roman" w:cs="Times New Roman"/>
          <w:sz w:val="24"/>
          <w:szCs w:val="24"/>
        </w:rPr>
        <w:t xml:space="preserve"> </w:t>
      </w:r>
      <w:r w:rsidR="00E91341">
        <w:rPr>
          <w:rFonts w:ascii="Times New Roman" w:hAnsi="Times New Roman" w:cs="Times New Roman"/>
          <w:sz w:val="24"/>
          <w:szCs w:val="24"/>
        </w:rPr>
        <w:t>H</w:t>
      </w:r>
      <w:r>
        <w:rPr>
          <w:rFonts w:ascii="Times New Roman" w:hAnsi="Times New Roman" w:cs="Times New Roman"/>
          <w:sz w:val="24"/>
          <w:szCs w:val="24"/>
        </w:rPr>
        <w:t xml:space="preserve">owever, </w:t>
      </w:r>
      <w:r w:rsidR="00DB4B2B">
        <w:rPr>
          <w:rFonts w:ascii="Times New Roman" w:hAnsi="Times New Roman" w:cs="Times New Roman"/>
          <w:sz w:val="24"/>
          <w:szCs w:val="24"/>
        </w:rPr>
        <w:t>just</w:t>
      </w:r>
      <w:r w:rsidR="00F529D0">
        <w:rPr>
          <w:rFonts w:ascii="Times New Roman" w:hAnsi="Times New Roman" w:cs="Times New Roman"/>
          <w:sz w:val="24"/>
          <w:szCs w:val="24"/>
        </w:rPr>
        <w:t xml:space="preserve"> </w:t>
      </w:r>
      <w:r w:rsidR="00DB4B2B">
        <w:rPr>
          <w:rFonts w:ascii="Times New Roman" w:hAnsi="Times New Roman" w:cs="Times New Roman"/>
          <w:sz w:val="24"/>
          <w:szCs w:val="24"/>
        </w:rPr>
        <w:t>four</w:t>
      </w:r>
      <w:r w:rsidR="00F529D0">
        <w:rPr>
          <w:rFonts w:ascii="Times New Roman" w:hAnsi="Times New Roman" w:cs="Times New Roman"/>
          <w:sz w:val="24"/>
          <w:szCs w:val="24"/>
        </w:rPr>
        <w:t xml:space="preserve"> different topologies were ranked in the top three </w:t>
      </w:r>
      <w:r>
        <w:rPr>
          <w:rFonts w:ascii="Times New Roman" w:hAnsi="Times New Roman" w:cs="Times New Roman"/>
          <w:sz w:val="24"/>
          <w:szCs w:val="24"/>
        </w:rPr>
        <w:t>per</w:t>
      </w:r>
      <w:r w:rsidR="00F529D0">
        <w:rPr>
          <w:rFonts w:ascii="Times New Roman" w:hAnsi="Times New Roman" w:cs="Times New Roman"/>
          <w:sz w:val="24"/>
          <w:szCs w:val="24"/>
        </w:rPr>
        <w:t xml:space="preserve"> chromosome.</w:t>
      </w:r>
      <w:r w:rsidR="00753CF0">
        <w:rPr>
          <w:rFonts w:ascii="Times New Roman" w:hAnsi="Times New Roman" w:cs="Times New Roman"/>
          <w:sz w:val="24"/>
          <w:szCs w:val="24"/>
        </w:rPr>
        <w:t xml:space="preserve"> </w:t>
      </w:r>
      <w:r w:rsidR="00CD624D" w:rsidRPr="00031896">
        <w:rPr>
          <w:rFonts w:ascii="Times New Roman" w:hAnsi="Times New Roman" w:cs="Times New Roman"/>
          <w:sz w:val="24"/>
          <w:szCs w:val="24"/>
        </w:rPr>
        <w:t>(</w:t>
      </w:r>
      <w:r w:rsidR="004E2A0B">
        <w:rPr>
          <w:rFonts w:ascii="Times New Roman" w:hAnsi="Times New Roman" w:cs="Times New Roman"/>
          <w:sz w:val="24"/>
          <w:szCs w:val="24"/>
        </w:rPr>
        <w:t>Fig 2A;</w:t>
      </w:r>
      <w:r w:rsidR="00FF5E40">
        <w:rPr>
          <w:rFonts w:ascii="Times New Roman" w:hAnsi="Times New Roman" w:cs="Times New Roman"/>
          <w:sz w:val="24"/>
          <w:szCs w:val="24"/>
        </w:rPr>
        <w:t xml:space="preserve"> File S1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and only nine</w:t>
      </w:r>
      <w:r>
        <w:rPr>
          <w:rFonts w:ascii="Times New Roman" w:hAnsi="Times New Roman" w:cs="Times New Roman"/>
          <w:sz w:val="24"/>
          <w:szCs w:val="24"/>
        </w:rPr>
        <w:t xml:space="preserve"> trees</w:t>
      </w:r>
      <w:r w:rsidR="00DB4B2B">
        <w:rPr>
          <w:rFonts w:ascii="Times New Roman" w:hAnsi="Times New Roman" w:cs="Times New Roman"/>
          <w:sz w:val="24"/>
          <w:szCs w:val="24"/>
        </w:rPr>
        <w:t xml:space="preserve"> </w:t>
      </w:r>
      <w:r>
        <w:rPr>
          <w:rFonts w:ascii="Times New Roman" w:hAnsi="Times New Roman" w:cs="Times New Roman"/>
          <w:sz w:val="24"/>
          <w:szCs w:val="24"/>
        </w:rPr>
        <w:t>we</w:t>
      </w:r>
      <w:r w:rsidR="00DB4B2B">
        <w:rPr>
          <w:rFonts w:ascii="Times New Roman" w:hAnsi="Times New Roman" w:cs="Times New Roman"/>
          <w:sz w:val="24"/>
          <w:szCs w:val="24"/>
        </w:rPr>
        <w:t>re present at a frequency above 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Among these, the top three topologies only differ</w:t>
      </w:r>
      <w:r>
        <w:rPr>
          <w:rFonts w:ascii="Times New Roman" w:hAnsi="Times New Roman" w:cs="Times New Roman"/>
          <w:sz w:val="24"/>
          <w:szCs w:val="24"/>
        </w:rPr>
        <w:t>ed</w:t>
      </w:r>
      <w:r w:rsidR="00DB4B2B">
        <w:rPr>
          <w:rFonts w:ascii="Times New Roman" w:hAnsi="Times New Roman" w:cs="Times New Roman"/>
          <w:sz w:val="24"/>
          <w:szCs w:val="24"/>
        </w:rPr>
        <w:t xml:space="preserve"> in the ordering of the clade containing </w:t>
      </w:r>
      <w:proofErr w:type="spellStart"/>
      <w:r w:rsidR="00DB4B2B" w:rsidRPr="00031896">
        <w:rPr>
          <w:rFonts w:ascii="Times New Roman" w:hAnsi="Times New Roman" w:cs="Times New Roman"/>
          <w:i/>
          <w:iCs/>
          <w:sz w:val="24"/>
          <w:szCs w:val="24"/>
        </w:rPr>
        <w:t>Hylomyscus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alleni</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Mastomys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natalensis</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and</w:t>
      </w:r>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Praomys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delectorum</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(HMP clade)</w:t>
      </w:r>
      <w:r w:rsidR="00DB4B2B">
        <w:rPr>
          <w:rFonts w:ascii="Times New Roman" w:hAnsi="Times New Roman" w:cs="Times New Roman"/>
          <w:sz w:val="24"/>
          <w:szCs w:val="24"/>
        </w:rPr>
        <w:t>.</w:t>
      </w:r>
      <w:r w:rsidR="008A4AF9">
        <w:rPr>
          <w:rFonts w:ascii="Times New Roman" w:hAnsi="Times New Roman" w:cs="Times New Roman"/>
          <w:sz w:val="24"/>
          <w:szCs w:val="24"/>
        </w:rPr>
        <w:t xml:space="preserve"> This clade also showed the </w:t>
      </w:r>
      <w:r w:rsidR="00DE47D8">
        <w:rPr>
          <w:rFonts w:ascii="Times New Roman" w:hAnsi="Times New Roman" w:cs="Times New Roman"/>
          <w:sz w:val="24"/>
          <w:szCs w:val="24"/>
        </w:rPr>
        <w:t xml:space="preserve">second </w:t>
      </w:r>
      <w:r w:rsidR="008A4AF9">
        <w:rPr>
          <w:rFonts w:ascii="Times New Roman" w:hAnsi="Times New Roman" w:cs="Times New Roman"/>
          <w:sz w:val="24"/>
          <w:szCs w:val="24"/>
        </w:rPr>
        <w:t>lowest concordance in the species tree inferred from UCEs (Fig. 1, node J)</w:t>
      </w:r>
      <w:r w:rsidR="00613085">
        <w:rPr>
          <w:rFonts w:ascii="Times New Roman" w:hAnsi="Times New Roman" w:cs="Times New Roman"/>
          <w:sz w:val="24"/>
          <w:szCs w:val="24"/>
        </w:rPr>
        <w:t>.</w:t>
      </w:r>
      <w:r w:rsidR="00DB4B2B">
        <w:rPr>
          <w:rFonts w:ascii="Times New Roman" w:hAnsi="Times New Roman" w:cs="Times New Roman"/>
          <w:sz w:val="24"/>
          <w:szCs w:val="24"/>
        </w:rPr>
        <w:t xml:space="preserve"> These three </w:t>
      </w:r>
      <w:r w:rsidR="005F6DDC">
        <w:rPr>
          <w:rFonts w:ascii="Times New Roman" w:hAnsi="Times New Roman" w:cs="Times New Roman"/>
          <w:sz w:val="24"/>
          <w:szCs w:val="24"/>
        </w:rPr>
        <w:t xml:space="preserve">topologies </w:t>
      </w:r>
      <w:r w:rsidR="00DB4B2B">
        <w:rPr>
          <w:rFonts w:ascii="Times New Roman" w:hAnsi="Times New Roman" w:cs="Times New Roman"/>
          <w:sz w:val="24"/>
          <w:szCs w:val="24"/>
        </w:rPr>
        <w:t xml:space="preserve">comprise </w:t>
      </w:r>
      <w:r w:rsidR="00FC1502">
        <w:rPr>
          <w:rFonts w:ascii="Times New Roman" w:hAnsi="Times New Roman" w:cs="Times New Roman"/>
          <w:sz w:val="24"/>
          <w:szCs w:val="24"/>
        </w:rPr>
        <w:t xml:space="preserve">between </w:t>
      </w:r>
      <w:r w:rsidR="00DB4B2B">
        <w:rPr>
          <w:rFonts w:ascii="Times New Roman" w:hAnsi="Times New Roman" w:cs="Times New Roman"/>
          <w:sz w:val="24"/>
          <w:szCs w:val="24"/>
        </w:rPr>
        <w:t>1</w:t>
      </w:r>
      <w:r w:rsidR="00FC1502">
        <w:rPr>
          <w:rFonts w:ascii="Times New Roman" w:hAnsi="Times New Roman" w:cs="Times New Roman"/>
          <w:sz w:val="24"/>
          <w:szCs w:val="24"/>
        </w:rPr>
        <w:t>3-15</w:t>
      </w:r>
      <w:r w:rsidR="00DB4B2B">
        <w:rPr>
          <w:rFonts w:ascii="Times New Roman" w:hAnsi="Times New Roman" w:cs="Times New Roman"/>
          <w:sz w:val="24"/>
          <w:szCs w:val="24"/>
        </w:rPr>
        <w:t>% of all recovered topologies (Fig. 2)</w:t>
      </w:r>
      <w:r>
        <w:rPr>
          <w:rFonts w:ascii="Times New Roman" w:hAnsi="Times New Roman" w:cs="Times New Roman"/>
          <w:sz w:val="24"/>
          <w:szCs w:val="24"/>
        </w:rPr>
        <w:t>. I</w:t>
      </w:r>
      <w:r w:rsidR="00DB4B2B">
        <w:rPr>
          <w:rFonts w:ascii="Times New Roman" w:hAnsi="Times New Roman" w:cs="Times New Roman"/>
          <w:sz w:val="24"/>
          <w:szCs w:val="24"/>
        </w:rPr>
        <w:t>nterestingly</w:t>
      </w:r>
      <w:r w:rsidR="005F6DDC">
        <w:rPr>
          <w:rFonts w:ascii="Times New Roman" w:hAnsi="Times New Roman" w:cs="Times New Roman"/>
          <w:sz w:val="24"/>
          <w:szCs w:val="24"/>
        </w:rPr>
        <w:t>,</w:t>
      </w:r>
      <w:r w:rsidR="00DB4B2B">
        <w:rPr>
          <w:rFonts w:ascii="Times New Roman" w:hAnsi="Times New Roman" w:cs="Times New Roman"/>
          <w:sz w:val="24"/>
          <w:szCs w:val="24"/>
        </w:rPr>
        <w:t xml:space="preserve"> the least common </w:t>
      </w:r>
      <w:r>
        <w:rPr>
          <w:rFonts w:ascii="Times New Roman" w:hAnsi="Times New Roman" w:cs="Times New Roman"/>
          <w:sz w:val="24"/>
          <w:szCs w:val="24"/>
        </w:rPr>
        <w:t>of these three trees</w:t>
      </w:r>
      <w:r w:rsidR="00FC1502">
        <w:rPr>
          <w:rFonts w:ascii="Times New Roman" w:hAnsi="Times New Roman" w:cs="Times New Roman"/>
          <w:sz w:val="24"/>
          <w:szCs w:val="24"/>
        </w:rPr>
        <w:t xml:space="preserve"> (13.1%)</w:t>
      </w:r>
      <w:r>
        <w:rPr>
          <w:rFonts w:ascii="Times New Roman" w:hAnsi="Times New Roman" w:cs="Times New Roman"/>
          <w:sz w:val="24"/>
          <w:szCs w:val="24"/>
        </w:rPr>
        <w:t xml:space="preserve"> </w:t>
      </w:r>
      <w:r w:rsidR="00DB4B2B">
        <w:rPr>
          <w:rFonts w:ascii="Times New Roman" w:hAnsi="Times New Roman" w:cs="Times New Roman"/>
          <w:sz w:val="24"/>
          <w:szCs w:val="24"/>
        </w:rPr>
        <w:t>matche</w:t>
      </w:r>
      <w:r>
        <w:rPr>
          <w:rFonts w:ascii="Times New Roman" w:hAnsi="Times New Roman" w:cs="Times New Roman"/>
          <w:sz w:val="24"/>
          <w:szCs w:val="24"/>
        </w:rPr>
        <w:t>d</w:t>
      </w:r>
      <w:r w:rsidR="003F521D" w:rsidRPr="00031896">
        <w:rPr>
          <w:rFonts w:ascii="Times New Roman" w:hAnsi="Times New Roman" w:cs="Times New Roman"/>
          <w:sz w:val="24"/>
          <w:szCs w:val="24"/>
        </w:rPr>
        <w:t xml:space="preserve"> the topology recovered via concatenation of </w:t>
      </w:r>
      <w:r w:rsidR="003C5A3D">
        <w:rPr>
          <w:rFonts w:ascii="Times New Roman" w:hAnsi="Times New Roman" w:cs="Times New Roman"/>
          <w:sz w:val="24"/>
          <w:szCs w:val="24"/>
        </w:rPr>
        <w:t xml:space="preserve">all </w:t>
      </w:r>
      <w:r w:rsidR="003F521D" w:rsidRPr="00031896">
        <w:rPr>
          <w:rFonts w:ascii="Times New Roman" w:hAnsi="Times New Roman" w:cs="Times New Roman"/>
          <w:sz w:val="24"/>
          <w:szCs w:val="24"/>
        </w:rPr>
        <w:t xml:space="preserve">coding </w:t>
      </w:r>
      <w:r w:rsidR="003309DE" w:rsidRPr="00031896">
        <w:rPr>
          <w:rFonts w:ascii="Times New Roman" w:hAnsi="Times New Roman" w:cs="Times New Roman"/>
          <w:sz w:val="24"/>
          <w:szCs w:val="24"/>
        </w:rPr>
        <w:t>regions</w:t>
      </w:r>
      <w:r w:rsidR="004F4DD0">
        <w:rPr>
          <w:rFonts w:ascii="Times New Roman" w:hAnsi="Times New Roman" w:cs="Times New Roman"/>
          <w:sz w:val="24"/>
          <w:szCs w:val="24"/>
        </w:rPr>
        <w:t xml:space="preserve"> and </w:t>
      </w:r>
      <w:r w:rsidR="003C5A3D">
        <w:rPr>
          <w:rFonts w:ascii="Times New Roman" w:hAnsi="Times New Roman" w:cs="Times New Roman"/>
          <w:sz w:val="24"/>
          <w:szCs w:val="24"/>
        </w:rPr>
        <w:t xml:space="preserve">the species tree recovered from </w:t>
      </w:r>
      <w:r w:rsidR="004F4DD0">
        <w:rPr>
          <w:rFonts w:ascii="Times New Roman" w:hAnsi="Times New Roman" w:cs="Times New Roman"/>
          <w:sz w:val="24"/>
          <w:szCs w:val="24"/>
        </w:rPr>
        <w:t>UCEs (Fig</w:t>
      </w:r>
      <w:r w:rsidR="006A7AC9">
        <w:rPr>
          <w:rFonts w:ascii="Times New Roman" w:hAnsi="Times New Roman" w:cs="Times New Roman"/>
          <w:sz w:val="24"/>
          <w:szCs w:val="24"/>
        </w:rPr>
        <w:t>.</w:t>
      </w:r>
      <w:r w:rsidR="004F4DD0">
        <w:rPr>
          <w:rFonts w:ascii="Times New Roman" w:hAnsi="Times New Roman" w:cs="Times New Roman"/>
          <w:sz w:val="24"/>
          <w:szCs w:val="24"/>
        </w:rPr>
        <w:t xml:space="preserve"> 1)</w:t>
      </w:r>
      <w:r w:rsidR="00613085">
        <w:rPr>
          <w:rFonts w:ascii="Times New Roman" w:hAnsi="Times New Roman" w:cs="Times New Roman"/>
          <w:sz w:val="24"/>
          <w:szCs w:val="24"/>
        </w:rPr>
        <w:t xml:space="preserve">. </w:t>
      </w:r>
      <w:r w:rsidR="003C5A3D">
        <w:rPr>
          <w:rFonts w:ascii="Times New Roman" w:hAnsi="Times New Roman" w:cs="Times New Roman"/>
          <w:sz w:val="24"/>
          <w:szCs w:val="24"/>
        </w:rPr>
        <w:t>That is, the robustly</w:t>
      </w:r>
      <w:r w:rsidR="001A6F99">
        <w:rPr>
          <w:rFonts w:ascii="Times New Roman" w:hAnsi="Times New Roman" w:cs="Times New Roman"/>
          <w:sz w:val="24"/>
          <w:szCs w:val="24"/>
        </w:rPr>
        <w:t xml:space="preserve"> </w:t>
      </w:r>
      <w:r w:rsidR="003C5A3D">
        <w:rPr>
          <w:rFonts w:ascii="Times New Roman" w:hAnsi="Times New Roman" w:cs="Times New Roman"/>
          <w:sz w:val="24"/>
          <w:szCs w:val="24"/>
        </w:rPr>
        <w:t xml:space="preserve">inferred species tree did not </w:t>
      </w:r>
      <w:r w:rsidR="00321C65">
        <w:rPr>
          <w:rFonts w:ascii="Times New Roman" w:hAnsi="Times New Roman" w:cs="Times New Roman"/>
          <w:sz w:val="24"/>
          <w:szCs w:val="24"/>
        </w:rPr>
        <w:t xml:space="preserve">match </w:t>
      </w:r>
      <w:r w:rsidR="003C5A3D">
        <w:rPr>
          <w:rFonts w:ascii="Times New Roman" w:hAnsi="Times New Roman" w:cs="Times New Roman"/>
          <w:sz w:val="24"/>
          <w:szCs w:val="24"/>
        </w:rPr>
        <w:t>the evolutionary relationship</w:t>
      </w:r>
      <w:r w:rsidR="00B46AF9">
        <w:rPr>
          <w:rFonts w:ascii="Times New Roman" w:hAnsi="Times New Roman" w:cs="Times New Roman"/>
          <w:sz w:val="24"/>
          <w:szCs w:val="24"/>
        </w:rPr>
        <w:t>s</w:t>
      </w:r>
      <w:r w:rsidR="003C5A3D">
        <w:rPr>
          <w:rFonts w:ascii="Times New Roman" w:hAnsi="Times New Roman" w:cs="Times New Roman"/>
          <w:sz w:val="24"/>
          <w:szCs w:val="24"/>
        </w:rPr>
        <w:t xml:space="preserve"> inferred for </w:t>
      </w:r>
      <w:r w:rsidR="00FC1502">
        <w:rPr>
          <w:rFonts w:ascii="Times New Roman" w:hAnsi="Times New Roman" w:cs="Times New Roman"/>
          <w:sz w:val="24"/>
          <w:szCs w:val="24"/>
        </w:rPr>
        <w:t>over 85</w:t>
      </w:r>
      <w:r w:rsidR="003C5A3D">
        <w:rPr>
          <w:rFonts w:ascii="Times New Roman" w:hAnsi="Times New Roman" w:cs="Times New Roman"/>
          <w:sz w:val="24"/>
          <w:szCs w:val="24"/>
        </w:rPr>
        <w:t>% of the genome.</w:t>
      </w:r>
    </w:p>
    <w:p w14:paraId="2D47A80D" w14:textId="1799912E" w:rsidR="00A709D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B46AF9">
        <w:rPr>
          <w:rFonts w:ascii="Times New Roman" w:hAnsi="Times New Roman" w:cs="Times New Roman"/>
          <w:sz w:val="24"/>
          <w:szCs w:val="24"/>
        </w:rPr>
        <w:t xml:space="preserve">While </w:t>
      </w:r>
      <w:r w:rsidR="00DB65A2">
        <w:rPr>
          <w:rFonts w:ascii="Times New Roman" w:hAnsi="Times New Roman" w:cs="Times New Roman"/>
          <w:sz w:val="24"/>
          <w:szCs w:val="24"/>
        </w:rPr>
        <w:t>v</w:t>
      </w:r>
      <w:r w:rsidR="00D97F51" w:rsidRPr="00031896">
        <w:rPr>
          <w:rFonts w:ascii="Times New Roman" w:hAnsi="Times New Roman" w:cs="Times New Roman"/>
          <w:sz w:val="24"/>
          <w:szCs w:val="24"/>
        </w:rPr>
        <w:t>isual inspection reveal</w:t>
      </w:r>
      <w:r w:rsidR="00B46AF9">
        <w:rPr>
          <w:rFonts w:ascii="Times New Roman" w:hAnsi="Times New Roman" w:cs="Times New Roman"/>
          <w:sz w:val="24"/>
          <w:szCs w:val="24"/>
        </w:rPr>
        <w:t>ed</w:t>
      </w:r>
      <w:r w:rsidR="00D97F51" w:rsidRPr="00031896">
        <w:rPr>
          <w:rFonts w:ascii="Times New Roman" w:hAnsi="Times New Roman" w:cs="Times New Roman"/>
          <w:sz w:val="24"/>
          <w:szCs w:val="24"/>
        </w:rPr>
        <w:t xml:space="preserve"> no clear </w:t>
      </w:r>
      <w:r w:rsidR="006C1351">
        <w:rPr>
          <w:rFonts w:ascii="Times New Roman" w:hAnsi="Times New Roman" w:cs="Times New Roman"/>
          <w:sz w:val="24"/>
          <w:szCs w:val="24"/>
        </w:rPr>
        <w:t xml:space="preserve">partitioning </w:t>
      </w:r>
      <w:r w:rsidR="00D97F51" w:rsidRPr="00031896">
        <w:rPr>
          <w:rFonts w:ascii="Times New Roman" w:hAnsi="Times New Roman" w:cs="Times New Roman"/>
          <w:sz w:val="24"/>
          <w:szCs w:val="24"/>
        </w:rPr>
        <w:t>of topological structure</w:t>
      </w:r>
      <w:r w:rsidR="006C1351">
        <w:rPr>
          <w:rFonts w:ascii="Times New Roman" w:hAnsi="Times New Roman" w:cs="Times New Roman"/>
          <w:sz w:val="24"/>
          <w:szCs w:val="24"/>
        </w:rPr>
        <w:t>s</w:t>
      </w:r>
      <w:r w:rsidR="00D97F51" w:rsidRPr="00031896">
        <w:rPr>
          <w:rFonts w:ascii="Times New Roman" w:hAnsi="Times New Roman" w:cs="Times New Roman"/>
          <w:sz w:val="24"/>
          <w:szCs w:val="24"/>
        </w:rPr>
        <w:t xml:space="preserve"> along chromosome</w:t>
      </w:r>
      <w:r w:rsidR="00DB65A2">
        <w:rPr>
          <w:rFonts w:ascii="Times New Roman" w:hAnsi="Times New Roman" w:cs="Times New Roman"/>
          <w:sz w:val="24"/>
          <w:szCs w:val="24"/>
        </w:rPr>
        <w:t>s</w:t>
      </w:r>
      <w:r w:rsidR="00D97F51" w:rsidRPr="00031896">
        <w:rPr>
          <w:rFonts w:ascii="Times New Roman" w:hAnsi="Times New Roman" w:cs="Times New Roman"/>
          <w:sz w:val="24"/>
          <w:szCs w:val="24"/>
        </w:rPr>
        <w:t xml:space="preserve"> (</w:t>
      </w:r>
      <w:r w:rsidR="004E0DDF" w:rsidRPr="008F6E86">
        <w:rPr>
          <w:rFonts w:ascii="Times New Roman" w:hAnsi="Times New Roman" w:cs="Times New Roman"/>
          <w:i/>
          <w:iCs/>
          <w:sz w:val="24"/>
          <w:szCs w:val="24"/>
        </w:rPr>
        <w:t>e.g.</w:t>
      </w:r>
      <w:r w:rsidR="00321C65">
        <w:rPr>
          <w:rFonts w:ascii="Times New Roman" w:hAnsi="Times New Roman" w:cs="Times New Roman"/>
          <w:sz w:val="24"/>
          <w:szCs w:val="24"/>
        </w:rPr>
        <w:t>,</w:t>
      </w:r>
      <w:r w:rsidR="004E0DDF">
        <w:rPr>
          <w:rFonts w:ascii="Times New Roman" w:hAnsi="Times New Roman" w:cs="Times New Roman"/>
          <w:sz w:val="24"/>
          <w:szCs w:val="24"/>
        </w:rPr>
        <w:t xml:space="preserve"> </w:t>
      </w:r>
      <w:r w:rsidR="00D97F51" w:rsidRPr="00031896">
        <w:rPr>
          <w:rFonts w:ascii="Times New Roman" w:hAnsi="Times New Roman" w:cs="Times New Roman"/>
          <w:sz w:val="24"/>
          <w:szCs w:val="24"/>
        </w:rPr>
        <w:t>Fig</w:t>
      </w:r>
      <w:r w:rsidR="006A7AC9">
        <w:rPr>
          <w:rFonts w:ascii="Times New Roman" w:hAnsi="Times New Roman" w:cs="Times New Roman"/>
          <w:sz w:val="24"/>
          <w:szCs w:val="24"/>
        </w:rPr>
        <w:t>.</w:t>
      </w:r>
      <w:r w:rsidR="00D97F51" w:rsidRPr="00031896">
        <w:rPr>
          <w:rFonts w:ascii="Times New Roman" w:hAnsi="Times New Roman" w:cs="Times New Roman"/>
          <w:sz w:val="24"/>
          <w:szCs w:val="24"/>
        </w:rPr>
        <w:t xml:space="preserve"> </w:t>
      </w:r>
      <w:r w:rsidR="00F16960">
        <w:rPr>
          <w:rFonts w:ascii="Times New Roman" w:hAnsi="Times New Roman" w:cs="Times New Roman"/>
          <w:sz w:val="24"/>
          <w:szCs w:val="24"/>
        </w:rPr>
        <w:t>2</w:t>
      </w:r>
      <w:r w:rsidR="00F16960" w:rsidRPr="00031896">
        <w:rPr>
          <w:rFonts w:ascii="Times New Roman" w:hAnsi="Times New Roman" w:cs="Times New Roman"/>
          <w:sz w:val="24"/>
          <w:szCs w:val="24"/>
        </w:rPr>
        <w:t>C</w:t>
      </w:r>
      <w:r w:rsidR="00D97F51" w:rsidRPr="00031896">
        <w:rPr>
          <w:rFonts w:ascii="Times New Roman" w:hAnsi="Times New Roman" w:cs="Times New Roman"/>
          <w:sz w:val="24"/>
          <w:szCs w:val="24"/>
        </w:rPr>
        <w:t>)</w:t>
      </w:r>
      <w:r w:rsidR="002816F7" w:rsidRPr="00031896">
        <w:rPr>
          <w:rFonts w:ascii="Times New Roman" w:hAnsi="Times New Roman" w:cs="Times New Roman"/>
          <w:sz w:val="24"/>
          <w:szCs w:val="24"/>
        </w:rPr>
        <w:t xml:space="preserve">, </w:t>
      </w:r>
      <w:r w:rsidR="002C2830">
        <w:rPr>
          <w:rFonts w:ascii="Times New Roman" w:hAnsi="Times New Roman" w:cs="Times New Roman"/>
          <w:sz w:val="24"/>
          <w:szCs w:val="24"/>
        </w:rPr>
        <w:t xml:space="preserve">we found that </w:t>
      </w:r>
      <w:r w:rsidR="00D97F51" w:rsidRPr="00031896">
        <w:rPr>
          <w:rFonts w:ascii="Times New Roman" w:hAnsi="Times New Roman" w:cs="Times New Roman"/>
          <w:sz w:val="24"/>
          <w:szCs w:val="24"/>
        </w:rPr>
        <w:t>phylogenies</w:t>
      </w:r>
      <w:r w:rsidR="002816F7" w:rsidRPr="00031896">
        <w:rPr>
          <w:rFonts w:ascii="Times New Roman" w:hAnsi="Times New Roman" w:cs="Times New Roman"/>
          <w:sz w:val="24"/>
          <w:szCs w:val="24"/>
        </w:rPr>
        <w:t xml:space="preserve"> </w:t>
      </w:r>
      <w:r w:rsidR="00B46AF9">
        <w:rPr>
          <w:rFonts w:ascii="Times New Roman" w:hAnsi="Times New Roman" w:cs="Times New Roman"/>
          <w:sz w:val="24"/>
          <w:szCs w:val="24"/>
        </w:rPr>
        <w:t>we</w:t>
      </w:r>
      <w:r w:rsidR="002816F7" w:rsidRPr="00031896">
        <w:rPr>
          <w:rFonts w:ascii="Times New Roman" w:hAnsi="Times New Roman" w:cs="Times New Roman"/>
          <w:sz w:val="24"/>
          <w:szCs w:val="24"/>
        </w:rPr>
        <w:t xml:space="preserve">re not randomly distributed across </w:t>
      </w:r>
      <w:r w:rsidR="00DB65A2">
        <w:rPr>
          <w:rFonts w:ascii="Times New Roman" w:hAnsi="Times New Roman" w:cs="Times New Roman"/>
          <w:sz w:val="24"/>
          <w:szCs w:val="24"/>
        </w:rPr>
        <w:t xml:space="preserve">mouse </w:t>
      </w:r>
      <w:r w:rsidR="002816F7" w:rsidRPr="00031896">
        <w:rPr>
          <w:rFonts w:ascii="Times New Roman" w:hAnsi="Times New Roman" w:cs="Times New Roman"/>
          <w:sz w:val="24"/>
          <w:szCs w:val="24"/>
        </w:rPr>
        <w:t xml:space="preserve">chromosomes. </w:t>
      </w:r>
      <w:r w:rsidR="00DB65A2">
        <w:rPr>
          <w:rFonts w:ascii="Times New Roman" w:hAnsi="Times New Roman" w:cs="Times New Roman"/>
          <w:sz w:val="24"/>
          <w:szCs w:val="24"/>
        </w:rPr>
        <w:t xml:space="preserve">Using the </w:t>
      </w:r>
      <w:r w:rsidR="008A4AF9">
        <w:rPr>
          <w:rFonts w:ascii="Times New Roman" w:hAnsi="Times New Roman" w:cs="Times New Roman"/>
          <w:sz w:val="24"/>
          <w:szCs w:val="24"/>
        </w:rPr>
        <w:t>weighted Robinson-Foulds metric</w:t>
      </w:r>
      <w:r w:rsidR="00DB65A2">
        <w:rPr>
          <w:rFonts w:ascii="Times New Roman" w:hAnsi="Times New Roman" w:cs="Times New Roman"/>
          <w:sz w:val="24"/>
          <w:szCs w:val="24"/>
        </w:rPr>
        <w:t>, w</w:t>
      </w:r>
      <w:r w:rsidR="002816F7" w:rsidRPr="00031896">
        <w:rPr>
          <w:rFonts w:ascii="Times New Roman" w:hAnsi="Times New Roman" w:cs="Times New Roman"/>
          <w:sz w:val="24"/>
          <w:szCs w:val="24"/>
        </w:rPr>
        <w:t xml:space="preserve">e </w:t>
      </w:r>
      <w:r w:rsidR="00CA0CB2">
        <w:rPr>
          <w:rFonts w:ascii="Times New Roman" w:hAnsi="Times New Roman" w:cs="Times New Roman"/>
          <w:sz w:val="24"/>
          <w:szCs w:val="24"/>
        </w:rPr>
        <w:t>found</w:t>
      </w:r>
      <w:r w:rsidR="00CA0CB2"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that tree similarity between windows decay</w:t>
      </w:r>
      <w:r w:rsidR="00CA0CB2">
        <w:rPr>
          <w:rFonts w:ascii="Times New Roman" w:hAnsi="Times New Roman" w:cs="Times New Roman"/>
          <w:sz w:val="24"/>
          <w:szCs w:val="24"/>
        </w:rPr>
        <w:t>ed</w:t>
      </w:r>
      <w:r w:rsidR="002816F7" w:rsidRPr="00031896">
        <w:rPr>
          <w:rFonts w:ascii="Times New Roman" w:hAnsi="Times New Roman" w:cs="Times New Roman"/>
          <w:sz w:val="24"/>
          <w:szCs w:val="24"/>
        </w:rPr>
        <w:t xml:space="preserve"> logarithmically along chromosomes</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A and B)</w:t>
      </w:r>
      <w:r w:rsidR="002816F7" w:rsidRPr="00031896">
        <w:rPr>
          <w:rFonts w:ascii="Times New Roman" w:hAnsi="Times New Roman" w:cs="Times New Roman"/>
          <w:sz w:val="24"/>
          <w:szCs w:val="24"/>
        </w:rPr>
        <w:t xml:space="preserve"> and the distance at which tree similarity </w:t>
      </w:r>
      <w:r w:rsidR="00CA0CB2">
        <w:rPr>
          <w:rFonts w:ascii="Times New Roman" w:hAnsi="Times New Roman" w:cs="Times New Roman"/>
          <w:sz w:val="24"/>
          <w:szCs w:val="24"/>
        </w:rPr>
        <w:t>appeared</w:t>
      </w:r>
      <w:r w:rsidR="002816F7" w:rsidRPr="00031896">
        <w:rPr>
          <w:rFonts w:ascii="Times New Roman" w:hAnsi="Times New Roman" w:cs="Times New Roman"/>
          <w:sz w:val="24"/>
          <w:szCs w:val="24"/>
        </w:rPr>
        <w:t xml:space="preserve"> random varie</w:t>
      </w:r>
      <w:r w:rsidR="00CA0CB2">
        <w:rPr>
          <w:rFonts w:ascii="Times New Roman" w:hAnsi="Times New Roman" w:cs="Times New Roman"/>
          <w:sz w:val="24"/>
          <w:szCs w:val="24"/>
        </w:rPr>
        <w:t>d</w:t>
      </w:r>
      <w:r w:rsidR="002816F7" w:rsidRPr="00031896">
        <w:rPr>
          <w:rFonts w:ascii="Times New Roman" w:hAnsi="Times New Roman" w:cs="Times New Roman"/>
          <w:sz w:val="24"/>
          <w:szCs w:val="24"/>
        </w:rPr>
        <w:t xml:space="preserve"> </w:t>
      </w:r>
      <w:r w:rsidR="00DB65A2">
        <w:rPr>
          <w:rFonts w:ascii="Times New Roman" w:hAnsi="Times New Roman" w:cs="Times New Roman"/>
          <w:sz w:val="24"/>
          <w:szCs w:val="24"/>
        </w:rPr>
        <w:t xml:space="preserve">considerably </w:t>
      </w:r>
      <w:r w:rsidR="002816F7" w:rsidRPr="00031896">
        <w:rPr>
          <w:rFonts w:ascii="Times New Roman" w:hAnsi="Times New Roman" w:cs="Times New Roman"/>
          <w:sz w:val="24"/>
          <w:szCs w:val="24"/>
        </w:rPr>
        <w:t xml:space="preserve">among chromosomes </w:t>
      </w:r>
      <w:r w:rsidR="00DB65A2">
        <w:rPr>
          <w:rFonts w:ascii="Times New Roman" w:hAnsi="Times New Roman" w:cs="Times New Roman"/>
          <w:sz w:val="24"/>
          <w:szCs w:val="24"/>
        </w:rPr>
        <w:t xml:space="preserve">ranging </w:t>
      </w:r>
      <w:r w:rsidR="002816F7" w:rsidRPr="00031896">
        <w:rPr>
          <w:rFonts w:ascii="Times New Roman" w:hAnsi="Times New Roman" w:cs="Times New Roman"/>
          <w:sz w:val="24"/>
          <w:szCs w:val="24"/>
        </w:rPr>
        <w:t xml:space="preserve">from </w:t>
      </w:r>
      <w:r w:rsidR="002B0D1C" w:rsidRPr="00031896">
        <w:rPr>
          <w:rFonts w:ascii="Times New Roman" w:hAnsi="Times New Roman" w:cs="Times New Roman"/>
          <w:sz w:val="24"/>
          <w:szCs w:val="24"/>
        </w:rPr>
        <w:t>0.</w:t>
      </w:r>
      <w:r w:rsidR="00A53792">
        <w:rPr>
          <w:rFonts w:ascii="Times New Roman" w:hAnsi="Times New Roman" w:cs="Times New Roman"/>
          <w:sz w:val="24"/>
          <w:szCs w:val="24"/>
        </w:rPr>
        <w:t xml:space="preserve">15 </w:t>
      </w:r>
      <w:proofErr w:type="spellStart"/>
      <w:r w:rsidR="00CA0CB2">
        <w:rPr>
          <w:rFonts w:ascii="Times New Roman" w:hAnsi="Times New Roman" w:cs="Times New Roman"/>
          <w:sz w:val="24"/>
          <w:szCs w:val="24"/>
        </w:rPr>
        <w:t>Megabases</w:t>
      </w:r>
      <w:proofErr w:type="spellEnd"/>
      <w:r w:rsidR="00CA0CB2">
        <w:rPr>
          <w:rFonts w:ascii="Times New Roman" w:hAnsi="Times New Roman" w:cs="Times New Roman"/>
          <w:sz w:val="24"/>
          <w:szCs w:val="24"/>
        </w:rPr>
        <w:t xml:space="preserve"> (</w:t>
      </w:r>
      <w:r w:rsidR="002816F7" w:rsidRPr="00031896">
        <w:rPr>
          <w:rFonts w:ascii="Times New Roman" w:hAnsi="Times New Roman" w:cs="Times New Roman"/>
          <w:sz w:val="24"/>
          <w:szCs w:val="24"/>
        </w:rPr>
        <w:t>M</w:t>
      </w:r>
      <w:r w:rsidR="002B0D1C" w:rsidRPr="00031896">
        <w:rPr>
          <w:rFonts w:ascii="Times New Roman" w:hAnsi="Times New Roman" w:cs="Times New Roman"/>
          <w:sz w:val="24"/>
          <w:szCs w:val="24"/>
        </w:rPr>
        <w:t>b</w:t>
      </w:r>
      <w:r w:rsidR="00CA0CB2">
        <w:rPr>
          <w:rFonts w:ascii="Times New Roman" w:hAnsi="Times New Roman" w:cs="Times New Roman"/>
          <w:sz w:val="24"/>
          <w:szCs w:val="24"/>
        </w:rPr>
        <w:t>)</w:t>
      </w:r>
      <w:r w:rsidR="00D347BC">
        <w:rPr>
          <w:rFonts w:ascii="Times New Roman" w:hAnsi="Times New Roman" w:cs="Times New Roman"/>
          <w:sz w:val="24"/>
          <w:szCs w:val="24"/>
        </w:rPr>
        <w:t xml:space="preserve"> on</w:t>
      </w:r>
      <w:r w:rsidR="002B0D1C" w:rsidRPr="00031896">
        <w:rPr>
          <w:rFonts w:ascii="Times New Roman" w:hAnsi="Times New Roman" w:cs="Times New Roman"/>
          <w:sz w:val="24"/>
          <w:szCs w:val="24"/>
        </w:rPr>
        <w:t xml:space="preserve"> chromosome </w:t>
      </w:r>
      <w:r w:rsidR="00A53792">
        <w:rPr>
          <w:rFonts w:ascii="Times New Roman" w:hAnsi="Times New Roman" w:cs="Times New Roman"/>
          <w:sz w:val="24"/>
          <w:szCs w:val="24"/>
        </w:rPr>
        <w:t>1</w:t>
      </w:r>
      <w:r w:rsidR="002B0D1C" w:rsidRPr="00031896">
        <w:rPr>
          <w:rFonts w:ascii="Times New Roman" w:hAnsi="Times New Roman" w:cs="Times New Roman"/>
          <w:sz w:val="24"/>
          <w:szCs w:val="24"/>
        </w:rPr>
        <w:t xml:space="preserve">7 to </w:t>
      </w:r>
      <w:r w:rsidR="00200A45" w:rsidRPr="00031896">
        <w:rPr>
          <w:rFonts w:ascii="Times New Roman" w:hAnsi="Times New Roman" w:cs="Times New Roman"/>
          <w:sz w:val="24"/>
          <w:szCs w:val="24"/>
        </w:rPr>
        <w:t>1</w:t>
      </w:r>
      <w:r w:rsidR="00200A45">
        <w:rPr>
          <w:rFonts w:ascii="Times New Roman" w:hAnsi="Times New Roman" w:cs="Times New Roman"/>
          <w:sz w:val="24"/>
          <w:szCs w:val="24"/>
        </w:rPr>
        <w:t>41</w:t>
      </w:r>
      <w:r w:rsidR="002B0D1C" w:rsidRPr="00031896">
        <w:rPr>
          <w:rFonts w:ascii="Times New Roman" w:hAnsi="Times New Roman" w:cs="Times New Roman"/>
          <w:sz w:val="24"/>
          <w:szCs w:val="24"/>
        </w:rPr>
        <w:t>.</w:t>
      </w:r>
      <w:r w:rsidR="00200A45">
        <w:rPr>
          <w:rFonts w:ascii="Times New Roman" w:hAnsi="Times New Roman" w:cs="Times New Roman"/>
          <w:sz w:val="24"/>
          <w:szCs w:val="24"/>
        </w:rPr>
        <w:t xml:space="preserve">29 </w:t>
      </w:r>
      <w:r w:rsidR="002B0D1C" w:rsidRPr="00031896">
        <w:rPr>
          <w:rFonts w:ascii="Times New Roman" w:hAnsi="Times New Roman" w:cs="Times New Roman"/>
          <w:sz w:val="24"/>
          <w:szCs w:val="24"/>
        </w:rPr>
        <w:t>Mb on the chromosome</w:t>
      </w:r>
      <w:r w:rsidR="00200A45">
        <w:rPr>
          <w:rFonts w:ascii="Times New Roman" w:hAnsi="Times New Roman" w:cs="Times New Roman"/>
          <w:sz w:val="24"/>
          <w:szCs w:val="24"/>
        </w:rPr>
        <w:t xml:space="preserve"> 2</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C</w:t>
      </w:r>
      <w:r w:rsidR="00D347BC">
        <w:rPr>
          <w:rFonts w:ascii="Times New Roman" w:hAnsi="Times New Roman" w:cs="Times New Roman"/>
          <w:sz w:val="24"/>
          <w:szCs w:val="24"/>
        </w:rPr>
        <w:t>, Fig</w:t>
      </w:r>
      <w:r w:rsidR="009A1E00">
        <w:rPr>
          <w:rFonts w:ascii="Times New Roman" w:hAnsi="Times New Roman" w:cs="Times New Roman"/>
          <w:sz w:val="24"/>
          <w:szCs w:val="24"/>
        </w:rPr>
        <w:t>.</w:t>
      </w:r>
      <w:r w:rsidR="00D347BC">
        <w:rPr>
          <w:rFonts w:ascii="Times New Roman" w:hAnsi="Times New Roman" w:cs="Times New Roman"/>
          <w:sz w:val="24"/>
          <w:szCs w:val="24"/>
        </w:rPr>
        <w:t xml:space="preserve"> </w:t>
      </w:r>
      <w:r w:rsidR="002C0946">
        <w:rPr>
          <w:rFonts w:ascii="Times New Roman" w:hAnsi="Times New Roman" w:cs="Times New Roman"/>
          <w:sz w:val="24"/>
          <w:szCs w:val="24"/>
        </w:rPr>
        <w:t>S5</w:t>
      </w:r>
      <w:r w:rsidR="00306472">
        <w:rPr>
          <w:rFonts w:ascii="Times New Roman" w:hAnsi="Times New Roman" w:cs="Times New Roman"/>
          <w:sz w:val="24"/>
          <w:szCs w:val="24"/>
        </w:rPr>
        <w:t>)</w:t>
      </w:r>
      <w:r w:rsidR="002816F7" w:rsidRPr="00031896">
        <w:rPr>
          <w:rFonts w:ascii="Times New Roman" w:hAnsi="Times New Roman" w:cs="Times New Roman"/>
          <w:sz w:val="24"/>
          <w:szCs w:val="24"/>
        </w:rPr>
        <w:t>.</w:t>
      </w:r>
      <w:r w:rsidR="002B0D1C" w:rsidRPr="00031896">
        <w:rPr>
          <w:rFonts w:ascii="Times New Roman" w:hAnsi="Times New Roman" w:cs="Times New Roman"/>
          <w:sz w:val="24"/>
          <w:szCs w:val="24"/>
        </w:rPr>
        <w:t xml:space="preserve"> While chromosomes</w:t>
      </w:r>
      <w:r w:rsidR="00200A45">
        <w:rPr>
          <w:rFonts w:ascii="Times New Roman" w:hAnsi="Times New Roman" w:cs="Times New Roman"/>
          <w:sz w:val="24"/>
          <w:szCs w:val="24"/>
        </w:rPr>
        <w:t xml:space="preserve"> 2,</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7</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9</w:t>
      </w:r>
      <w:r w:rsidR="002B0D1C" w:rsidRPr="00031896">
        <w:rPr>
          <w:rFonts w:ascii="Times New Roman" w:hAnsi="Times New Roman" w:cs="Times New Roman"/>
          <w:sz w:val="24"/>
          <w:szCs w:val="24"/>
        </w:rPr>
        <w:t xml:space="preserve">, and 11 </w:t>
      </w:r>
      <w:r w:rsidR="00CA0CB2">
        <w:rPr>
          <w:rFonts w:ascii="Times New Roman" w:hAnsi="Times New Roman" w:cs="Times New Roman"/>
          <w:sz w:val="24"/>
          <w:szCs w:val="24"/>
        </w:rPr>
        <w:t>we</w:t>
      </w:r>
      <w:r w:rsidR="002B0D1C" w:rsidRPr="00031896">
        <w:rPr>
          <w:rFonts w:ascii="Times New Roman" w:hAnsi="Times New Roman" w:cs="Times New Roman"/>
          <w:sz w:val="24"/>
          <w:szCs w:val="24"/>
        </w:rPr>
        <w:t xml:space="preserve">re </w:t>
      </w:r>
      <w:r w:rsidR="00CA0CB2">
        <w:rPr>
          <w:rFonts w:ascii="Times New Roman" w:hAnsi="Times New Roman" w:cs="Times New Roman"/>
          <w:sz w:val="24"/>
          <w:szCs w:val="24"/>
        </w:rPr>
        <w:t xml:space="preserve">autosomal </w:t>
      </w:r>
      <w:r w:rsidR="002B0D1C" w:rsidRPr="00031896">
        <w:rPr>
          <w:rFonts w:ascii="Times New Roman" w:hAnsi="Times New Roman" w:cs="Times New Roman"/>
          <w:sz w:val="24"/>
          <w:szCs w:val="24"/>
        </w:rPr>
        <w:t>outliers</w:t>
      </w:r>
      <w:r w:rsidR="00CA0CB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with distances between windows to </w:t>
      </w:r>
      <w:r w:rsidR="00CA0CB2">
        <w:rPr>
          <w:rFonts w:ascii="Times New Roman" w:hAnsi="Times New Roman" w:cs="Times New Roman"/>
          <w:sz w:val="24"/>
          <w:szCs w:val="24"/>
        </w:rPr>
        <w:t>random</w:t>
      </w:r>
      <w:r w:rsidR="002C2830">
        <w:rPr>
          <w:rFonts w:ascii="Times New Roman" w:hAnsi="Times New Roman" w:cs="Times New Roman"/>
          <w:sz w:val="24"/>
          <w:szCs w:val="24"/>
        </w:rPr>
        <w:t>-like</w:t>
      </w:r>
      <w:r w:rsidR="00CA0CB2" w:rsidRPr="00031896">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trees </w:t>
      </w:r>
      <w:r w:rsidR="00CA0CB2">
        <w:rPr>
          <w:rFonts w:ascii="Times New Roman" w:hAnsi="Times New Roman" w:cs="Times New Roman"/>
          <w:sz w:val="24"/>
          <w:szCs w:val="24"/>
        </w:rPr>
        <w:t>exceeding</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2</w:t>
      </w:r>
      <w:r w:rsidR="00A53792" w:rsidRPr="00031896">
        <w:rPr>
          <w:rFonts w:ascii="Times New Roman" w:hAnsi="Times New Roman" w:cs="Times New Roman"/>
          <w:sz w:val="24"/>
          <w:szCs w:val="24"/>
        </w:rPr>
        <w:t>5</w:t>
      </w:r>
      <w:r w:rsidR="00A5379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Mb, the average distance among all other </w:t>
      </w:r>
      <w:r w:rsidR="00CA0CB2">
        <w:rPr>
          <w:rFonts w:ascii="Times New Roman" w:hAnsi="Times New Roman" w:cs="Times New Roman"/>
          <w:sz w:val="24"/>
          <w:szCs w:val="24"/>
        </w:rPr>
        <w:t>autosomes</w:t>
      </w:r>
      <w:r w:rsidR="00CA0CB2" w:rsidRPr="00031896">
        <w:rPr>
          <w:rFonts w:ascii="Times New Roman" w:hAnsi="Times New Roman" w:cs="Times New Roman"/>
          <w:sz w:val="24"/>
          <w:szCs w:val="24"/>
        </w:rPr>
        <w:t xml:space="preserve"> </w:t>
      </w:r>
      <w:r w:rsidR="00CA0CB2">
        <w:rPr>
          <w:rFonts w:ascii="Times New Roman" w:hAnsi="Times New Roman" w:cs="Times New Roman"/>
          <w:sz w:val="24"/>
          <w:szCs w:val="24"/>
        </w:rPr>
        <w:t>wa</w:t>
      </w:r>
      <w:r w:rsidR="002B0D1C" w:rsidRPr="00031896">
        <w:rPr>
          <w:rFonts w:ascii="Times New Roman" w:hAnsi="Times New Roman" w:cs="Times New Roman"/>
          <w:sz w:val="24"/>
          <w:szCs w:val="24"/>
        </w:rPr>
        <w:t xml:space="preserve">s only </w:t>
      </w:r>
      <w:r w:rsidR="00A53792">
        <w:rPr>
          <w:rFonts w:ascii="Times New Roman" w:hAnsi="Times New Roman" w:cs="Times New Roman"/>
          <w:sz w:val="24"/>
          <w:szCs w:val="24"/>
        </w:rPr>
        <w:t>2.1</w:t>
      </w:r>
      <w:r w:rsidR="00E4229C">
        <w:rPr>
          <w:rFonts w:ascii="Times New Roman" w:hAnsi="Times New Roman" w:cs="Times New Roman"/>
          <w:sz w:val="24"/>
          <w:szCs w:val="24"/>
        </w:rPr>
        <w:t xml:space="preserve"> </w:t>
      </w:r>
      <w:r w:rsidR="00D64654" w:rsidRPr="00031896">
        <w:rPr>
          <w:rFonts w:ascii="Times New Roman" w:hAnsi="Times New Roman" w:cs="Times New Roman"/>
          <w:sz w:val="24"/>
          <w:szCs w:val="24"/>
        </w:rPr>
        <w:t>Mb.</w:t>
      </w:r>
      <w:r w:rsidR="00306472">
        <w:rPr>
          <w:rFonts w:ascii="Times New Roman" w:hAnsi="Times New Roman" w:cs="Times New Roman"/>
          <w:sz w:val="24"/>
          <w:szCs w:val="24"/>
        </w:rPr>
        <w:t xml:space="preserve"> The rate</w:t>
      </w:r>
      <w:r w:rsidR="00CA0CB2">
        <w:rPr>
          <w:rFonts w:ascii="Times New Roman" w:hAnsi="Times New Roman" w:cs="Times New Roman"/>
          <w:sz w:val="24"/>
          <w:szCs w:val="24"/>
        </w:rPr>
        <w:t>s</w:t>
      </w:r>
      <w:r w:rsidR="00306472">
        <w:rPr>
          <w:rFonts w:ascii="Times New Roman" w:hAnsi="Times New Roman" w:cs="Times New Roman"/>
          <w:sz w:val="24"/>
          <w:szCs w:val="24"/>
        </w:rPr>
        <w:t xml:space="preserve"> at which phylogenetic similarity decay</w:t>
      </w:r>
      <w:r w:rsidR="00CA0CB2">
        <w:rPr>
          <w:rFonts w:ascii="Times New Roman" w:hAnsi="Times New Roman" w:cs="Times New Roman"/>
          <w:sz w:val="24"/>
          <w:szCs w:val="24"/>
        </w:rPr>
        <w:t>ed</w:t>
      </w:r>
      <w:r w:rsidR="00306472">
        <w:rPr>
          <w:rFonts w:ascii="Times New Roman" w:hAnsi="Times New Roman" w:cs="Times New Roman"/>
          <w:sz w:val="24"/>
          <w:szCs w:val="24"/>
        </w:rPr>
        <w:t xml:space="preserve"> </w:t>
      </w:r>
      <w:r w:rsidR="00CA0CB2">
        <w:rPr>
          <w:rFonts w:ascii="Times New Roman" w:hAnsi="Times New Roman" w:cs="Times New Roman"/>
          <w:sz w:val="24"/>
          <w:szCs w:val="24"/>
        </w:rPr>
        <w:t>tended to be</w:t>
      </w:r>
      <w:r w:rsidR="00306472">
        <w:rPr>
          <w:rFonts w:ascii="Times New Roman" w:hAnsi="Times New Roman" w:cs="Times New Roman"/>
          <w:sz w:val="24"/>
          <w:szCs w:val="24"/>
        </w:rPr>
        <w:t xml:space="preserve"> inversely proportional to the distance at which two </w:t>
      </w:r>
      <w:r w:rsidR="00CA0CB2">
        <w:rPr>
          <w:rFonts w:ascii="Times New Roman" w:hAnsi="Times New Roman" w:cs="Times New Roman"/>
          <w:sz w:val="24"/>
          <w:szCs w:val="24"/>
        </w:rPr>
        <w:t xml:space="preserve">randomly drawn </w:t>
      </w:r>
      <w:r w:rsidR="00306472">
        <w:rPr>
          <w:rFonts w:ascii="Times New Roman" w:hAnsi="Times New Roman" w:cs="Times New Roman"/>
          <w:sz w:val="24"/>
          <w:szCs w:val="24"/>
        </w:rPr>
        <w:t xml:space="preserve">phylogenies </w:t>
      </w:r>
      <w:r w:rsidR="00CA0CB2">
        <w:rPr>
          <w:rFonts w:ascii="Times New Roman" w:hAnsi="Times New Roman" w:cs="Times New Roman"/>
          <w:sz w:val="24"/>
          <w:szCs w:val="24"/>
        </w:rPr>
        <w:t xml:space="preserve">lost </w:t>
      </w:r>
      <w:r w:rsidR="00306472">
        <w:rPr>
          <w:rFonts w:ascii="Times New Roman" w:hAnsi="Times New Roman" w:cs="Times New Roman"/>
          <w:sz w:val="24"/>
          <w:szCs w:val="24"/>
        </w:rPr>
        <w:t>similarity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D).</w:t>
      </w:r>
      <w:r w:rsidR="00300B97">
        <w:rPr>
          <w:rFonts w:ascii="Times New Roman" w:hAnsi="Times New Roman" w:cs="Times New Roman"/>
          <w:sz w:val="24"/>
          <w:szCs w:val="24"/>
        </w:rPr>
        <w:t xml:space="preserve"> </w:t>
      </w:r>
    </w:p>
    <w:p w14:paraId="41DF25DE" w14:textId="1B498778" w:rsidR="005D3A4E" w:rsidRDefault="00DB65A2" w:rsidP="009A1E00">
      <w:pPr>
        <w:spacing w:after="0"/>
        <w:ind w:firstLine="720"/>
        <w:jc w:val="both"/>
        <w:rPr>
          <w:rFonts w:ascii="Times New Roman" w:hAnsi="Times New Roman" w:cs="Times New Roman"/>
          <w:sz w:val="24"/>
          <w:szCs w:val="24"/>
        </w:rPr>
      </w:pPr>
      <w:r>
        <w:rPr>
          <w:rFonts w:ascii="Times New Roman" w:hAnsi="Times New Roman" w:cs="Times New Roman"/>
          <w:sz w:val="24"/>
          <w:szCs w:val="24"/>
        </w:rPr>
        <w:t>Next</w:t>
      </w:r>
      <w:r w:rsidR="00A849E6">
        <w:rPr>
          <w:rFonts w:ascii="Times New Roman" w:hAnsi="Times New Roman" w:cs="Times New Roman"/>
          <w:sz w:val="24"/>
          <w:szCs w:val="24"/>
        </w:rPr>
        <w:t>,</w:t>
      </w:r>
      <w:r>
        <w:rPr>
          <w:rFonts w:ascii="Times New Roman" w:hAnsi="Times New Roman" w:cs="Times New Roman"/>
          <w:sz w:val="24"/>
          <w:szCs w:val="24"/>
        </w:rPr>
        <w:t xml:space="preserve"> we </w:t>
      </w:r>
      <w:r w:rsidR="00B8137C">
        <w:rPr>
          <w:rFonts w:ascii="Times New Roman" w:hAnsi="Times New Roman" w:cs="Times New Roman"/>
          <w:sz w:val="24"/>
          <w:szCs w:val="24"/>
        </w:rPr>
        <w:t xml:space="preserve">performed a pairwise alignment of </w:t>
      </w:r>
      <w:r>
        <w:rPr>
          <w:rFonts w:ascii="Times New Roman" w:hAnsi="Times New Roman" w:cs="Times New Roman"/>
          <w:sz w:val="24"/>
          <w:szCs w:val="24"/>
        </w:rPr>
        <w:t>the reference mouse and rat</w:t>
      </w:r>
      <w:r w:rsidR="00B8137C">
        <w:rPr>
          <w:rFonts w:ascii="Times New Roman" w:hAnsi="Times New Roman" w:cs="Times New Roman"/>
          <w:sz w:val="24"/>
          <w:szCs w:val="24"/>
        </w:rPr>
        <w:t xml:space="preserve"> genomes</w:t>
      </w:r>
      <w:r>
        <w:rPr>
          <w:rFonts w:ascii="Times New Roman" w:hAnsi="Times New Roman" w:cs="Times New Roman"/>
          <w:sz w:val="24"/>
          <w:szCs w:val="24"/>
        </w:rPr>
        <w:t xml:space="preserve"> t</w:t>
      </w:r>
      <w:r w:rsidR="00300B97">
        <w:rPr>
          <w:rFonts w:ascii="Times New Roman" w:hAnsi="Times New Roman" w:cs="Times New Roman"/>
          <w:sz w:val="24"/>
          <w:szCs w:val="24"/>
        </w:rPr>
        <w:t>o assess how large structural variation, such as inversions and translocations, may influence our inferences of phylogenetic relatedness along the genome. These species span the</w:t>
      </w:r>
      <w:r w:rsidR="00CB787E">
        <w:rPr>
          <w:rFonts w:ascii="Times New Roman" w:hAnsi="Times New Roman" w:cs="Times New Roman"/>
          <w:sz w:val="24"/>
          <w:szCs w:val="24"/>
        </w:rPr>
        <w:t xml:space="preserve"> deepest</w:t>
      </w:r>
      <w:r w:rsidR="00300B97">
        <w:rPr>
          <w:rFonts w:ascii="Times New Roman" w:hAnsi="Times New Roman" w:cs="Times New Roman"/>
          <w:sz w:val="24"/>
          <w:szCs w:val="24"/>
        </w:rPr>
        <w:t xml:space="preserve"> divergence of the sample for which we assessed genome-wide discordance</w:t>
      </w:r>
      <w:r w:rsidR="00D526C2">
        <w:rPr>
          <w:rFonts w:ascii="Times New Roman" w:hAnsi="Times New Roman" w:cs="Times New Roman"/>
          <w:sz w:val="24"/>
          <w:szCs w:val="24"/>
        </w:rPr>
        <w:t>,</w:t>
      </w:r>
      <w:r w:rsidR="00300B97">
        <w:rPr>
          <w:rFonts w:ascii="Times New Roman" w:hAnsi="Times New Roman" w:cs="Times New Roman"/>
          <w:sz w:val="24"/>
          <w:szCs w:val="24"/>
        </w:rPr>
        <w:t xml:space="preserve"> so the level of large structural variation present among them should give us an idea of the amount of ancestral variation in our sample. </w:t>
      </w:r>
      <w:r>
        <w:rPr>
          <w:rFonts w:ascii="Times New Roman" w:hAnsi="Times New Roman" w:cs="Times New Roman"/>
          <w:sz w:val="24"/>
          <w:szCs w:val="24"/>
        </w:rPr>
        <w:t>T</w:t>
      </w:r>
      <w:r w:rsidR="00300B97">
        <w:rPr>
          <w:rFonts w:ascii="Times New Roman" w:hAnsi="Times New Roman" w:cs="Times New Roman"/>
          <w:sz w:val="24"/>
          <w:szCs w:val="24"/>
        </w:rPr>
        <w:t xml:space="preserve">he mouse and rat genomes </w:t>
      </w:r>
      <w:r>
        <w:rPr>
          <w:rFonts w:ascii="Times New Roman" w:hAnsi="Times New Roman" w:cs="Times New Roman"/>
          <w:sz w:val="24"/>
          <w:szCs w:val="24"/>
        </w:rPr>
        <w:t>we</w:t>
      </w:r>
      <w:r w:rsidR="00300B97">
        <w:rPr>
          <w:rFonts w:ascii="Times New Roman" w:hAnsi="Times New Roman" w:cs="Times New Roman"/>
          <w:sz w:val="24"/>
          <w:szCs w:val="24"/>
        </w:rPr>
        <w:t xml:space="preserve">re </w:t>
      </w:r>
      <w:r w:rsidR="00957370">
        <w:rPr>
          <w:rFonts w:ascii="Times New Roman" w:hAnsi="Times New Roman" w:cs="Times New Roman"/>
          <w:sz w:val="24"/>
          <w:szCs w:val="24"/>
        </w:rPr>
        <w:t>mostly</w:t>
      </w:r>
      <w:r w:rsidR="00300B97">
        <w:rPr>
          <w:rFonts w:ascii="Times New Roman" w:hAnsi="Times New Roman" w:cs="Times New Roman"/>
          <w:sz w:val="24"/>
          <w:szCs w:val="24"/>
        </w:rPr>
        <w:t xml:space="preserve"> co-linear for </w:t>
      </w:r>
      <w:r w:rsidR="00224BB8">
        <w:rPr>
          <w:rFonts w:ascii="Times New Roman" w:hAnsi="Times New Roman" w:cs="Times New Roman"/>
          <w:sz w:val="24"/>
          <w:szCs w:val="24"/>
        </w:rPr>
        <w:t>large, aligned</w:t>
      </w:r>
      <w:r w:rsidR="00300B97">
        <w:rPr>
          <w:rFonts w:ascii="Times New Roman" w:hAnsi="Times New Roman" w:cs="Times New Roman"/>
          <w:sz w:val="24"/>
          <w:szCs w:val="24"/>
        </w:rPr>
        <w:t xml:space="preserve"> chunks, with large translocations and inversions on mouse chromosomes 5, 8, 10,</w:t>
      </w:r>
      <w:r w:rsidR="007222D5">
        <w:rPr>
          <w:rFonts w:ascii="Times New Roman" w:hAnsi="Times New Roman" w:cs="Times New Roman"/>
          <w:sz w:val="24"/>
          <w:szCs w:val="24"/>
        </w:rPr>
        <w:t xml:space="preserve"> </w:t>
      </w:r>
      <w:r w:rsidR="00300B97">
        <w:rPr>
          <w:rFonts w:ascii="Times New Roman" w:hAnsi="Times New Roman" w:cs="Times New Roman"/>
          <w:sz w:val="24"/>
          <w:szCs w:val="24"/>
        </w:rPr>
        <w:t>13</w:t>
      </w:r>
      <w:r w:rsidR="007222D5">
        <w:rPr>
          <w:rFonts w:ascii="Times New Roman" w:hAnsi="Times New Roman" w:cs="Times New Roman"/>
          <w:sz w:val="24"/>
          <w:szCs w:val="24"/>
        </w:rPr>
        <w:t>, and 16</w:t>
      </w:r>
      <w:r w:rsidR="00300B97">
        <w:rPr>
          <w:rFonts w:ascii="Times New Roman" w:hAnsi="Times New Roman" w:cs="Times New Roman"/>
          <w:sz w:val="24"/>
          <w:szCs w:val="24"/>
        </w:rPr>
        <w:t xml:space="preserve"> (Fig. </w:t>
      </w:r>
      <w:r w:rsidR="002C0946">
        <w:rPr>
          <w:rFonts w:ascii="Times New Roman" w:hAnsi="Times New Roman" w:cs="Times New Roman"/>
          <w:sz w:val="24"/>
          <w:szCs w:val="24"/>
        </w:rPr>
        <w:t>S6</w:t>
      </w:r>
      <w:r w:rsidR="00300B97">
        <w:rPr>
          <w:rFonts w:ascii="Times New Roman" w:hAnsi="Times New Roman" w:cs="Times New Roman"/>
          <w:sz w:val="24"/>
          <w:szCs w:val="24"/>
        </w:rPr>
        <w:t xml:space="preserve">). We also observe large-scale inversions on chromosome 16. </w:t>
      </w:r>
      <w:r w:rsidR="00A709D0">
        <w:rPr>
          <w:rFonts w:ascii="Times New Roman" w:hAnsi="Times New Roman" w:cs="Times New Roman"/>
          <w:sz w:val="24"/>
          <w:szCs w:val="24"/>
        </w:rPr>
        <w:t>We f</w:t>
      </w:r>
      <w:r w:rsidR="00696496">
        <w:rPr>
          <w:rFonts w:ascii="Times New Roman" w:hAnsi="Times New Roman" w:cs="Times New Roman"/>
          <w:sz w:val="24"/>
          <w:szCs w:val="24"/>
        </w:rPr>
        <w:t>ou</w:t>
      </w:r>
      <w:r w:rsidR="00A709D0">
        <w:rPr>
          <w:rFonts w:ascii="Times New Roman" w:hAnsi="Times New Roman" w:cs="Times New Roman"/>
          <w:sz w:val="24"/>
          <w:szCs w:val="24"/>
        </w:rPr>
        <w:t xml:space="preserve">nd that, while most chromosomes </w:t>
      </w:r>
      <w:r w:rsidR="00CB787E">
        <w:rPr>
          <w:rFonts w:ascii="Times New Roman" w:hAnsi="Times New Roman" w:cs="Times New Roman"/>
          <w:sz w:val="24"/>
          <w:szCs w:val="24"/>
        </w:rPr>
        <w:t xml:space="preserve">were co-linear </w:t>
      </w:r>
      <w:r w:rsidR="00A709D0">
        <w:rPr>
          <w:rFonts w:ascii="Times New Roman" w:hAnsi="Times New Roman" w:cs="Times New Roman"/>
          <w:sz w:val="24"/>
          <w:szCs w:val="24"/>
        </w:rPr>
        <w:t xml:space="preserve">between mouse and rat, the </w:t>
      </w:r>
      <w:r w:rsidR="00CB787E">
        <w:rPr>
          <w:rFonts w:ascii="Times New Roman" w:hAnsi="Times New Roman" w:cs="Times New Roman"/>
          <w:sz w:val="24"/>
          <w:szCs w:val="24"/>
        </w:rPr>
        <w:t xml:space="preserve">average </w:t>
      </w:r>
      <w:r w:rsidR="00A709D0">
        <w:rPr>
          <w:rFonts w:ascii="Times New Roman" w:hAnsi="Times New Roman" w:cs="Times New Roman"/>
          <w:sz w:val="24"/>
          <w:szCs w:val="24"/>
        </w:rPr>
        <w:t xml:space="preserve">size of the </w:t>
      </w:r>
      <w:commentRangeStart w:id="76"/>
      <w:r w:rsidR="00BF08A1">
        <w:rPr>
          <w:rFonts w:ascii="Times New Roman" w:hAnsi="Times New Roman" w:cs="Times New Roman"/>
          <w:sz w:val="24"/>
          <w:szCs w:val="24"/>
        </w:rPr>
        <w:t>307</w:t>
      </w:r>
      <w:r w:rsidR="00A709D0">
        <w:rPr>
          <w:rFonts w:ascii="Times New Roman" w:hAnsi="Times New Roman" w:cs="Times New Roman"/>
          <w:sz w:val="24"/>
          <w:szCs w:val="24"/>
        </w:rPr>
        <w:t>,</w:t>
      </w:r>
      <w:commentRangeEnd w:id="76"/>
      <w:r w:rsidR="00BF08A1">
        <w:rPr>
          <w:rFonts w:ascii="Times New Roman" w:hAnsi="Times New Roman" w:cs="Times New Roman"/>
          <w:sz w:val="24"/>
          <w:szCs w:val="24"/>
        </w:rPr>
        <w:t xml:space="preserve">275 </w:t>
      </w:r>
      <w:r w:rsidR="00CB787E">
        <w:rPr>
          <w:rStyle w:val="CommentReference"/>
        </w:rPr>
        <w:commentReference w:id="76"/>
      </w:r>
      <w:r w:rsidR="00CB787E">
        <w:rPr>
          <w:rFonts w:ascii="Times New Roman" w:hAnsi="Times New Roman" w:cs="Times New Roman"/>
          <w:sz w:val="24"/>
          <w:szCs w:val="24"/>
        </w:rPr>
        <w:t xml:space="preserve">contiguously </w:t>
      </w:r>
      <w:r w:rsidR="00A709D0">
        <w:rPr>
          <w:rFonts w:ascii="Times New Roman" w:hAnsi="Times New Roman" w:cs="Times New Roman"/>
          <w:sz w:val="24"/>
          <w:szCs w:val="24"/>
        </w:rPr>
        <w:t xml:space="preserve">aligned chunks averages under 10 kb, </w:t>
      </w:r>
      <w:r w:rsidR="00A709D0">
        <w:rPr>
          <w:rFonts w:ascii="Times New Roman" w:hAnsi="Times New Roman" w:cs="Times New Roman"/>
          <w:sz w:val="24"/>
          <w:szCs w:val="24"/>
        </w:rPr>
        <w:lastRenderedPageBreak/>
        <w:t>with the average distance between aligned segments being between 2,380 bp on the mouse genome and 4</w:t>
      </w:r>
      <w:r w:rsidR="00CB787E">
        <w:rPr>
          <w:rFonts w:ascii="Times New Roman" w:hAnsi="Times New Roman" w:cs="Times New Roman"/>
          <w:sz w:val="24"/>
          <w:szCs w:val="24"/>
        </w:rPr>
        <w:t>,</w:t>
      </w:r>
      <w:r w:rsidR="00A709D0">
        <w:rPr>
          <w:rFonts w:ascii="Times New Roman" w:hAnsi="Times New Roman" w:cs="Times New Roman"/>
          <w:sz w:val="24"/>
          <w:szCs w:val="24"/>
        </w:rPr>
        <w:t>927 bp on the rat chromosome</w:t>
      </w:r>
      <w:r w:rsidR="009A1E00">
        <w:rPr>
          <w:rFonts w:ascii="Times New Roman" w:hAnsi="Times New Roman" w:cs="Times New Roman"/>
          <w:sz w:val="24"/>
          <w:szCs w:val="24"/>
        </w:rPr>
        <w:t xml:space="preserve"> (Fig. </w:t>
      </w:r>
      <w:r w:rsidR="002C0946">
        <w:rPr>
          <w:rFonts w:ascii="Times New Roman" w:hAnsi="Times New Roman" w:cs="Times New Roman"/>
          <w:sz w:val="24"/>
          <w:szCs w:val="24"/>
        </w:rPr>
        <w:t>S7</w:t>
      </w:r>
      <w:r w:rsidR="009A1E00">
        <w:rPr>
          <w:rFonts w:ascii="Times New Roman" w:hAnsi="Times New Roman" w:cs="Times New Roman"/>
          <w:sz w:val="24"/>
          <w:szCs w:val="24"/>
        </w:rPr>
        <w:t>)</w:t>
      </w:r>
      <w:r w:rsidR="00A709D0">
        <w:rPr>
          <w:rFonts w:ascii="Times New Roman" w:hAnsi="Times New Roman" w:cs="Times New Roman"/>
          <w:sz w:val="24"/>
          <w:szCs w:val="24"/>
        </w:rPr>
        <w:t xml:space="preserve">. This </w:t>
      </w:r>
      <w:r w:rsidR="00696496">
        <w:rPr>
          <w:rFonts w:ascii="Times New Roman" w:hAnsi="Times New Roman" w:cs="Times New Roman"/>
          <w:sz w:val="24"/>
          <w:szCs w:val="24"/>
        </w:rPr>
        <w:t xml:space="preserve">pattern presents </w:t>
      </w:r>
      <w:r w:rsidR="00A709D0">
        <w:rPr>
          <w:rFonts w:ascii="Times New Roman" w:hAnsi="Times New Roman" w:cs="Times New Roman"/>
          <w:sz w:val="24"/>
          <w:szCs w:val="24"/>
        </w:rPr>
        <w:t xml:space="preserve">two major </w:t>
      </w:r>
      <w:r w:rsidR="00696496">
        <w:rPr>
          <w:rFonts w:ascii="Times New Roman" w:hAnsi="Times New Roman" w:cs="Times New Roman"/>
          <w:sz w:val="24"/>
          <w:szCs w:val="24"/>
        </w:rPr>
        <w:t xml:space="preserve">implications </w:t>
      </w:r>
      <w:r w:rsidR="00A709D0">
        <w:rPr>
          <w:rFonts w:ascii="Times New Roman" w:hAnsi="Times New Roman" w:cs="Times New Roman"/>
          <w:sz w:val="24"/>
          <w:szCs w:val="24"/>
        </w:rPr>
        <w:t xml:space="preserve">for our </w:t>
      </w:r>
      <w:r w:rsidR="00696496">
        <w:rPr>
          <w:rFonts w:ascii="Times New Roman" w:hAnsi="Times New Roman" w:cs="Times New Roman"/>
          <w:sz w:val="24"/>
          <w:szCs w:val="24"/>
        </w:rPr>
        <w:t xml:space="preserve">analyses. First, we </w:t>
      </w:r>
      <w:r w:rsidR="00AB65E3">
        <w:rPr>
          <w:rFonts w:ascii="Times New Roman" w:hAnsi="Times New Roman" w:cs="Times New Roman"/>
          <w:sz w:val="24"/>
          <w:szCs w:val="24"/>
        </w:rPr>
        <w:t>could not</w:t>
      </w:r>
      <w:r w:rsidR="00A709D0">
        <w:rPr>
          <w:rFonts w:ascii="Times New Roman" w:hAnsi="Times New Roman" w:cs="Times New Roman"/>
          <w:sz w:val="24"/>
          <w:szCs w:val="24"/>
        </w:rPr>
        <w:t xml:space="preserve"> transpos</w:t>
      </w:r>
      <w:r w:rsidR="00696496">
        <w:rPr>
          <w:rFonts w:ascii="Times New Roman" w:hAnsi="Times New Roman" w:cs="Times New Roman"/>
          <w:sz w:val="24"/>
          <w:szCs w:val="24"/>
        </w:rPr>
        <w:t>e</w:t>
      </w:r>
      <w:r w:rsidR="00A709D0">
        <w:rPr>
          <w:rFonts w:ascii="Times New Roman" w:hAnsi="Times New Roman" w:cs="Times New Roman"/>
          <w:sz w:val="24"/>
          <w:szCs w:val="24"/>
        </w:rPr>
        <w:t xml:space="preserve"> the coordinate system from mouse to rat with enough resolution to use genetic maps from rat</w:t>
      </w:r>
      <w:r w:rsidR="00696496">
        <w:rPr>
          <w:rFonts w:ascii="Times New Roman" w:hAnsi="Times New Roman" w:cs="Times New Roman"/>
          <w:sz w:val="24"/>
          <w:szCs w:val="24"/>
        </w:rPr>
        <w:t xml:space="preserve">. Second, </w:t>
      </w:r>
      <w:r w:rsidR="00A709D0">
        <w:rPr>
          <w:rFonts w:ascii="Times New Roman" w:hAnsi="Times New Roman" w:cs="Times New Roman"/>
          <w:sz w:val="24"/>
          <w:szCs w:val="24"/>
        </w:rPr>
        <w:t xml:space="preserve">most other structural variation in our sample </w:t>
      </w:r>
      <w:r w:rsidR="00696496">
        <w:rPr>
          <w:rFonts w:ascii="Times New Roman" w:hAnsi="Times New Roman" w:cs="Times New Roman"/>
          <w:sz w:val="24"/>
          <w:szCs w:val="24"/>
        </w:rPr>
        <w:t xml:space="preserve">appears </w:t>
      </w:r>
      <w:r w:rsidR="00A709D0">
        <w:rPr>
          <w:rFonts w:ascii="Times New Roman" w:hAnsi="Times New Roman" w:cs="Times New Roman"/>
          <w:sz w:val="24"/>
          <w:szCs w:val="24"/>
        </w:rPr>
        <w:t>likely</w:t>
      </w:r>
      <w:r w:rsidR="00696496">
        <w:rPr>
          <w:rFonts w:ascii="Times New Roman" w:hAnsi="Times New Roman" w:cs="Times New Roman"/>
          <w:sz w:val="24"/>
          <w:szCs w:val="24"/>
        </w:rPr>
        <w:t xml:space="preserve"> to be</w:t>
      </w:r>
      <w:r w:rsidR="00A709D0">
        <w:rPr>
          <w:rFonts w:ascii="Times New Roman" w:hAnsi="Times New Roman" w:cs="Times New Roman"/>
          <w:sz w:val="24"/>
          <w:szCs w:val="24"/>
        </w:rPr>
        <w:t xml:space="preserve"> small insertions of transposable elements (</w:t>
      </w:r>
      <w:r w:rsidR="00CB787E">
        <w:rPr>
          <w:rFonts w:ascii="Times New Roman" w:hAnsi="Times New Roman" w:cs="Times New Roman"/>
          <w:sz w:val="24"/>
          <w:szCs w:val="24"/>
        </w:rPr>
        <w:t xml:space="preserve">e.g., </w:t>
      </w:r>
      <w:r w:rsidR="00A709D0">
        <w:rPr>
          <w:rFonts w:ascii="Times New Roman" w:hAnsi="Times New Roman" w:cs="Times New Roman"/>
          <w:sz w:val="24"/>
          <w:szCs w:val="24"/>
        </w:rPr>
        <w:t>SINE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C75391">
        <w:rPr>
          <w:rFonts w:ascii="Times New Roman" w:hAnsi="Times New Roman" w:cs="Times New Roman"/>
          <w:sz w:val="24"/>
          <w:szCs w:val="24"/>
        </w:rPr>
        <w:t>150-</w:t>
      </w:r>
      <w:r w:rsidR="00A709D0">
        <w:rPr>
          <w:rFonts w:ascii="Times New Roman" w:hAnsi="Times New Roman" w:cs="Times New Roman"/>
          <w:sz w:val="24"/>
          <w:szCs w:val="24"/>
        </w:rPr>
        <w:t>500 bp</w:t>
      </w:r>
      <w:r w:rsidR="00CB787E">
        <w:rPr>
          <w:rFonts w:ascii="Times New Roman" w:hAnsi="Times New Roman" w:cs="Times New Roman"/>
          <w:sz w:val="24"/>
          <w:szCs w:val="24"/>
        </w:rPr>
        <w:t>,</w:t>
      </w:r>
      <w:r w:rsidR="00A709D0">
        <w:rPr>
          <w:rFonts w:ascii="Times New Roman" w:hAnsi="Times New Roman" w:cs="Times New Roman"/>
          <w:sz w:val="24"/>
          <w:szCs w:val="24"/>
        </w:rPr>
        <w:t xml:space="preserve"> LINE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A709D0">
        <w:rPr>
          <w:rFonts w:ascii="Times New Roman" w:hAnsi="Times New Roman" w:cs="Times New Roman"/>
          <w:sz w:val="24"/>
          <w:szCs w:val="24"/>
        </w:rPr>
        <w:t>4</w:t>
      </w:r>
      <w:r w:rsidR="00C75391">
        <w:rPr>
          <w:rFonts w:ascii="Times New Roman" w:hAnsi="Times New Roman" w:cs="Times New Roman"/>
          <w:sz w:val="24"/>
          <w:szCs w:val="24"/>
        </w:rPr>
        <w:t>-7kb</w:t>
      </w:r>
      <w:r w:rsidR="00CB787E">
        <w:rPr>
          <w:rFonts w:ascii="Times New Roman" w:hAnsi="Times New Roman" w:cs="Times New Roman"/>
          <w:sz w:val="24"/>
          <w:szCs w:val="24"/>
        </w:rPr>
        <w:t>;</w:t>
      </w:r>
      <w:r w:rsidR="00A709D0">
        <w:rPr>
          <w:rFonts w:ascii="Times New Roman" w:hAnsi="Times New Roman" w:cs="Times New Roman"/>
          <w:sz w:val="24"/>
          <w:szCs w:val="24"/>
        </w:rPr>
        <w:t xml:space="preserve"> </w:t>
      </w:r>
      <w:r w:rsidR="00C6053D">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&lt;EndNote&gt;&lt;Cite&gt;&lt;Author&gt;Platt&lt;/Author&gt;&lt;Year&gt;2018&lt;/Year&gt;&lt;RecNum&gt;12&lt;/RecNum&gt;&lt;DisplayText&gt;(Platt, et al. 2018)&lt;/DisplayText&gt;&lt;record&gt;&lt;rec-number&gt;12&lt;/rec-number&gt;&lt;foreign-keys&gt;&lt;key app="EN" db-id="9052tpefp9dz96etwdpvz09jww9fetxvard9" timestamp="1693324410"&gt;12&lt;/key&gt;&lt;/foreign-keys&gt;&lt;ref-type name="Journal Article"&gt;17&lt;/ref-type&gt;&lt;contributors&gt;&lt;authors&gt;&lt;author&gt;Platt, R. N., 2nd&lt;/author&gt;&lt;author&gt;Vandewege, M. W.&lt;/author&gt;&lt;author&gt;Ray, D. A.&lt;/author&gt;&lt;/authors&gt;&lt;/contributors&gt;&lt;auth-address&gt;Department of Biological Sciences, Texas Tech University, Lubbock, TX, USA. neal.platt@gmail.com.&amp;#xD;Department of Biological Sciences, Texas Tech University, Lubbock, TX, USA.&lt;/auth-address&gt;&lt;titles&gt;&lt;title&gt;Mammalian transposable elements and their impacts on genome evolution&lt;/title&gt;&lt;secondary-title&gt;Chromosome Res&lt;/secondary-title&gt;&lt;/titles&gt;&lt;pages&gt;25-43&lt;/pages&gt;&lt;volume&gt;26&lt;/volume&gt;&lt;number&gt;1-2&lt;/number&gt;&lt;edition&gt;2018/02/03&lt;/edition&gt;&lt;keywords&gt;&lt;keyword&gt;Animals&lt;/keyword&gt;&lt;keyword&gt;DNA Transposable Elements/*genetics&lt;/keyword&gt;&lt;keyword&gt;*Evolution, Molecular&lt;/keyword&gt;&lt;keyword&gt;Genome/*genetics&lt;/keyword&gt;&lt;keyword&gt;Humans&lt;/keyword&gt;&lt;keyword&gt;Mammals/*genetics&lt;/keyword&gt;&lt;keyword&gt;Retroelements&lt;/keyword&gt;&lt;keyword&gt;Adaptation&lt;/keyword&gt;&lt;keyword&gt;Disease&lt;/keyword&gt;&lt;keyword&gt;Exaptation&lt;/keyword&gt;&lt;keyword&gt;Horizontal transfer&lt;/keyword&gt;&lt;keyword&gt;Mobile elements&lt;/keyword&gt;&lt;keyword&gt;Retrotransposons&lt;/keyword&gt;&lt;keyword&gt;TE defense&lt;/keyword&gt;&lt;keyword&gt;Transposons&lt;/keyword&gt;&lt;/keywords&gt;&lt;dates&gt;&lt;year&gt;2018&lt;/year&gt;&lt;pub-dates&gt;&lt;date&gt;Mar&lt;/date&gt;&lt;/pub-dates&gt;&lt;/dates&gt;&lt;isbn&gt;1573-6849 (Electronic)&amp;#xD;0967-3849 (Print)&amp;#xD;0967-3849 (Linking)&lt;/isbn&gt;&lt;accession-num&gt;29392473&lt;/accession-num&gt;&lt;urls&gt;&lt;related-urls&gt;&lt;url&gt;https://www.ncbi.nlm.nih.gov/pubmed/29392473&lt;/url&gt;&lt;/related-urls&gt;&lt;/urls&gt;&lt;custom2&gt;PMC5857283&lt;/custom2&gt;&lt;electronic-resource-num&gt;10.1007/s10577-017-9570-z&lt;/electronic-resource-num&gt;&lt;/record&gt;&lt;/Cite&gt;&lt;/EndNote&gt;</w:instrText>
      </w:r>
      <w:r w:rsidR="00C6053D">
        <w:rPr>
          <w:rFonts w:ascii="Times New Roman" w:hAnsi="Times New Roman" w:cs="Times New Roman"/>
          <w:sz w:val="24"/>
          <w:szCs w:val="24"/>
        </w:rPr>
        <w:fldChar w:fldCharType="separate"/>
      </w:r>
      <w:r w:rsidR="001B6D59">
        <w:rPr>
          <w:rFonts w:ascii="Times New Roman" w:hAnsi="Times New Roman" w:cs="Times New Roman"/>
          <w:noProof/>
          <w:sz w:val="24"/>
          <w:szCs w:val="24"/>
        </w:rPr>
        <w:t>(Platt, et al. 2018)</w:t>
      </w:r>
      <w:r w:rsidR="00C6053D">
        <w:rPr>
          <w:rFonts w:ascii="Times New Roman" w:hAnsi="Times New Roman" w:cs="Times New Roman"/>
          <w:sz w:val="24"/>
          <w:szCs w:val="24"/>
        </w:rPr>
        <w:fldChar w:fldCharType="end"/>
      </w:r>
      <w:r w:rsidR="00B4466B">
        <w:rPr>
          <w:rFonts w:ascii="Times New Roman" w:hAnsi="Times New Roman" w:cs="Times New Roman"/>
          <w:sz w:val="24"/>
          <w:szCs w:val="24"/>
        </w:rPr>
        <w:t>)</w:t>
      </w:r>
      <w:r w:rsidR="00A709D0">
        <w:rPr>
          <w:rFonts w:ascii="Times New Roman" w:hAnsi="Times New Roman" w:cs="Times New Roman"/>
          <w:sz w:val="24"/>
          <w:szCs w:val="24"/>
        </w:rPr>
        <w:t xml:space="preserve"> that should have a negligible effect on discordance analyses</w:t>
      </w:r>
      <w:r w:rsidR="003F7F8C">
        <w:rPr>
          <w:rFonts w:ascii="Times New Roman" w:hAnsi="Times New Roman" w:cs="Times New Roman"/>
          <w:sz w:val="24"/>
          <w:szCs w:val="24"/>
        </w:rPr>
        <w:t xml:space="preserve"> since our window size is much larger and we excluded windows that were made up of mostly repeats</w:t>
      </w:r>
      <w:r w:rsidR="00A709D0">
        <w:rPr>
          <w:rFonts w:ascii="Times New Roman" w:hAnsi="Times New Roman" w:cs="Times New Roman"/>
          <w:sz w:val="24"/>
          <w:szCs w:val="24"/>
        </w:rPr>
        <w:t>.</w:t>
      </w:r>
    </w:p>
    <w:p w14:paraId="773851A0" w14:textId="77777777" w:rsidR="00E474D8" w:rsidRPr="00031896" w:rsidRDefault="00E474D8" w:rsidP="005D3A4E">
      <w:pPr>
        <w:spacing w:after="0"/>
        <w:jc w:val="both"/>
        <w:rPr>
          <w:rFonts w:ascii="Times New Roman" w:hAnsi="Times New Roman" w:cs="Times New Roman"/>
          <w:sz w:val="24"/>
          <w:szCs w:val="24"/>
        </w:rPr>
      </w:pPr>
    </w:p>
    <w:p w14:paraId="6F46E0E6" w14:textId="1D5D29D1" w:rsidR="004C0F6A" w:rsidRDefault="00FD0B8D" w:rsidP="00F413E3">
      <w:pPr>
        <w:pStyle w:val="Heading2"/>
      </w:pPr>
      <w:r w:rsidRPr="00031896">
        <w:t xml:space="preserve">Discordance </w:t>
      </w:r>
      <w:r w:rsidR="00761992">
        <w:t>with</w:t>
      </w:r>
      <w:r w:rsidR="00761992" w:rsidRPr="00031896">
        <w:t xml:space="preserve"> </w:t>
      </w:r>
      <w:r w:rsidRPr="00031896">
        <w:t>recombination rate</w:t>
      </w:r>
      <w:r w:rsidR="00761992">
        <w:t xml:space="preserve"> and other genomic features</w:t>
      </w:r>
    </w:p>
    <w:p w14:paraId="57A4C311" w14:textId="71946EE6" w:rsidR="00653871" w:rsidRPr="00031896" w:rsidRDefault="00AD773B" w:rsidP="00F413E3">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Using markers from </w:t>
      </w:r>
      <w:r w:rsidR="00761992">
        <w:rPr>
          <w:rFonts w:ascii="Times New Roman" w:hAnsi="Times New Roman" w:cs="Times New Roman"/>
          <w:sz w:val="24"/>
          <w:szCs w:val="24"/>
        </w:rPr>
        <w:t xml:space="preserve">genetic </w:t>
      </w:r>
      <w:r w:rsidRPr="00031896">
        <w:rPr>
          <w:rFonts w:ascii="Times New Roman" w:hAnsi="Times New Roman" w:cs="Times New Roman"/>
          <w:sz w:val="24"/>
          <w:szCs w:val="24"/>
        </w:rPr>
        <w:t>crosses</w:t>
      </w:r>
      <w:r w:rsidR="00761992">
        <w:rPr>
          <w:rFonts w:ascii="Times New Roman" w:hAnsi="Times New Roman" w:cs="Times New Roman"/>
          <w:sz w:val="24"/>
          <w:szCs w:val="24"/>
        </w:rPr>
        <w:t xml:space="preserve"> within</w:t>
      </w:r>
      <w:r w:rsidR="006F4021">
        <w:rPr>
          <w:rFonts w:ascii="Times New Roman" w:hAnsi="Times New Roman" w:cs="Times New Roman"/>
          <w:sz w:val="24"/>
          <w:szCs w:val="24"/>
        </w:rPr>
        <w:t xml:space="preserve"> </w:t>
      </w:r>
      <w:r w:rsidR="006F4021">
        <w:rPr>
          <w:rFonts w:ascii="Times New Roman" w:hAnsi="Times New Roman" w:cs="Times New Roman"/>
          <w:i/>
          <w:iCs/>
          <w:sz w:val="24"/>
          <w:szCs w:val="24"/>
        </w:rPr>
        <w:t xml:space="preserve">M. </w:t>
      </w:r>
      <w:r w:rsidR="006808EB" w:rsidRPr="00D22A5C">
        <w:rPr>
          <w:rFonts w:ascii="Times New Roman" w:hAnsi="Times New Roman" w:cs="Times New Roman"/>
          <w:i/>
          <w:iCs/>
          <w:sz w:val="24"/>
          <w:szCs w:val="24"/>
        </w:rPr>
        <w:t>musculus</w:t>
      </w:r>
      <w:r w:rsidR="009E6094" w:rsidRPr="009E6094">
        <w:rPr>
          <w:rFonts w:ascii="Times New Roman" w:hAnsi="Times New Roman" w:cs="Times New Roman"/>
          <w:sz w:val="24"/>
          <w:szCs w:val="24"/>
        </w:rPr>
        <w:t xml:space="preserve"> </w: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D6070">
        <w:rPr>
          <w:rFonts w:ascii="Times New Roman" w:hAnsi="Times New Roman" w:cs="Times New Roman"/>
          <w:sz w:val="24"/>
          <w:szCs w:val="24"/>
        </w:rPr>
      </w:r>
      <w:r w:rsidR="00AD6070">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sidR="00AD6070">
        <w:rPr>
          <w:rFonts w:ascii="Times New Roman" w:hAnsi="Times New Roman" w:cs="Times New Roman"/>
          <w:sz w:val="24"/>
          <w:szCs w:val="24"/>
        </w:rPr>
        <w:fldChar w:fldCharType="end"/>
      </w:r>
      <w:r w:rsidR="00AD6070">
        <w:rPr>
          <w:rFonts w:ascii="Times New Roman" w:hAnsi="Times New Roman" w:cs="Times New Roman"/>
          <w:sz w:val="24"/>
          <w:szCs w:val="24"/>
        </w:rPr>
        <w:t xml:space="preserve"> </w:t>
      </w:r>
      <w:r w:rsidRPr="00031896">
        <w:rPr>
          <w:rFonts w:ascii="Times New Roman" w:hAnsi="Times New Roman" w:cs="Times New Roman"/>
          <w:sz w:val="24"/>
          <w:szCs w:val="24"/>
        </w:rPr>
        <w:t xml:space="preserve">we examined whether </w:t>
      </w:r>
      <w:r w:rsidR="006808EB">
        <w:rPr>
          <w:rFonts w:ascii="Times New Roman" w:hAnsi="Times New Roman" w:cs="Times New Roman"/>
          <w:sz w:val="24"/>
          <w:szCs w:val="24"/>
        </w:rPr>
        <w:t>regions</w:t>
      </w:r>
      <w:r w:rsidR="006808EB"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high recombination </w:t>
      </w:r>
      <w:r w:rsidR="00761992">
        <w:rPr>
          <w:rFonts w:ascii="Times New Roman" w:hAnsi="Times New Roman" w:cs="Times New Roman"/>
          <w:sz w:val="24"/>
          <w:szCs w:val="24"/>
        </w:rPr>
        <w:t xml:space="preserve">also </w:t>
      </w:r>
      <w:r w:rsidRPr="00031896">
        <w:rPr>
          <w:rFonts w:ascii="Times New Roman" w:hAnsi="Times New Roman" w:cs="Times New Roman"/>
          <w:sz w:val="24"/>
          <w:szCs w:val="24"/>
        </w:rPr>
        <w:t>show</w:t>
      </w:r>
      <w:r w:rsidR="00761992">
        <w:rPr>
          <w:rFonts w:ascii="Times New Roman" w:hAnsi="Times New Roman" w:cs="Times New Roman"/>
          <w:sz w:val="24"/>
          <w:szCs w:val="24"/>
        </w:rPr>
        <w:t>ed</w:t>
      </w:r>
      <w:r w:rsidRPr="00031896">
        <w:rPr>
          <w:rFonts w:ascii="Times New Roman" w:hAnsi="Times New Roman" w:cs="Times New Roman"/>
          <w:sz w:val="24"/>
          <w:szCs w:val="24"/>
        </w:rPr>
        <w:t xml:space="preserve"> more phylogenetic discordance</w:t>
      </w:r>
      <w:r w:rsidR="00761992">
        <w:rPr>
          <w:rFonts w:ascii="Times New Roman" w:hAnsi="Times New Roman" w:cs="Times New Roman"/>
          <w:sz w:val="24"/>
          <w:szCs w:val="24"/>
        </w:rPr>
        <w:t xml:space="preserve"> over short genetic distances</w:t>
      </w:r>
      <w:r w:rsidRPr="00031896">
        <w:rPr>
          <w:rFonts w:ascii="Times New Roman" w:hAnsi="Times New Roman" w:cs="Times New Roman"/>
          <w:sz w:val="24"/>
          <w:szCs w:val="24"/>
        </w:rPr>
        <w:t xml:space="preserve"> </w:t>
      </w:r>
      <w:r w:rsidR="00696496">
        <w:rPr>
          <w:rFonts w:ascii="Times New Roman" w:hAnsi="Times New Roman" w:cs="Times New Roman"/>
          <w:sz w:val="24"/>
          <w:szCs w:val="24"/>
        </w:rPr>
        <w:t>when compared to</w:t>
      </w:r>
      <w:r w:rsidR="00696496" w:rsidRPr="00031896">
        <w:rPr>
          <w:rFonts w:ascii="Times New Roman" w:hAnsi="Times New Roman" w:cs="Times New Roman"/>
          <w:sz w:val="24"/>
          <w:szCs w:val="24"/>
        </w:rPr>
        <w:t xml:space="preserve"> </w:t>
      </w:r>
      <w:r w:rsidR="00761992">
        <w:rPr>
          <w:rFonts w:ascii="Times New Roman" w:hAnsi="Times New Roman" w:cs="Times New Roman"/>
          <w:sz w:val="24"/>
          <w:szCs w:val="24"/>
        </w:rPr>
        <w:t>regions</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low recombination. </w:t>
      </w:r>
      <w:r w:rsidRPr="002A1C50">
        <w:rPr>
          <w:rFonts w:ascii="Times New Roman" w:hAnsi="Times New Roman" w:cs="Times New Roman"/>
          <w:sz w:val="24"/>
          <w:szCs w:val="24"/>
        </w:rPr>
        <w:t>Specifically</w:t>
      </w:r>
      <w:r w:rsidRPr="00031896">
        <w:rPr>
          <w:rFonts w:ascii="Times New Roman" w:hAnsi="Times New Roman" w:cs="Times New Roman"/>
          <w:sz w:val="24"/>
          <w:szCs w:val="24"/>
        </w:rPr>
        <w:t>, we calculated</w:t>
      </w:r>
      <w:r w:rsidR="00A71E5D">
        <w:rPr>
          <w:rFonts w:ascii="Times New Roman" w:hAnsi="Times New Roman" w:cs="Times New Roman"/>
          <w:sz w:val="24"/>
          <w:szCs w:val="24"/>
        </w:rPr>
        <w:t xml:space="preserve"> recombination rate</w:t>
      </w:r>
      <w:r w:rsidR="00696496">
        <w:rPr>
          <w:rFonts w:ascii="Times New Roman" w:hAnsi="Times New Roman" w:cs="Times New Roman"/>
          <w:sz w:val="24"/>
          <w:szCs w:val="24"/>
        </w:rPr>
        <w:t xml:space="preserve">s within </w:t>
      </w:r>
      <w:r w:rsidR="00696496" w:rsidRPr="00031896">
        <w:rPr>
          <w:rFonts w:ascii="Times New Roman" w:hAnsi="Times New Roman" w:cs="Times New Roman"/>
          <w:sz w:val="24"/>
          <w:szCs w:val="24"/>
        </w:rPr>
        <w:t>5</w:t>
      </w:r>
      <w:r w:rsidR="00696496">
        <w:rPr>
          <w:rFonts w:ascii="Times New Roman" w:hAnsi="Times New Roman" w:cs="Times New Roman"/>
          <w:sz w:val="24"/>
          <w:szCs w:val="24"/>
        </w:rPr>
        <w:t xml:space="preserve"> </w:t>
      </w:r>
      <w:r w:rsidR="00696496" w:rsidRPr="00031896">
        <w:rPr>
          <w:rFonts w:ascii="Times New Roman" w:hAnsi="Times New Roman" w:cs="Times New Roman"/>
          <w:sz w:val="24"/>
          <w:szCs w:val="24"/>
        </w:rPr>
        <w:t>Mb window</w:t>
      </w:r>
      <w:r w:rsidR="00696496">
        <w:rPr>
          <w:rFonts w:ascii="Times New Roman" w:hAnsi="Times New Roman" w:cs="Times New Roman"/>
          <w:sz w:val="24"/>
          <w:szCs w:val="24"/>
        </w:rPr>
        <w:t>s</w:t>
      </w:r>
      <w:r w:rsidR="00A71E5D">
        <w:rPr>
          <w:rFonts w:ascii="Times New Roman" w:hAnsi="Times New Roman" w:cs="Times New Roman"/>
          <w:sz w:val="24"/>
          <w:szCs w:val="24"/>
        </w:rPr>
        <w:t xml:space="preserve"> </w:t>
      </w:r>
      <w:r w:rsidR="006A7AC9">
        <w:rPr>
          <w:rFonts w:ascii="Times New Roman" w:hAnsi="Times New Roman" w:cs="Times New Roman"/>
          <w:sz w:val="24"/>
          <w:szCs w:val="24"/>
        </w:rPr>
        <w:t xml:space="preserve">(Fig. </w:t>
      </w:r>
      <w:r w:rsidR="00626A30">
        <w:rPr>
          <w:rFonts w:ascii="Times New Roman" w:hAnsi="Times New Roman" w:cs="Times New Roman"/>
          <w:sz w:val="24"/>
          <w:szCs w:val="24"/>
        </w:rPr>
        <w:t>S8</w:t>
      </w:r>
      <w:r w:rsidR="006A7AC9">
        <w:rPr>
          <w:rFonts w:ascii="Times New Roman" w:hAnsi="Times New Roman" w:cs="Times New Roman"/>
          <w:sz w:val="24"/>
          <w:szCs w:val="24"/>
        </w:rPr>
        <w:t>)</w:t>
      </w:r>
      <w:r w:rsidR="00696496">
        <w:rPr>
          <w:rFonts w:ascii="Times New Roman" w:hAnsi="Times New Roman" w:cs="Times New Roman"/>
          <w:sz w:val="24"/>
          <w:szCs w:val="24"/>
        </w:rPr>
        <w:t xml:space="preserve"> and then</w:t>
      </w:r>
      <w:r w:rsidRPr="00031896">
        <w:rPr>
          <w:rFonts w:ascii="Times New Roman" w:hAnsi="Times New Roman" w:cs="Times New Roman"/>
          <w:sz w:val="24"/>
          <w:szCs w:val="24"/>
        </w:rPr>
        <w:t xml:space="preserve"> measured tree similarity between the first and last 10</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kb window</w:t>
      </w:r>
      <w:r w:rsidR="00CC2409">
        <w:rPr>
          <w:rFonts w:ascii="Times New Roman" w:hAnsi="Times New Roman" w:cs="Times New Roman"/>
          <w:sz w:val="24"/>
          <w:szCs w:val="24"/>
        </w:rPr>
        <w:t xml:space="preserve">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3.0e-9;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0.99; </w:t>
      </w:r>
      <w:r w:rsidR="00CC2409">
        <w:rPr>
          <w:rFonts w:ascii="Times New Roman" w:hAnsi="Times New Roman" w:cs="Times New Roman"/>
          <w:sz w:val="24"/>
          <w:szCs w:val="24"/>
        </w:rPr>
        <w:t>Fig. 4A) and the rate at which tree similarity changes between the first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and every other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0.003;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0.11; </w:t>
      </w:r>
      <w:r w:rsidR="00CC2409">
        <w:rPr>
          <w:rFonts w:ascii="Times New Roman" w:hAnsi="Times New Roman" w:cs="Times New Roman"/>
          <w:sz w:val="24"/>
          <w:szCs w:val="24"/>
        </w:rPr>
        <w:t>Fig. 4B)</w:t>
      </w:r>
      <w:r w:rsidR="00D97F51" w:rsidRPr="00031896">
        <w:rPr>
          <w:rFonts w:ascii="Times New Roman" w:hAnsi="Times New Roman" w:cs="Times New Roman"/>
          <w:sz w:val="24"/>
          <w:szCs w:val="24"/>
        </w:rPr>
        <w:t xml:space="preserve">. </w:t>
      </w:r>
      <w:r w:rsidR="00761992">
        <w:rPr>
          <w:rFonts w:ascii="Times New Roman" w:hAnsi="Times New Roman" w:cs="Times New Roman"/>
          <w:sz w:val="24"/>
          <w:szCs w:val="24"/>
        </w:rPr>
        <w:t>Surprisingly, w</w:t>
      </w:r>
      <w:r w:rsidRPr="00031896">
        <w:rPr>
          <w:rFonts w:ascii="Times New Roman" w:hAnsi="Times New Roman" w:cs="Times New Roman"/>
          <w:sz w:val="24"/>
          <w:szCs w:val="24"/>
        </w:rPr>
        <w:t xml:space="preserve">e </w:t>
      </w:r>
      <w:r w:rsidR="00761992">
        <w:rPr>
          <w:rFonts w:ascii="Times New Roman" w:hAnsi="Times New Roman" w:cs="Times New Roman"/>
          <w:sz w:val="24"/>
          <w:szCs w:val="24"/>
        </w:rPr>
        <w:t>found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no relationship between </w:t>
      </w:r>
      <w:r w:rsidR="006969A5" w:rsidRPr="00031896">
        <w:rPr>
          <w:rFonts w:ascii="Times New Roman" w:hAnsi="Times New Roman" w:cs="Times New Roman"/>
          <w:sz w:val="24"/>
          <w:szCs w:val="24"/>
        </w:rPr>
        <w:t>tree similarity and recombination rate</w:t>
      </w:r>
      <w:r w:rsidR="00761992">
        <w:rPr>
          <w:rFonts w:ascii="Times New Roman" w:hAnsi="Times New Roman" w:cs="Times New Roman"/>
          <w:sz w:val="24"/>
          <w:szCs w:val="24"/>
        </w:rPr>
        <w:t>s measure</w:t>
      </w:r>
      <w:r w:rsidR="00D526C2">
        <w:rPr>
          <w:rFonts w:ascii="Times New Roman" w:hAnsi="Times New Roman" w:cs="Times New Roman"/>
          <w:sz w:val="24"/>
          <w:szCs w:val="24"/>
        </w:rPr>
        <w:t>d</w:t>
      </w:r>
      <w:r w:rsidR="00761992">
        <w:rPr>
          <w:rFonts w:ascii="Times New Roman" w:hAnsi="Times New Roman" w:cs="Times New Roman"/>
          <w:sz w:val="24"/>
          <w:szCs w:val="24"/>
        </w:rPr>
        <w:t xml:space="preserve"> at this scale</w:t>
      </w:r>
      <w:r w:rsidR="006969A5" w:rsidRPr="00031896">
        <w:rPr>
          <w:rFonts w:ascii="Times New Roman" w:hAnsi="Times New Roman" w:cs="Times New Roman"/>
          <w:sz w:val="24"/>
          <w:szCs w:val="24"/>
        </w:rPr>
        <w:t>.</w:t>
      </w:r>
      <w:r w:rsidR="00CC2409">
        <w:rPr>
          <w:rFonts w:ascii="Times New Roman" w:hAnsi="Times New Roman" w:cs="Times New Roman"/>
          <w:sz w:val="24"/>
          <w:szCs w:val="24"/>
        </w:rPr>
        <w:t xml:space="preserve"> </w:t>
      </w:r>
      <w:commentRangeStart w:id="77"/>
      <w:commentRangeStart w:id="78"/>
      <w:r w:rsidR="0043483E">
        <w:rPr>
          <w:rFonts w:ascii="Times New Roman" w:hAnsi="Times New Roman" w:cs="Times New Roman"/>
          <w:sz w:val="24"/>
          <w:szCs w:val="24"/>
        </w:rPr>
        <w:t xml:space="preserve">However, we did observe a slight positive correlation between </w:t>
      </w:r>
      <w:r w:rsidR="00CC2409">
        <w:rPr>
          <w:rFonts w:ascii="Times New Roman" w:hAnsi="Times New Roman" w:cs="Times New Roman"/>
          <w:sz w:val="24"/>
          <w:szCs w:val="24"/>
        </w:rPr>
        <w:t xml:space="preserve">recombination rate </w:t>
      </w:r>
      <w:r w:rsidR="0043483E">
        <w:rPr>
          <w:rFonts w:ascii="Times New Roman" w:hAnsi="Times New Roman" w:cs="Times New Roman"/>
          <w:sz w:val="24"/>
          <w:szCs w:val="24"/>
        </w:rPr>
        <w:t xml:space="preserve">and </w:t>
      </w:r>
      <w:r w:rsidR="005404E8">
        <w:rPr>
          <w:rFonts w:ascii="Times New Roman" w:hAnsi="Times New Roman" w:cs="Times New Roman"/>
          <w:sz w:val="24"/>
          <w:szCs w:val="24"/>
        </w:rPr>
        <w:t>dis</w:t>
      </w:r>
      <w:r w:rsidR="00CC2409">
        <w:rPr>
          <w:rFonts w:ascii="Times New Roman" w:hAnsi="Times New Roman" w:cs="Times New Roman"/>
          <w:sz w:val="24"/>
          <w:szCs w:val="24"/>
        </w:rPr>
        <w:t xml:space="preserve">similarity to the species tree </w:t>
      </w:r>
      <w:r w:rsidR="0043483E">
        <w:rPr>
          <w:rFonts w:ascii="Times New Roman" w:hAnsi="Times New Roman" w:cs="Times New Roman"/>
          <w:sz w:val="24"/>
          <w:szCs w:val="24"/>
        </w:rPr>
        <w:t>when</w:t>
      </w:r>
      <w:r w:rsidR="00CC2409">
        <w:rPr>
          <w:rFonts w:ascii="Times New Roman" w:hAnsi="Times New Roman" w:cs="Times New Roman"/>
          <w:sz w:val="24"/>
          <w:szCs w:val="24"/>
        </w:rPr>
        <w:t xml:space="preserve"> averaging </w:t>
      </w:r>
      <w:proofErr w:type="spellStart"/>
      <w:r w:rsidR="00CC2409">
        <w:rPr>
          <w:rFonts w:ascii="Times New Roman" w:hAnsi="Times New Roman" w:cs="Times New Roman"/>
          <w:sz w:val="24"/>
          <w:szCs w:val="24"/>
        </w:rPr>
        <w:t>wRF</w:t>
      </w:r>
      <w:proofErr w:type="spellEnd"/>
      <w:r w:rsidR="00CC2409">
        <w:rPr>
          <w:rFonts w:ascii="Times New Roman" w:hAnsi="Times New Roman" w:cs="Times New Roman"/>
          <w:sz w:val="24"/>
          <w:szCs w:val="24"/>
        </w:rPr>
        <w:t xml:space="preserve"> over all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trees within a 5</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 xml:space="preserve">Mb recombination window </w:t>
      </w:r>
      <w:commentRangeEnd w:id="77"/>
      <w:r w:rsidR="005404E8">
        <w:rPr>
          <w:rStyle w:val="CommentReference"/>
        </w:rPr>
        <w:commentReference w:id="77"/>
      </w:r>
      <w:commentRangeEnd w:id="78"/>
      <w:r w:rsidR="00BF08A1">
        <w:rPr>
          <w:rStyle w:val="CommentReference"/>
        </w:rPr>
        <w:commentReference w:id="78"/>
      </w:r>
      <w:r w:rsidR="00CC2409">
        <w:rPr>
          <w:rFonts w:ascii="Times New Roman" w:hAnsi="Times New Roman" w:cs="Times New Roman"/>
          <w:sz w:val="24"/>
          <w:szCs w:val="24"/>
        </w:rPr>
        <w:t>(</w:t>
      </w:r>
      <w:r w:rsidR="00235B87">
        <w:rPr>
          <w:rFonts w:ascii="Times New Roman" w:hAnsi="Times New Roman" w:cs="Times New Roman"/>
          <w:sz w:val="24"/>
          <w:szCs w:val="24"/>
        </w:rPr>
        <w:t>R</w:t>
      </w:r>
      <w:r w:rsidR="00235B87">
        <w:rPr>
          <w:rFonts w:ascii="Times New Roman" w:hAnsi="Times New Roman" w:cs="Times New Roman"/>
          <w:sz w:val="24"/>
          <w:szCs w:val="24"/>
          <w:vertAlign w:val="superscript"/>
        </w:rPr>
        <w:t>2</w:t>
      </w:r>
      <w:r w:rsidR="00235B87">
        <w:rPr>
          <w:rFonts w:ascii="Times New Roman" w:hAnsi="Times New Roman" w:cs="Times New Roman"/>
          <w:sz w:val="24"/>
          <w:szCs w:val="24"/>
        </w:rPr>
        <w:t xml:space="preserve"> = 0.05; </w:t>
      </w:r>
      <w:r w:rsidR="00235B87">
        <w:rPr>
          <w:rFonts w:ascii="Times New Roman" w:hAnsi="Times New Roman" w:cs="Times New Roman"/>
          <w:i/>
          <w:iCs/>
          <w:sz w:val="24"/>
          <w:szCs w:val="24"/>
        </w:rPr>
        <w:t>p</w:t>
      </w:r>
      <w:r w:rsidR="00235B87">
        <w:rPr>
          <w:rFonts w:ascii="Times New Roman" w:hAnsi="Times New Roman" w:cs="Times New Roman"/>
          <w:sz w:val="24"/>
          <w:szCs w:val="24"/>
        </w:rPr>
        <w:t xml:space="preserve"> = 7.6e-8; </w:t>
      </w:r>
      <w:r w:rsidR="00CC2409">
        <w:rPr>
          <w:rFonts w:ascii="Times New Roman" w:hAnsi="Times New Roman" w:cs="Times New Roman"/>
          <w:sz w:val="24"/>
          <w:szCs w:val="24"/>
        </w:rPr>
        <w:t xml:space="preserve">Fig. 4C). </w:t>
      </w:r>
      <w:r w:rsidR="00E6507A">
        <w:rPr>
          <w:rFonts w:ascii="Times New Roman" w:hAnsi="Times New Roman" w:cs="Times New Roman"/>
          <w:sz w:val="24"/>
          <w:szCs w:val="24"/>
        </w:rPr>
        <w:t xml:space="preserve">We </w:t>
      </w:r>
      <w:r w:rsidR="00CC2409">
        <w:rPr>
          <w:rFonts w:ascii="Times New Roman" w:hAnsi="Times New Roman" w:cs="Times New Roman"/>
          <w:sz w:val="24"/>
          <w:szCs w:val="24"/>
        </w:rPr>
        <w:t>also examine</w:t>
      </w:r>
      <w:r w:rsidR="00751B61">
        <w:rPr>
          <w:rFonts w:ascii="Times New Roman" w:hAnsi="Times New Roman" w:cs="Times New Roman"/>
          <w:sz w:val="24"/>
          <w:szCs w:val="24"/>
        </w:rPr>
        <w:t>d</w:t>
      </w:r>
      <w:r w:rsidR="00E6507A">
        <w:rPr>
          <w:rFonts w:ascii="Times New Roman" w:hAnsi="Times New Roman" w:cs="Times New Roman"/>
          <w:sz w:val="24"/>
          <w:szCs w:val="24"/>
        </w:rPr>
        <w:t xml:space="preserve"> regions of the genome centered on recombination hotspots identified in </w:t>
      </w:r>
      <w:r w:rsidR="00E6507A">
        <w:rPr>
          <w:rFonts w:ascii="Times New Roman" w:hAnsi="Times New Roman" w:cs="Times New Roman"/>
          <w:i/>
          <w:iCs/>
          <w:sz w:val="24"/>
          <w:szCs w:val="24"/>
        </w:rPr>
        <w:t>M. musculus</w:t>
      </w:r>
      <w:r w:rsidR="00200A45">
        <w:rPr>
          <w:rFonts w:ascii="Times New Roman" w:hAnsi="Times New Roman" w:cs="Times New Roman"/>
          <w:i/>
          <w:iCs/>
          <w:sz w:val="24"/>
          <w:szCs w:val="24"/>
        </w:rPr>
        <w:t xml:space="preserve"> </w:t>
      </w:r>
      <w:r w:rsidR="00751B61" w:rsidRPr="00751B61">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751B61" w:rsidRPr="00751B61">
        <w:rPr>
          <w:rFonts w:ascii="Times New Roman" w:hAnsi="Times New Roman" w:cs="Times New Roman"/>
          <w:sz w:val="24"/>
          <w:szCs w:val="24"/>
        </w:rPr>
      </w:r>
      <w:r w:rsidR="00751B61" w:rsidRPr="00751B61">
        <w:rPr>
          <w:rFonts w:ascii="Times New Roman" w:hAnsi="Times New Roman" w:cs="Times New Roman"/>
          <w:sz w:val="24"/>
          <w:szCs w:val="24"/>
        </w:rPr>
        <w:fldChar w:fldCharType="separate"/>
      </w:r>
      <w:r w:rsidR="001B6D59">
        <w:rPr>
          <w:rFonts w:ascii="Times New Roman" w:hAnsi="Times New Roman" w:cs="Times New Roman"/>
          <w:noProof/>
          <w:sz w:val="24"/>
          <w:szCs w:val="24"/>
        </w:rPr>
        <w:t>(Smagulova, et al. 2011)</w:t>
      </w:r>
      <w:r w:rsidR="00751B61" w:rsidRPr="00751B61">
        <w:rPr>
          <w:rFonts w:ascii="Times New Roman" w:hAnsi="Times New Roman" w:cs="Times New Roman"/>
          <w:sz w:val="24"/>
          <w:szCs w:val="24"/>
        </w:rPr>
        <w:fldChar w:fldCharType="end"/>
      </w:r>
      <w:r w:rsidR="00751B61">
        <w:rPr>
          <w:rFonts w:ascii="Times New Roman" w:hAnsi="Times New Roman" w:cs="Times New Roman"/>
          <w:sz w:val="24"/>
          <w:szCs w:val="24"/>
        </w:rPr>
        <w:t xml:space="preserve"> </w:t>
      </w:r>
      <w:r w:rsidR="00CC2409">
        <w:rPr>
          <w:rFonts w:ascii="Times New Roman" w:hAnsi="Times New Roman" w:cs="Times New Roman"/>
          <w:sz w:val="24"/>
          <w:szCs w:val="24"/>
        </w:rPr>
        <w:t>and f</w:t>
      </w:r>
      <w:r w:rsidR="0043483E">
        <w:rPr>
          <w:rFonts w:ascii="Times New Roman" w:hAnsi="Times New Roman" w:cs="Times New Roman"/>
          <w:sz w:val="24"/>
          <w:szCs w:val="24"/>
        </w:rPr>
        <w:t>ou</w:t>
      </w:r>
      <w:r w:rsidR="00CC2409">
        <w:rPr>
          <w:rFonts w:ascii="Times New Roman" w:hAnsi="Times New Roman" w:cs="Times New Roman"/>
          <w:sz w:val="24"/>
          <w:szCs w:val="24"/>
        </w:rPr>
        <w:t xml:space="preserve">nd that </w:t>
      </w:r>
      <w:r w:rsidR="00231CAE">
        <w:rPr>
          <w:rFonts w:ascii="Times New Roman" w:hAnsi="Times New Roman" w:cs="Times New Roman"/>
          <w:sz w:val="24"/>
          <w:szCs w:val="24"/>
        </w:rPr>
        <w:t xml:space="preserve">these regions </w:t>
      </w:r>
      <w:r w:rsidR="0043483E">
        <w:rPr>
          <w:rFonts w:ascii="Times New Roman" w:hAnsi="Times New Roman" w:cs="Times New Roman"/>
          <w:sz w:val="24"/>
          <w:szCs w:val="24"/>
        </w:rPr>
        <w:t>had</w:t>
      </w:r>
      <w:r w:rsidR="00200A45">
        <w:rPr>
          <w:rFonts w:ascii="Times New Roman" w:hAnsi="Times New Roman" w:cs="Times New Roman"/>
          <w:sz w:val="24"/>
          <w:szCs w:val="24"/>
        </w:rPr>
        <w:t xml:space="preserve"> significantly slower rate</w:t>
      </w:r>
      <w:r w:rsidR="0043483E">
        <w:rPr>
          <w:rFonts w:ascii="Times New Roman" w:hAnsi="Times New Roman" w:cs="Times New Roman"/>
          <w:sz w:val="24"/>
          <w:szCs w:val="24"/>
        </w:rPr>
        <w:t>s</w:t>
      </w:r>
      <w:r w:rsidR="00200A45">
        <w:rPr>
          <w:rFonts w:ascii="Times New Roman" w:hAnsi="Times New Roman" w:cs="Times New Roman"/>
          <w:sz w:val="24"/>
          <w:szCs w:val="24"/>
        </w:rPr>
        <w:t xml:space="preserve"> of decay in similarity over genomic distance compared to windows that </w:t>
      </w:r>
      <w:r w:rsidR="0043483E">
        <w:rPr>
          <w:rFonts w:ascii="Times New Roman" w:hAnsi="Times New Roman" w:cs="Times New Roman"/>
          <w:sz w:val="24"/>
          <w:szCs w:val="24"/>
        </w:rPr>
        <w:t>we</w:t>
      </w:r>
      <w:r w:rsidR="00200A45">
        <w:rPr>
          <w:rFonts w:ascii="Times New Roman" w:hAnsi="Times New Roman" w:cs="Times New Roman"/>
          <w:sz w:val="24"/>
          <w:szCs w:val="24"/>
        </w:rPr>
        <w:t>re not centered on hotspots (</w:t>
      </w:r>
      <w:r w:rsidR="00200A45" w:rsidRPr="00BF3D2B">
        <w:rPr>
          <w:rFonts w:ascii="Times New Roman" w:hAnsi="Times New Roman" w:cs="Times New Roman"/>
          <w:i/>
          <w:iCs/>
          <w:sz w:val="24"/>
          <w:szCs w:val="24"/>
        </w:rPr>
        <w:t>p</w:t>
      </w:r>
      <w:r w:rsidR="00200A45">
        <w:rPr>
          <w:rFonts w:ascii="Times New Roman" w:hAnsi="Times New Roman" w:cs="Times New Roman"/>
          <w:sz w:val="24"/>
          <w:szCs w:val="24"/>
        </w:rPr>
        <w:t xml:space="preserve"> = 0.019; </w:t>
      </w:r>
      <w:r w:rsidR="00200A45" w:rsidRPr="00BF3D2B">
        <w:rPr>
          <w:rFonts w:ascii="Times New Roman" w:hAnsi="Times New Roman" w:cs="Times New Roman"/>
          <w:sz w:val="24"/>
          <w:szCs w:val="24"/>
        </w:rPr>
        <w:t>Fig</w:t>
      </w:r>
      <w:r w:rsidR="00200A45">
        <w:rPr>
          <w:rFonts w:ascii="Times New Roman" w:hAnsi="Times New Roman" w:cs="Times New Roman"/>
          <w:sz w:val="24"/>
          <w:szCs w:val="24"/>
        </w:rPr>
        <w:t>. 5A)</w:t>
      </w:r>
      <w:r w:rsidR="0043483E">
        <w:rPr>
          <w:rFonts w:ascii="Times New Roman" w:hAnsi="Times New Roman" w:cs="Times New Roman"/>
          <w:sz w:val="24"/>
          <w:szCs w:val="24"/>
        </w:rPr>
        <w:t>,</w:t>
      </w:r>
      <w:r w:rsidR="00200A45">
        <w:rPr>
          <w:rFonts w:ascii="Times New Roman" w:hAnsi="Times New Roman" w:cs="Times New Roman"/>
          <w:sz w:val="24"/>
          <w:szCs w:val="24"/>
        </w:rPr>
        <w:t xml:space="preserve"> and </w:t>
      </w:r>
      <w:r w:rsidR="0043483E">
        <w:rPr>
          <w:rFonts w:ascii="Times New Roman" w:hAnsi="Times New Roman" w:cs="Times New Roman"/>
          <w:sz w:val="24"/>
          <w:szCs w:val="24"/>
        </w:rPr>
        <w:t xml:space="preserve">that </w:t>
      </w:r>
      <w:r w:rsidR="00200A45">
        <w:rPr>
          <w:rFonts w:ascii="Times New Roman" w:hAnsi="Times New Roman" w:cs="Times New Roman"/>
          <w:sz w:val="24"/>
          <w:szCs w:val="24"/>
        </w:rPr>
        <w:t xml:space="preserve">they </w:t>
      </w:r>
      <w:r w:rsidR="0043483E">
        <w:rPr>
          <w:rFonts w:ascii="Times New Roman" w:hAnsi="Times New Roman" w:cs="Times New Roman"/>
          <w:sz w:val="24"/>
          <w:szCs w:val="24"/>
        </w:rPr>
        <w:t>we</w:t>
      </w:r>
      <w:r w:rsidR="00200A45">
        <w:rPr>
          <w:rFonts w:ascii="Times New Roman" w:hAnsi="Times New Roman" w:cs="Times New Roman"/>
          <w:sz w:val="24"/>
          <w:szCs w:val="24"/>
        </w:rPr>
        <w:t xml:space="preserve">re also significantly </w:t>
      </w:r>
      <w:r w:rsidR="00AE5408">
        <w:rPr>
          <w:rFonts w:ascii="Times New Roman" w:hAnsi="Times New Roman" w:cs="Times New Roman"/>
          <w:sz w:val="24"/>
          <w:szCs w:val="24"/>
        </w:rPr>
        <w:t>more</w:t>
      </w:r>
      <w:r w:rsidR="00200A45">
        <w:rPr>
          <w:rFonts w:ascii="Times New Roman" w:hAnsi="Times New Roman" w:cs="Times New Roman"/>
          <w:sz w:val="24"/>
          <w:szCs w:val="24"/>
        </w:rPr>
        <w:t xml:space="preserve"> phylogenetically similar over short distances </w:t>
      </w:r>
      <w:r w:rsidR="006017A7">
        <w:rPr>
          <w:rFonts w:ascii="Times New Roman" w:hAnsi="Times New Roman" w:cs="Times New Roman"/>
          <w:sz w:val="24"/>
          <w:szCs w:val="24"/>
        </w:rPr>
        <w:t>(</w:t>
      </w:r>
      <w:r w:rsidR="00200A45" w:rsidRPr="00200A45">
        <w:rPr>
          <w:rFonts w:ascii="Times New Roman" w:hAnsi="Times New Roman" w:cs="Times New Roman"/>
          <w:i/>
          <w:iCs/>
          <w:sz w:val="24"/>
          <w:szCs w:val="24"/>
        </w:rPr>
        <w:t>p</w:t>
      </w:r>
      <w:r w:rsidR="00200A45">
        <w:rPr>
          <w:rFonts w:ascii="Times New Roman" w:hAnsi="Times New Roman" w:cs="Times New Roman"/>
          <w:sz w:val="24"/>
          <w:szCs w:val="24"/>
        </w:rPr>
        <w:t xml:space="preserve"> = 0.015</w:t>
      </w:r>
      <w:r w:rsidR="00235B87">
        <w:rPr>
          <w:rFonts w:ascii="Times New Roman" w:hAnsi="Times New Roman" w:cs="Times New Roman"/>
          <w:sz w:val="24"/>
          <w:szCs w:val="24"/>
        </w:rPr>
        <w:t>;</w:t>
      </w:r>
      <w:r w:rsidR="00200A45">
        <w:rPr>
          <w:rFonts w:ascii="Times New Roman" w:hAnsi="Times New Roman" w:cs="Times New Roman"/>
          <w:sz w:val="24"/>
          <w:szCs w:val="24"/>
        </w:rPr>
        <w:t xml:space="preserve"> </w:t>
      </w:r>
      <w:r w:rsidR="006017A7" w:rsidRPr="00200A45">
        <w:rPr>
          <w:rFonts w:ascii="Times New Roman" w:hAnsi="Times New Roman" w:cs="Times New Roman"/>
          <w:sz w:val="24"/>
          <w:szCs w:val="24"/>
        </w:rPr>
        <w:t>Fig</w:t>
      </w:r>
      <w:r w:rsidR="006017A7">
        <w:rPr>
          <w:rFonts w:ascii="Times New Roman" w:hAnsi="Times New Roman" w:cs="Times New Roman"/>
          <w:sz w:val="24"/>
          <w:szCs w:val="24"/>
        </w:rPr>
        <w:t xml:space="preserve">. 5B). </w:t>
      </w:r>
      <w:r w:rsidR="00653871">
        <w:rPr>
          <w:rFonts w:ascii="Times New Roman" w:hAnsi="Times New Roman" w:cs="Times New Roman"/>
          <w:sz w:val="24"/>
          <w:szCs w:val="24"/>
        </w:rPr>
        <w:t xml:space="preserve">Thus, when taken as a whole, we found </w:t>
      </w:r>
      <w:r w:rsidR="005404E8">
        <w:rPr>
          <w:rFonts w:ascii="Times New Roman" w:hAnsi="Times New Roman" w:cs="Times New Roman"/>
          <w:sz w:val="24"/>
          <w:szCs w:val="24"/>
        </w:rPr>
        <w:t>that regions of</w:t>
      </w:r>
      <w:r w:rsidR="00653871">
        <w:rPr>
          <w:rFonts w:ascii="Times New Roman" w:hAnsi="Times New Roman" w:cs="Times New Roman"/>
          <w:sz w:val="24"/>
          <w:szCs w:val="24"/>
        </w:rPr>
        <w:t xml:space="preserve"> higher recombination rates in house mice did not show more </w:t>
      </w:r>
      <w:r w:rsidR="00653871" w:rsidRPr="00D02CE2">
        <w:rPr>
          <w:rFonts w:ascii="Times New Roman" w:hAnsi="Times New Roman" w:cs="Times New Roman"/>
          <w:sz w:val="24"/>
          <w:szCs w:val="24"/>
        </w:rPr>
        <w:t>local</w:t>
      </w:r>
      <w:r w:rsidR="00653871">
        <w:rPr>
          <w:rFonts w:ascii="Times New Roman" w:hAnsi="Times New Roman" w:cs="Times New Roman"/>
          <w:sz w:val="24"/>
          <w:szCs w:val="24"/>
        </w:rPr>
        <w:t xml:space="preserve"> phylogenetic </w:t>
      </w:r>
      <w:r w:rsidR="00422BF0">
        <w:rPr>
          <w:rFonts w:ascii="Times New Roman" w:hAnsi="Times New Roman" w:cs="Times New Roman"/>
          <w:sz w:val="24"/>
          <w:szCs w:val="24"/>
        </w:rPr>
        <w:t>discordance</w:t>
      </w:r>
      <w:r w:rsidR="005404E8">
        <w:rPr>
          <w:rFonts w:ascii="Times New Roman" w:hAnsi="Times New Roman" w:cs="Times New Roman"/>
          <w:sz w:val="24"/>
          <w:szCs w:val="24"/>
        </w:rPr>
        <w:t xml:space="preserve"> per se</w:t>
      </w:r>
      <w:r w:rsidR="00422BF0">
        <w:rPr>
          <w:rFonts w:ascii="Times New Roman" w:hAnsi="Times New Roman" w:cs="Times New Roman"/>
          <w:sz w:val="24"/>
          <w:szCs w:val="24"/>
        </w:rPr>
        <w:t xml:space="preserve"> but</w:t>
      </w:r>
      <w:r w:rsidR="00653871">
        <w:rPr>
          <w:rFonts w:ascii="Times New Roman" w:hAnsi="Times New Roman" w:cs="Times New Roman"/>
          <w:sz w:val="24"/>
          <w:szCs w:val="24"/>
        </w:rPr>
        <w:t xml:space="preserve"> did </w:t>
      </w:r>
      <w:r w:rsidR="005404E8">
        <w:rPr>
          <w:rFonts w:ascii="Times New Roman" w:hAnsi="Times New Roman" w:cs="Times New Roman"/>
          <w:sz w:val="24"/>
          <w:szCs w:val="24"/>
        </w:rPr>
        <w:t xml:space="preserve">tend to </w:t>
      </w:r>
      <w:r w:rsidR="00653871">
        <w:rPr>
          <w:rFonts w:ascii="Times New Roman" w:hAnsi="Times New Roman" w:cs="Times New Roman"/>
          <w:sz w:val="24"/>
          <w:szCs w:val="24"/>
        </w:rPr>
        <w:t>show more discordance relative to the genome-wide species tree.</w:t>
      </w:r>
    </w:p>
    <w:p w14:paraId="5195C993" w14:textId="591B6FA5" w:rsidR="000450A5" w:rsidRDefault="001C6851" w:rsidP="00B977DF">
      <w:pPr>
        <w:spacing w:after="0"/>
        <w:jc w:val="both"/>
        <w:rPr>
          <w:rFonts w:ascii="Times New Roman" w:hAnsi="Times New Roman" w:cs="Times New Roman"/>
          <w:sz w:val="24"/>
          <w:szCs w:val="24"/>
        </w:rPr>
      </w:pPr>
      <w:r>
        <w:rPr>
          <w:rFonts w:ascii="Times New Roman" w:hAnsi="Times New Roman" w:cs="Times New Roman"/>
          <w:sz w:val="24"/>
          <w:szCs w:val="24"/>
        </w:rPr>
        <w:tab/>
      </w:r>
      <w:commentRangeStart w:id="79"/>
      <w:commentRangeStart w:id="80"/>
      <w:commentRangeStart w:id="81"/>
      <w:r w:rsidR="00941CD1" w:rsidRPr="00031896">
        <w:rPr>
          <w:rFonts w:ascii="Times New Roman" w:hAnsi="Times New Roman" w:cs="Times New Roman"/>
          <w:sz w:val="24"/>
          <w:szCs w:val="24"/>
        </w:rPr>
        <w:t xml:space="preserve">Evolutionary relationships around certain </w:t>
      </w:r>
      <w:commentRangeEnd w:id="79"/>
      <w:r w:rsidR="00E73F5A">
        <w:rPr>
          <w:rStyle w:val="CommentReference"/>
        </w:rPr>
        <w:commentReference w:id="79"/>
      </w:r>
      <w:commentRangeEnd w:id="80"/>
      <w:r w:rsidR="00E73F5A">
        <w:rPr>
          <w:rStyle w:val="CommentReference"/>
        </w:rPr>
        <w:commentReference w:id="80"/>
      </w:r>
      <w:commentRangeEnd w:id="81"/>
      <w:r w:rsidR="00BF08A1">
        <w:rPr>
          <w:rStyle w:val="CommentReference"/>
        </w:rPr>
        <w:commentReference w:id="81"/>
      </w:r>
      <w:r w:rsidR="00941CD1" w:rsidRPr="00031896">
        <w:rPr>
          <w:rFonts w:ascii="Times New Roman" w:hAnsi="Times New Roman" w:cs="Times New Roman"/>
          <w:sz w:val="24"/>
          <w:szCs w:val="24"/>
        </w:rPr>
        <w:t xml:space="preserve">conserved genomic features may </w:t>
      </w:r>
      <w:r w:rsidR="00DE7478">
        <w:rPr>
          <w:rFonts w:ascii="Times New Roman" w:hAnsi="Times New Roman" w:cs="Times New Roman"/>
          <w:sz w:val="24"/>
          <w:szCs w:val="24"/>
        </w:rPr>
        <w:t xml:space="preserve">also </w:t>
      </w:r>
      <w:r w:rsidR="00941CD1" w:rsidRPr="00031896">
        <w:rPr>
          <w:rFonts w:ascii="Times New Roman" w:hAnsi="Times New Roman" w:cs="Times New Roman"/>
          <w:sz w:val="24"/>
          <w:szCs w:val="24"/>
        </w:rPr>
        <w:t>be</w:t>
      </w:r>
      <w:r w:rsidR="007B5DE4">
        <w:rPr>
          <w:rFonts w:ascii="Times New Roman" w:hAnsi="Times New Roman" w:cs="Times New Roman"/>
          <w:sz w:val="24"/>
          <w:szCs w:val="24"/>
        </w:rPr>
        <w:t xml:space="preserve"> shaped</w:t>
      </w:r>
      <w:r w:rsidR="007B5DE4" w:rsidRPr="00031896">
        <w:rPr>
          <w:rFonts w:ascii="Times New Roman" w:hAnsi="Times New Roman" w:cs="Times New Roman"/>
          <w:sz w:val="24"/>
          <w:szCs w:val="24"/>
        </w:rPr>
        <w:t xml:space="preserve"> </w:t>
      </w:r>
      <w:r w:rsidR="00941CD1" w:rsidRPr="00031896">
        <w:rPr>
          <w:rFonts w:ascii="Times New Roman" w:hAnsi="Times New Roman" w:cs="Times New Roman"/>
          <w:sz w:val="24"/>
          <w:szCs w:val="24"/>
        </w:rPr>
        <w:t>by</w:t>
      </w:r>
      <w:r w:rsidR="007B5DE4">
        <w:rPr>
          <w:rFonts w:ascii="Times New Roman" w:hAnsi="Times New Roman" w:cs="Times New Roman"/>
          <w:sz w:val="24"/>
          <w:szCs w:val="24"/>
        </w:rPr>
        <w:t xml:space="preserve"> locally</w:t>
      </w:r>
      <w:r w:rsidR="00941CD1" w:rsidRPr="00031896">
        <w:rPr>
          <w:rFonts w:ascii="Times New Roman" w:hAnsi="Times New Roman" w:cs="Times New Roman"/>
          <w:sz w:val="24"/>
          <w:szCs w:val="24"/>
        </w:rPr>
        <w:t xml:space="preserve"> </w:t>
      </w:r>
      <w:r w:rsidR="007B5DE4">
        <w:rPr>
          <w:rFonts w:ascii="Times New Roman" w:hAnsi="Times New Roman" w:cs="Times New Roman"/>
          <w:sz w:val="24"/>
          <w:szCs w:val="24"/>
        </w:rPr>
        <w:t xml:space="preserve">reduced effective population sizes due to a history of pervasive </w:t>
      </w:r>
      <w:r w:rsidR="008523AD" w:rsidRPr="00031896">
        <w:rPr>
          <w:rFonts w:ascii="Times New Roman" w:hAnsi="Times New Roman" w:cs="Times New Roman"/>
          <w:sz w:val="24"/>
          <w:szCs w:val="24"/>
        </w:rPr>
        <w:t xml:space="preserve">linked </w:t>
      </w:r>
      <w:r w:rsidR="007B5DE4">
        <w:rPr>
          <w:rFonts w:ascii="Times New Roman" w:hAnsi="Times New Roman" w:cs="Times New Roman"/>
          <w:sz w:val="24"/>
          <w:szCs w:val="24"/>
        </w:rPr>
        <w:t xml:space="preserve">negative or positive </w:t>
      </w:r>
      <w:r w:rsidR="00941CD1" w:rsidRPr="00031896">
        <w:rPr>
          <w:rFonts w:ascii="Times New Roman" w:hAnsi="Times New Roman" w:cs="Times New Roman"/>
          <w:sz w:val="24"/>
          <w:szCs w:val="24"/>
        </w:rPr>
        <w:t>selection. To test for this, we measured tree similarity in 10</w:t>
      </w:r>
      <w:r w:rsidR="007B5DE4">
        <w:rPr>
          <w:rFonts w:ascii="Times New Roman" w:hAnsi="Times New Roman" w:cs="Times New Roman"/>
          <w:sz w:val="24"/>
          <w:szCs w:val="24"/>
        </w:rPr>
        <w:t xml:space="preserve"> </w:t>
      </w:r>
      <w:r w:rsidR="00941CD1" w:rsidRPr="00031896">
        <w:rPr>
          <w:rFonts w:ascii="Times New Roman" w:hAnsi="Times New Roman" w:cs="Times New Roman"/>
          <w:sz w:val="24"/>
          <w:szCs w:val="24"/>
        </w:rPr>
        <w:t>kb windows around</w:t>
      </w:r>
      <w:r w:rsidR="007C199B">
        <w:rPr>
          <w:rFonts w:ascii="Times New Roman" w:hAnsi="Times New Roman" w:cs="Times New Roman"/>
          <w:sz w:val="24"/>
          <w:szCs w:val="24"/>
        </w:rPr>
        <w:t xml:space="preserve"> all</w:t>
      </w:r>
      <w:r w:rsidR="00E900C6">
        <w:rPr>
          <w:rFonts w:ascii="Times New Roman" w:hAnsi="Times New Roman" w:cs="Times New Roman"/>
          <w:sz w:val="24"/>
          <w:szCs w:val="24"/>
        </w:rPr>
        <w:t xml:space="preserve"> annotated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941CD1" w:rsidRPr="00031896">
        <w:rPr>
          <w:rFonts w:ascii="Times New Roman" w:hAnsi="Times New Roman" w:cs="Times New Roman"/>
          <w:sz w:val="24"/>
          <w:szCs w:val="24"/>
        </w:rPr>
        <w:t xml:space="preserve"> genes</w:t>
      </w:r>
      <w:r w:rsidR="00726A42">
        <w:rPr>
          <w:rFonts w:ascii="Times New Roman" w:hAnsi="Times New Roman" w:cs="Times New Roman"/>
          <w:sz w:val="24"/>
          <w:szCs w:val="24"/>
        </w:rPr>
        <w:t xml:space="preserve">, </w:t>
      </w:r>
      <w:r w:rsidR="00D22A5C">
        <w:rPr>
          <w:rFonts w:ascii="Times New Roman" w:hAnsi="Times New Roman" w:cs="Times New Roman"/>
          <w:sz w:val="24"/>
          <w:szCs w:val="24"/>
        </w:rPr>
        <w:t>ultra</w:t>
      </w:r>
      <w:r w:rsidR="00433A0E">
        <w:rPr>
          <w:rFonts w:ascii="Times New Roman" w:hAnsi="Times New Roman" w:cs="Times New Roman"/>
          <w:sz w:val="24"/>
          <w:szCs w:val="24"/>
        </w:rPr>
        <w:t>-</w:t>
      </w:r>
      <w:r w:rsidR="00D22A5C">
        <w:rPr>
          <w:rFonts w:ascii="Times New Roman" w:hAnsi="Times New Roman" w:cs="Times New Roman"/>
          <w:sz w:val="24"/>
          <w:szCs w:val="24"/>
        </w:rPr>
        <w:t>conserved element</w:t>
      </w:r>
      <w:r w:rsidR="00D22A5C" w:rsidRPr="00031896">
        <w:rPr>
          <w:rFonts w:ascii="Times New Roman" w:hAnsi="Times New Roman" w:cs="Times New Roman"/>
          <w:sz w:val="24"/>
          <w:szCs w:val="24"/>
        </w:rPr>
        <w:t>s</w:t>
      </w:r>
      <w:r w:rsidR="00D22A5C">
        <w:rPr>
          <w:rFonts w:ascii="Times New Roman" w:hAnsi="Times New Roman" w:cs="Times New Roman"/>
          <w:sz w:val="24"/>
          <w:szCs w:val="24"/>
        </w:rPr>
        <w:t xml:space="preserve"> (UCEs</w:t>
      </w:r>
      <w:r w:rsidR="00726A42">
        <w:rPr>
          <w:rFonts w:ascii="Times New Roman" w:hAnsi="Times New Roman" w:cs="Times New Roman"/>
          <w:sz w:val="24"/>
          <w:szCs w:val="24"/>
        </w:rPr>
        <w:t>)</w:t>
      </w:r>
      <w:r w:rsidR="005235A3">
        <w:rPr>
          <w:rFonts w:ascii="Times New Roman" w:hAnsi="Times New Roman" w:cs="Times New Roman"/>
          <w:sz w:val="24"/>
          <w:szCs w:val="24"/>
        </w:rPr>
        <w:t xml:space="preserve">, </w:t>
      </w:r>
      <w:r w:rsidR="007970C3">
        <w:rPr>
          <w:rFonts w:ascii="Times New Roman" w:hAnsi="Times New Roman" w:cs="Times New Roman"/>
          <w:sz w:val="24"/>
          <w:szCs w:val="24"/>
        </w:rPr>
        <w:t>and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7970C3">
        <w:rPr>
          <w:rFonts w:ascii="Times New Roman" w:hAnsi="Times New Roman" w:cs="Times New Roman"/>
          <w:sz w:val="24"/>
          <w:szCs w:val="24"/>
        </w:rPr>
        <w:t xml:space="preserve"> genes</w:t>
      </w:r>
      <w:r w:rsidR="005235A3">
        <w:rPr>
          <w:rFonts w:ascii="Times New Roman" w:hAnsi="Times New Roman" w:cs="Times New Roman"/>
          <w:sz w:val="24"/>
          <w:szCs w:val="24"/>
        </w:rPr>
        <w:t xml:space="preserve"> identified as evolving rapidly (</w:t>
      </w:r>
      <w:r w:rsidR="005235A3" w:rsidRPr="00D22A5C">
        <w:rPr>
          <w:rFonts w:ascii="Times New Roman" w:hAnsi="Times New Roman" w:cs="Times New Roman"/>
          <w:i/>
          <w:iCs/>
          <w:sz w:val="24"/>
          <w:szCs w:val="24"/>
        </w:rPr>
        <w:t>i.e.</w:t>
      </w:r>
      <w:r w:rsidR="005235A3">
        <w:rPr>
          <w:rFonts w:ascii="Times New Roman" w:hAnsi="Times New Roman" w:cs="Times New Roman"/>
          <w:sz w:val="24"/>
          <w:szCs w:val="24"/>
        </w:rPr>
        <w:t xml:space="preserve">, significantly elevated </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N</w:t>
      </w:r>
      <w:proofErr w:type="spellEnd"/>
      <w:r w:rsidR="005235A3">
        <w:rPr>
          <w:rFonts w:ascii="Times New Roman" w:hAnsi="Times New Roman" w:cs="Times New Roman"/>
          <w:sz w:val="24"/>
          <w:szCs w:val="24"/>
        </w:rPr>
        <w:t>/</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S</w:t>
      </w:r>
      <w:proofErr w:type="spellEnd"/>
      <w:r w:rsidR="005235A3">
        <w:rPr>
          <w:rFonts w:ascii="Times New Roman" w:hAnsi="Times New Roman" w:cs="Times New Roman"/>
          <w:sz w:val="24"/>
          <w:szCs w:val="24"/>
        </w:rPr>
        <w:t>) due to positive directional selection</w:t>
      </w:r>
      <w:r w:rsidR="00047BC0">
        <w:rPr>
          <w:rFonts w:ascii="Times New Roman" w:hAnsi="Times New Roman" w:cs="Times New Roman"/>
          <w:sz w:val="24"/>
          <w:szCs w:val="24"/>
        </w:rPr>
        <w:t xml:space="preserve"> </w:t>
      </w:r>
      <w:r w:rsidR="00047BC0" w:rsidRPr="00031896">
        <w:rPr>
          <w:rFonts w:ascii="Times New Roman" w:hAnsi="Times New Roman" w:cs="Times New Roman"/>
          <w:sz w:val="24"/>
          <w:szCs w:val="24"/>
        </w:rPr>
        <w:t xml:space="preserve">and compared these patterns </w:t>
      </w:r>
      <w:r w:rsidR="00047BC0">
        <w:rPr>
          <w:rFonts w:ascii="Times New Roman" w:hAnsi="Times New Roman" w:cs="Times New Roman"/>
          <w:sz w:val="24"/>
          <w:szCs w:val="24"/>
        </w:rPr>
        <w:t>relative to</w:t>
      </w:r>
      <w:r w:rsidR="00047BC0" w:rsidRPr="00031896">
        <w:rPr>
          <w:rFonts w:ascii="Times New Roman" w:hAnsi="Times New Roman" w:cs="Times New Roman"/>
          <w:sz w:val="24"/>
          <w:szCs w:val="24"/>
        </w:rPr>
        <w:t xml:space="preserve"> chromosome-wide </w:t>
      </w:r>
      <w:r w:rsidR="00047BC0">
        <w:rPr>
          <w:rFonts w:ascii="Times New Roman" w:hAnsi="Times New Roman" w:cs="Times New Roman"/>
          <w:sz w:val="24"/>
          <w:szCs w:val="24"/>
        </w:rPr>
        <w:t>trends</w:t>
      </w:r>
      <w:r w:rsidR="00E73F5A">
        <w:rPr>
          <w:rFonts w:ascii="Times New Roman" w:hAnsi="Times New Roman" w:cs="Times New Roman"/>
          <w:sz w:val="24"/>
          <w:szCs w:val="24"/>
        </w:rPr>
        <w:t xml:space="preserve"> (i.e., </w:t>
      </w:r>
      <w:r w:rsidR="00D72636">
        <w:rPr>
          <w:rFonts w:ascii="Times New Roman" w:hAnsi="Times New Roman" w:cs="Times New Roman"/>
          <w:sz w:val="24"/>
          <w:szCs w:val="24"/>
        </w:rPr>
        <w:t xml:space="preserve">windows without annotated </w:t>
      </w:r>
      <w:r w:rsidR="00E73F5A">
        <w:rPr>
          <w:rFonts w:ascii="Times New Roman" w:hAnsi="Times New Roman" w:cs="Times New Roman"/>
          <w:sz w:val="24"/>
          <w:szCs w:val="24"/>
        </w:rPr>
        <w:t>feature</w:t>
      </w:r>
      <w:r w:rsidR="00D72636">
        <w:rPr>
          <w:rFonts w:ascii="Times New Roman" w:hAnsi="Times New Roman" w:cs="Times New Roman"/>
          <w:sz w:val="24"/>
          <w:szCs w:val="24"/>
        </w:rPr>
        <w:t>s</w:t>
      </w:r>
      <w:r w:rsidR="000450A5">
        <w:rPr>
          <w:rFonts w:ascii="Times New Roman" w:hAnsi="Times New Roman" w:cs="Times New Roman"/>
          <w:sz w:val="24"/>
          <w:szCs w:val="24"/>
        </w:rPr>
        <w:t>)</w:t>
      </w:r>
      <w:r w:rsidR="00941CD1" w:rsidRPr="00031896">
        <w:rPr>
          <w:rFonts w:ascii="Times New Roman" w:hAnsi="Times New Roman" w:cs="Times New Roman"/>
          <w:sz w:val="24"/>
          <w:szCs w:val="24"/>
        </w:rPr>
        <w:t>.</w:t>
      </w:r>
      <w:r w:rsidR="0067733C">
        <w:rPr>
          <w:rFonts w:ascii="Times New Roman" w:hAnsi="Times New Roman" w:cs="Times New Roman"/>
          <w:sz w:val="24"/>
          <w:szCs w:val="24"/>
        </w:rPr>
        <w:t xml:space="preserve"> </w:t>
      </w:r>
      <w:r w:rsidR="00E73F5A">
        <w:rPr>
          <w:rFonts w:ascii="Times New Roman" w:hAnsi="Times New Roman" w:cs="Times New Roman"/>
          <w:sz w:val="24"/>
          <w:szCs w:val="24"/>
        </w:rPr>
        <w:t xml:space="preserve">In general, </w:t>
      </w:r>
      <w:r w:rsidR="000450A5">
        <w:rPr>
          <w:rFonts w:ascii="Times New Roman" w:hAnsi="Times New Roman" w:cs="Times New Roman"/>
          <w:sz w:val="24"/>
          <w:szCs w:val="24"/>
        </w:rPr>
        <w:t xml:space="preserve">UCEs showed </w:t>
      </w:r>
      <w:r w:rsidR="006017A7">
        <w:rPr>
          <w:rFonts w:ascii="Times New Roman" w:hAnsi="Times New Roman" w:cs="Times New Roman"/>
          <w:sz w:val="24"/>
          <w:szCs w:val="24"/>
        </w:rPr>
        <w:t>more</w:t>
      </w:r>
      <w:r w:rsidR="00CB58A3">
        <w:rPr>
          <w:rFonts w:ascii="Times New Roman" w:hAnsi="Times New Roman" w:cs="Times New Roman"/>
          <w:sz w:val="24"/>
          <w:szCs w:val="24"/>
        </w:rPr>
        <w:t xml:space="preserve"> local</w:t>
      </w:r>
      <w:r w:rsidR="000450A5">
        <w:rPr>
          <w:rFonts w:ascii="Times New Roman" w:hAnsi="Times New Roman" w:cs="Times New Roman"/>
          <w:sz w:val="24"/>
          <w:szCs w:val="24"/>
        </w:rPr>
        <w:t xml:space="preserve"> phylogenetic</w:t>
      </w:r>
      <w:r w:rsidR="006017A7">
        <w:rPr>
          <w:rFonts w:ascii="Times New Roman" w:hAnsi="Times New Roman" w:cs="Times New Roman"/>
          <w:sz w:val="24"/>
          <w:szCs w:val="24"/>
        </w:rPr>
        <w:t xml:space="preserve"> similar</w:t>
      </w:r>
      <w:r w:rsidR="00F1796B">
        <w:rPr>
          <w:rFonts w:ascii="Times New Roman" w:hAnsi="Times New Roman" w:cs="Times New Roman"/>
          <w:sz w:val="24"/>
          <w:szCs w:val="24"/>
        </w:rPr>
        <w:t>ity among adjacent windows</w:t>
      </w:r>
      <w:r w:rsidR="000450A5">
        <w:rPr>
          <w:rFonts w:ascii="Times New Roman" w:hAnsi="Times New Roman" w:cs="Times New Roman"/>
          <w:sz w:val="24"/>
          <w:szCs w:val="24"/>
        </w:rPr>
        <w:t xml:space="preserve"> (</w:t>
      </w:r>
      <w:r w:rsidR="00D72636">
        <w:rPr>
          <w:rFonts w:ascii="Times New Roman" w:hAnsi="Times New Roman" w:cs="Times New Roman"/>
          <w:sz w:val="24"/>
          <w:szCs w:val="24"/>
        </w:rPr>
        <w:t xml:space="preserve">i.e., </w:t>
      </w:r>
      <w:r w:rsidR="00CB58A3">
        <w:rPr>
          <w:rFonts w:ascii="Times New Roman" w:hAnsi="Times New Roman" w:cs="Times New Roman"/>
          <w:sz w:val="24"/>
          <w:szCs w:val="24"/>
        </w:rPr>
        <w:t>less discordance)</w:t>
      </w:r>
      <w:r w:rsidR="006017A7">
        <w:rPr>
          <w:rFonts w:ascii="Times New Roman" w:hAnsi="Times New Roman" w:cs="Times New Roman"/>
          <w:sz w:val="24"/>
          <w:szCs w:val="24"/>
        </w:rPr>
        <w:t xml:space="preserve"> than regions surrounding </w:t>
      </w:r>
      <w:r w:rsidR="00F1796B">
        <w:rPr>
          <w:rFonts w:ascii="Times New Roman" w:hAnsi="Times New Roman" w:cs="Times New Roman"/>
          <w:sz w:val="24"/>
          <w:szCs w:val="24"/>
        </w:rPr>
        <w:t xml:space="preserve">recombination </w:t>
      </w:r>
      <w:r w:rsidR="006017A7">
        <w:rPr>
          <w:rFonts w:ascii="Times New Roman" w:hAnsi="Times New Roman" w:cs="Times New Roman"/>
          <w:sz w:val="24"/>
          <w:szCs w:val="24"/>
        </w:rPr>
        <w:t>hotspots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2.</w:t>
      </w:r>
      <w:r w:rsidR="00265EE4">
        <w:rPr>
          <w:rFonts w:ascii="Times New Roman" w:hAnsi="Times New Roman" w:cs="Times New Roman"/>
          <w:sz w:val="24"/>
          <w:szCs w:val="24"/>
        </w:rPr>
        <w:t>42e</w:t>
      </w:r>
      <w:r w:rsidR="00BF3D2B">
        <w:rPr>
          <w:rFonts w:ascii="Times New Roman" w:hAnsi="Times New Roman" w:cs="Times New Roman"/>
          <w:sz w:val="24"/>
          <w:szCs w:val="24"/>
        </w:rPr>
        <w:t>-</w:t>
      </w:r>
      <w:r w:rsidR="00265EE4">
        <w:rPr>
          <w:rFonts w:ascii="Times New Roman" w:hAnsi="Times New Roman" w:cs="Times New Roman"/>
          <w:sz w:val="24"/>
          <w:szCs w:val="24"/>
        </w:rPr>
        <w:t>12</w:t>
      </w:r>
      <w:r w:rsidR="00BF3D2B">
        <w:rPr>
          <w:rFonts w:ascii="Times New Roman" w:hAnsi="Times New Roman" w:cs="Times New Roman"/>
          <w:sz w:val="24"/>
          <w:szCs w:val="24"/>
        </w:rPr>
        <w:t>)</w:t>
      </w:r>
      <w:r w:rsidR="006017A7">
        <w:rPr>
          <w:rFonts w:ascii="Times New Roman" w:hAnsi="Times New Roman" w:cs="Times New Roman"/>
          <w:sz w:val="24"/>
          <w:szCs w:val="24"/>
        </w:rPr>
        <w:t>, coding genes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4.</w:t>
      </w:r>
      <w:r w:rsidR="00265EE4">
        <w:rPr>
          <w:rFonts w:ascii="Times New Roman" w:hAnsi="Times New Roman" w:cs="Times New Roman"/>
          <w:sz w:val="24"/>
          <w:szCs w:val="24"/>
        </w:rPr>
        <w:t>65e</w:t>
      </w:r>
      <w:r w:rsidR="00BF3D2B">
        <w:rPr>
          <w:rFonts w:ascii="Times New Roman" w:hAnsi="Times New Roman" w:cs="Times New Roman"/>
          <w:sz w:val="24"/>
          <w:szCs w:val="24"/>
        </w:rPr>
        <w:t>-14)</w:t>
      </w:r>
      <w:r w:rsidR="00265EE4">
        <w:rPr>
          <w:rFonts w:ascii="Times New Roman" w:hAnsi="Times New Roman" w:cs="Times New Roman"/>
          <w:sz w:val="24"/>
          <w:szCs w:val="24"/>
        </w:rPr>
        <w:t>, rapidly evolving coding genes (</w:t>
      </w:r>
      <w:r w:rsidR="00265EE4">
        <w:rPr>
          <w:rFonts w:ascii="Times New Roman" w:hAnsi="Times New Roman" w:cs="Times New Roman"/>
          <w:i/>
          <w:iCs/>
          <w:sz w:val="24"/>
          <w:szCs w:val="24"/>
        </w:rPr>
        <w:t>p</w:t>
      </w:r>
      <w:r w:rsidR="00265EE4">
        <w:rPr>
          <w:rFonts w:ascii="Times New Roman" w:hAnsi="Times New Roman" w:cs="Times New Roman"/>
          <w:sz w:val="24"/>
          <w:szCs w:val="24"/>
        </w:rPr>
        <w:t xml:space="preserve"> = 1.56e-6)</w:t>
      </w:r>
      <w:r w:rsidR="006017A7">
        <w:rPr>
          <w:rFonts w:ascii="Times New Roman" w:hAnsi="Times New Roman" w:cs="Times New Roman"/>
          <w:sz w:val="24"/>
          <w:szCs w:val="24"/>
        </w:rPr>
        <w:t xml:space="preserve">, </w:t>
      </w:r>
      <w:r w:rsidR="00F1796B">
        <w:rPr>
          <w:rFonts w:ascii="Times New Roman" w:hAnsi="Times New Roman" w:cs="Times New Roman"/>
          <w:sz w:val="24"/>
          <w:szCs w:val="24"/>
        </w:rPr>
        <w:t>and</w:t>
      </w:r>
      <w:r w:rsidR="006017A7">
        <w:rPr>
          <w:rFonts w:ascii="Times New Roman" w:hAnsi="Times New Roman" w:cs="Times New Roman"/>
          <w:sz w:val="24"/>
          <w:szCs w:val="24"/>
        </w:rPr>
        <w:t xml:space="preserve"> windows that d</w:t>
      </w:r>
      <w:r w:rsidR="00F1796B">
        <w:rPr>
          <w:rFonts w:ascii="Times New Roman" w:hAnsi="Times New Roman" w:cs="Times New Roman"/>
          <w:sz w:val="24"/>
          <w:szCs w:val="24"/>
        </w:rPr>
        <w:t>id</w:t>
      </w:r>
      <w:r w:rsidR="006017A7">
        <w:rPr>
          <w:rFonts w:ascii="Times New Roman" w:hAnsi="Times New Roman" w:cs="Times New Roman"/>
          <w:sz w:val="24"/>
          <w:szCs w:val="24"/>
        </w:rPr>
        <w:t xml:space="preserve"> not include any of these features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w:t>
      </w:r>
      <w:r w:rsidR="00265EE4">
        <w:rPr>
          <w:rFonts w:ascii="Times New Roman" w:hAnsi="Times New Roman" w:cs="Times New Roman"/>
          <w:sz w:val="24"/>
          <w:szCs w:val="24"/>
        </w:rPr>
        <w:t>5</w:t>
      </w:r>
      <w:r w:rsidR="00BF3D2B">
        <w:rPr>
          <w:rFonts w:ascii="Times New Roman" w:hAnsi="Times New Roman" w:cs="Times New Roman"/>
          <w:sz w:val="24"/>
          <w:szCs w:val="24"/>
        </w:rPr>
        <w:t>.</w:t>
      </w:r>
      <w:r w:rsidR="00265EE4">
        <w:rPr>
          <w:rFonts w:ascii="Times New Roman" w:hAnsi="Times New Roman" w:cs="Times New Roman"/>
          <w:sz w:val="24"/>
          <w:szCs w:val="24"/>
        </w:rPr>
        <w:t>0</w:t>
      </w:r>
      <w:r w:rsidR="00BF3D2B">
        <w:rPr>
          <w:rFonts w:ascii="Times New Roman" w:hAnsi="Times New Roman" w:cs="Times New Roman"/>
          <w:sz w:val="24"/>
          <w:szCs w:val="24"/>
        </w:rPr>
        <w:t xml:space="preserve">2e-14; </w:t>
      </w:r>
      <w:r w:rsidR="006017A7">
        <w:rPr>
          <w:rFonts w:ascii="Times New Roman" w:hAnsi="Times New Roman" w:cs="Times New Roman"/>
          <w:sz w:val="24"/>
          <w:szCs w:val="24"/>
        </w:rPr>
        <w:t xml:space="preserve">Fig. </w:t>
      </w:r>
      <w:del w:id="82" w:author="Thomas, Gregg [2]" w:date="2024-06-13T10:53:00Z" w16du:dateUtc="2024-06-13T14:53:00Z">
        <w:r w:rsidR="006017A7" w:rsidDel="00BF08A1">
          <w:rPr>
            <w:rFonts w:ascii="Times New Roman" w:hAnsi="Times New Roman" w:cs="Times New Roman"/>
            <w:sz w:val="24"/>
            <w:szCs w:val="24"/>
          </w:rPr>
          <w:delText>5B</w:delText>
        </w:r>
      </w:del>
      <w:ins w:id="83" w:author="Thomas, Gregg [2]" w:date="2024-06-13T10:53:00Z" w16du:dateUtc="2024-06-13T14:53:00Z">
        <w:r w:rsidR="00BF08A1">
          <w:rPr>
            <w:rFonts w:ascii="Times New Roman" w:hAnsi="Times New Roman" w:cs="Times New Roman"/>
            <w:sz w:val="24"/>
            <w:szCs w:val="24"/>
          </w:rPr>
          <w:t>5A</w:t>
        </w:r>
      </w:ins>
      <w:r w:rsidR="006017A7">
        <w:rPr>
          <w:rFonts w:ascii="Times New Roman" w:hAnsi="Times New Roman" w:cs="Times New Roman"/>
          <w:sz w:val="24"/>
          <w:szCs w:val="24"/>
        </w:rPr>
        <w:t>)</w:t>
      </w:r>
      <w:r w:rsidR="00455BDD">
        <w:rPr>
          <w:rFonts w:ascii="Times New Roman" w:hAnsi="Times New Roman" w:cs="Times New Roman"/>
          <w:sz w:val="24"/>
          <w:szCs w:val="24"/>
        </w:rPr>
        <w:t xml:space="preserve">. </w:t>
      </w:r>
      <w:r w:rsidR="00CB58A3">
        <w:rPr>
          <w:rFonts w:ascii="Times New Roman" w:hAnsi="Times New Roman" w:cs="Times New Roman"/>
          <w:sz w:val="24"/>
          <w:szCs w:val="24"/>
        </w:rPr>
        <w:t>In contrast, protein-coding genes</w:t>
      </w:r>
      <w:r w:rsidR="00D72636">
        <w:rPr>
          <w:rFonts w:ascii="Times New Roman" w:hAnsi="Times New Roman" w:cs="Times New Roman"/>
          <w:sz w:val="24"/>
          <w:szCs w:val="24"/>
        </w:rPr>
        <w:t xml:space="preserve"> (including rapidly evolving genes)</w:t>
      </w:r>
      <w:r w:rsidR="00CB58A3">
        <w:rPr>
          <w:rFonts w:ascii="Times New Roman" w:hAnsi="Times New Roman" w:cs="Times New Roman"/>
          <w:sz w:val="24"/>
          <w:szCs w:val="24"/>
        </w:rPr>
        <w:t xml:space="preserve"> w</w:t>
      </w:r>
      <w:r w:rsidR="00D72636">
        <w:rPr>
          <w:rFonts w:ascii="Times New Roman" w:hAnsi="Times New Roman" w:cs="Times New Roman"/>
          <w:sz w:val="24"/>
          <w:szCs w:val="24"/>
        </w:rPr>
        <w:t>ere</w:t>
      </w:r>
      <w:r w:rsidR="00CB58A3">
        <w:rPr>
          <w:rFonts w:ascii="Times New Roman" w:hAnsi="Times New Roman" w:cs="Times New Roman"/>
          <w:sz w:val="24"/>
          <w:szCs w:val="24"/>
        </w:rPr>
        <w:t xml:space="preserve"> </w:t>
      </w:r>
      <w:r w:rsidR="00D72636">
        <w:rPr>
          <w:rFonts w:ascii="Times New Roman" w:hAnsi="Times New Roman" w:cs="Times New Roman"/>
          <w:sz w:val="24"/>
          <w:szCs w:val="24"/>
        </w:rPr>
        <w:t xml:space="preserve">indistinguishable from background rates of discordance </w:t>
      </w:r>
      <w:r w:rsidR="00232ED1">
        <w:rPr>
          <w:rFonts w:ascii="Times New Roman" w:hAnsi="Times New Roman" w:cs="Times New Roman"/>
          <w:sz w:val="24"/>
          <w:szCs w:val="24"/>
        </w:rPr>
        <w:t xml:space="preserve">observed </w:t>
      </w:r>
      <w:r w:rsidR="00D72636">
        <w:rPr>
          <w:rFonts w:ascii="Times New Roman" w:hAnsi="Times New Roman" w:cs="Times New Roman"/>
          <w:sz w:val="24"/>
          <w:szCs w:val="24"/>
        </w:rPr>
        <w:t xml:space="preserve">in </w:t>
      </w:r>
      <w:r w:rsidR="00CB58A3">
        <w:rPr>
          <w:rFonts w:ascii="Times New Roman" w:hAnsi="Times New Roman" w:cs="Times New Roman"/>
          <w:sz w:val="24"/>
          <w:szCs w:val="24"/>
        </w:rPr>
        <w:t xml:space="preserve">windows without annotated genomic features (Fig. </w:t>
      </w:r>
      <w:del w:id="84" w:author="Thomas, Gregg [2]" w:date="2024-06-13T10:53:00Z" w16du:dateUtc="2024-06-13T14:53:00Z">
        <w:r w:rsidR="00CB58A3" w:rsidDel="00BF08A1">
          <w:rPr>
            <w:rFonts w:ascii="Times New Roman" w:hAnsi="Times New Roman" w:cs="Times New Roman"/>
            <w:sz w:val="24"/>
            <w:szCs w:val="24"/>
          </w:rPr>
          <w:delText>5B</w:delText>
        </w:r>
      </w:del>
      <w:ins w:id="85" w:author="Thomas, Gregg [2]" w:date="2024-06-13T10:53:00Z" w16du:dateUtc="2024-06-13T14:53:00Z">
        <w:r w:rsidR="00BF08A1">
          <w:rPr>
            <w:rFonts w:ascii="Times New Roman" w:hAnsi="Times New Roman" w:cs="Times New Roman"/>
            <w:sz w:val="24"/>
            <w:szCs w:val="24"/>
          </w:rPr>
          <w:t>5A</w:t>
        </w:r>
      </w:ins>
      <w:r w:rsidR="00CB58A3">
        <w:rPr>
          <w:rFonts w:ascii="Times New Roman" w:hAnsi="Times New Roman" w:cs="Times New Roman"/>
          <w:sz w:val="24"/>
          <w:szCs w:val="24"/>
        </w:rPr>
        <w:t>).</w:t>
      </w:r>
      <w:r w:rsidR="00D72636">
        <w:rPr>
          <w:rFonts w:ascii="Times New Roman" w:hAnsi="Times New Roman" w:cs="Times New Roman"/>
          <w:sz w:val="24"/>
          <w:szCs w:val="24"/>
        </w:rPr>
        <w:t xml:space="preserve"> </w:t>
      </w:r>
      <w:r w:rsidR="00CB58A3">
        <w:rPr>
          <w:rFonts w:ascii="Times New Roman" w:hAnsi="Times New Roman" w:cs="Times New Roman"/>
          <w:sz w:val="24"/>
          <w:szCs w:val="24"/>
        </w:rPr>
        <w:t xml:space="preserve">Likewise, UCEs were also much more </w:t>
      </w:r>
      <w:proofErr w:type="gramStart"/>
      <w:r w:rsidR="00CB58A3">
        <w:rPr>
          <w:rFonts w:ascii="Times New Roman" w:hAnsi="Times New Roman" w:cs="Times New Roman"/>
          <w:sz w:val="24"/>
          <w:szCs w:val="24"/>
        </w:rPr>
        <w:t>similar to</w:t>
      </w:r>
      <w:proofErr w:type="gramEnd"/>
      <w:r w:rsidR="00CB58A3">
        <w:rPr>
          <w:rFonts w:ascii="Times New Roman" w:hAnsi="Times New Roman" w:cs="Times New Roman"/>
          <w:sz w:val="24"/>
          <w:szCs w:val="24"/>
        </w:rPr>
        <w:t xml:space="preserve"> the overall species tree when compared to any other feature </w:t>
      </w:r>
      <w:ins w:id="86" w:author="Good, Jeffrey" w:date="2024-06-07T14:23:00Z">
        <w:r w:rsidR="00CB58A3">
          <w:rPr>
            <w:rFonts w:ascii="Times New Roman" w:hAnsi="Times New Roman" w:cs="Times New Roman"/>
            <w:sz w:val="24"/>
            <w:szCs w:val="24"/>
          </w:rPr>
          <w:t>(Fig. 5</w:t>
        </w:r>
        <w:del w:id="87" w:author="Thomas, Gregg [2]" w:date="2024-06-13T10:53:00Z" w16du:dateUtc="2024-06-13T14:53:00Z">
          <w:r w:rsidR="00CB58A3" w:rsidDel="00BF08A1">
            <w:rPr>
              <w:rFonts w:ascii="Times New Roman" w:hAnsi="Times New Roman" w:cs="Times New Roman"/>
              <w:sz w:val="24"/>
              <w:szCs w:val="24"/>
            </w:rPr>
            <w:delText>C</w:delText>
          </w:r>
        </w:del>
      </w:ins>
      <w:ins w:id="88" w:author="Thomas, Gregg [2]" w:date="2024-06-13T10:53:00Z" w16du:dateUtc="2024-06-13T14:53:00Z">
        <w:r w:rsidR="00BF08A1">
          <w:rPr>
            <w:rFonts w:ascii="Times New Roman" w:hAnsi="Times New Roman" w:cs="Times New Roman"/>
            <w:sz w:val="24"/>
            <w:szCs w:val="24"/>
          </w:rPr>
          <w:t>B</w:t>
        </w:r>
      </w:ins>
      <w:ins w:id="89" w:author="Good, Jeffrey" w:date="2024-06-07T14:23:00Z">
        <w:r w:rsidR="00CB58A3">
          <w:rPr>
            <w:rFonts w:ascii="Times New Roman" w:hAnsi="Times New Roman" w:cs="Times New Roman"/>
            <w:sz w:val="24"/>
            <w:szCs w:val="24"/>
          </w:rPr>
          <w:t>).</w:t>
        </w:r>
      </w:ins>
      <w:r w:rsidR="00CB58A3">
        <w:rPr>
          <w:rFonts w:ascii="Times New Roman" w:hAnsi="Times New Roman" w:cs="Times New Roman"/>
          <w:sz w:val="24"/>
          <w:szCs w:val="24"/>
        </w:rPr>
        <w:t xml:space="preserve"> </w:t>
      </w:r>
      <w:r w:rsidR="00232ED1">
        <w:rPr>
          <w:rFonts w:ascii="Times New Roman" w:hAnsi="Times New Roman" w:cs="Times New Roman"/>
          <w:sz w:val="24"/>
          <w:szCs w:val="24"/>
        </w:rPr>
        <w:t xml:space="preserve">Unlike </w:t>
      </w:r>
      <w:r w:rsidR="00D72636">
        <w:rPr>
          <w:rFonts w:ascii="Times New Roman" w:hAnsi="Times New Roman" w:cs="Times New Roman"/>
          <w:sz w:val="24"/>
          <w:szCs w:val="24"/>
        </w:rPr>
        <w:t xml:space="preserve">our test of local discordance, protein-coding genes also showed less species tree </w:t>
      </w:r>
      <w:r w:rsidR="00D72636">
        <w:rPr>
          <w:rFonts w:ascii="Times New Roman" w:hAnsi="Times New Roman" w:cs="Times New Roman"/>
          <w:sz w:val="24"/>
          <w:szCs w:val="24"/>
        </w:rPr>
        <w:lastRenderedPageBreak/>
        <w:t>discordance than windows containing no features</w:t>
      </w:r>
      <w:r w:rsidR="00232ED1">
        <w:rPr>
          <w:rFonts w:ascii="Times New Roman" w:hAnsi="Times New Roman" w:cs="Times New Roman"/>
          <w:sz w:val="24"/>
          <w:szCs w:val="24"/>
        </w:rPr>
        <w:t xml:space="preserve"> or recombination hotspots</w:t>
      </w:r>
      <w:r w:rsidR="00D72636">
        <w:rPr>
          <w:rFonts w:ascii="Times New Roman" w:hAnsi="Times New Roman" w:cs="Times New Roman"/>
          <w:sz w:val="24"/>
          <w:szCs w:val="24"/>
        </w:rPr>
        <w:t xml:space="preserve">, but the effect was much less pronounced than observed at UCEs. </w:t>
      </w:r>
    </w:p>
    <w:p w14:paraId="40CD7400" w14:textId="77777777" w:rsidR="00753CF0" w:rsidRPr="00753CF0" w:rsidRDefault="00753CF0" w:rsidP="00F413E3">
      <w:pPr>
        <w:spacing w:after="0"/>
        <w:jc w:val="both"/>
        <w:rPr>
          <w:rFonts w:ascii="Times New Roman" w:hAnsi="Times New Roman" w:cs="Times New Roman"/>
          <w:sz w:val="24"/>
          <w:szCs w:val="24"/>
        </w:rPr>
      </w:pPr>
    </w:p>
    <w:p w14:paraId="26581506" w14:textId="2CD5CF42" w:rsidR="001811CE" w:rsidRPr="001811CE" w:rsidRDefault="00047BC0" w:rsidP="00481C73">
      <w:pPr>
        <w:pStyle w:val="Heading2"/>
      </w:pPr>
      <w:r>
        <w:t>Consequences of t</w:t>
      </w:r>
      <w:r w:rsidR="00FD0B8D" w:rsidRPr="00031896">
        <w:t xml:space="preserve">ree </w:t>
      </w:r>
      <w:r>
        <w:t>mis</w:t>
      </w:r>
      <w:r w:rsidR="00FD0B8D" w:rsidRPr="00031896">
        <w:t xml:space="preserve">specification </w:t>
      </w:r>
      <w:r>
        <w:t xml:space="preserve">on </w:t>
      </w:r>
      <w:r w:rsidR="00FD0B8D" w:rsidRPr="00031896">
        <w:t>analyses</w:t>
      </w:r>
      <w:r>
        <w:t xml:space="preserve"> of </w:t>
      </w:r>
      <w:r w:rsidR="00F232E6">
        <w:t xml:space="preserve">molecular </w:t>
      </w:r>
      <w:r>
        <w:t>evolution</w:t>
      </w:r>
    </w:p>
    <w:p w14:paraId="1FA8AA82" w14:textId="4861F52E" w:rsidR="00AF2A6F" w:rsidRDefault="008C6F17" w:rsidP="00F413E3">
      <w:pPr>
        <w:spacing w:after="0"/>
        <w:jc w:val="both"/>
        <w:rPr>
          <w:rFonts w:ascii="Times New Roman" w:hAnsi="Times New Roman" w:cs="Times New Roman"/>
          <w:sz w:val="24"/>
          <w:szCs w:val="24"/>
        </w:rPr>
      </w:pPr>
      <w:r>
        <w:rPr>
          <w:rFonts w:ascii="Times New Roman" w:hAnsi="Times New Roman" w:cs="Times New Roman"/>
          <w:sz w:val="24"/>
          <w:szCs w:val="24"/>
        </w:rPr>
        <w:t>Next,</w:t>
      </w:r>
      <w:r w:rsidR="00B977DF">
        <w:rPr>
          <w:rFonts w:ascii="Times New Roman" w:hAnsi="Times New Roman" w:cs="Times New Roman"/>
          <w:sz w:val="24"/>
          <w:szCs w:val="24"/>
        </w:rPr>
        <w:t xml:space="preserve"> w</w:t>
      </w:r>
      <w:r w:rsidR="00D260BB" w:rsidRPr="00031896">
        <w:rPr>
          <w:rFonts w:ascii="Times New Roman" w:hAnsi="Times New Roman" w:cs="Times New Roman"/>
          <w:sz w:val="24"/>
          <w:szCs w:val="24"/>
        </w:rPr>
        <w:t xml:space="preserve">e </w:t>
      </w:r>
      <w:r w:rsidR="006F4021">
        <w:rPr>
          <w:rFonts w:ascii="Times New Roman" w:hAnsi="Times New Roman" w:cs="Times New Roman"/>
          <w:sz w:val="24"/>
          <w:szCs w:val="24"/>
        </w:rPr>
        <w:t xml:space="preserve">examined </w:t>
      </w:r>
      <w:r w:rsidR="00D260BB" w:rsidRPr="00031896">
        <w:rPr>
          <w:rFonts w:ascii="Times New Roman" w:hAnsi="Times New Roman" w:cs="Times New Roman"/>
          <w:sz w:val="24"/>
          <w:szCs w:val="24"/>
        </w:rPr>
        <w:t>how</w:t>
      </w:r>
      <w:r w:rsidR="00B977DF">
        <w:rPr>
          <w:rFonts w:ascii="Times New Roman" w:hAnsi="Times New Roman" w:cs="Times New Roman"/>
          <w:sz w:val="24"/>
          <w:szCs w:val="24"/>
        </w:rPr>
        <w:t xml:space="preserve"> phylogenetic discordance influenced</w:t>
      </w:r>
      <w:r w:rsidR="00D260BB" w:rsidRPr="00031896">
        <w:rPr>
          <w:rFonts w:ascii="Times New Roman" w:hAnsi="Times New Roman" w:cs="Times New Roman"/>
          <w:sz w:val="24"/>
          <w:szCs w:val="24"/>
        </w:rPr>
        <w:t xml:space="preserve"> </w:t>
      </w:r>
      <w:r w:rsidR="00B977DF">
        <w:rPr>
          <w:rFonts w:ascii="Times New Roman" w:hAnsi="Times New Roman" w:cs="Times New Roman"/>
          <w:sz w:val="24"/>
          <w:szCs w:val="24"/>
        </w:rPr>
        <w:t xml:space="preserve">inferences on </w:t>
      </w:r>
      <w:r w:rsidR="00047BC0">
        <w:rPr>
          <w:rFonts w:ascii="Times New Roman" w:hAnsi="Times New Roman" w:cs="Times New Roman"/>
          <w:sz w:val="24"/>
          <w:szCs w:val="24"/>
        </w:rPr>
        <w:t xml:space="preserve">the evolution of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sequences. Among a set of </w:t>
      </w:r>
      <w:r w:rsidR="005C7E8D">
        <w:rPr>
          <w:rFonts w:ascii="Times New Roman" w:hAnsi="Times New Roman" w:cs="Times New Roman"/>
          <w:sz w:val="24"/>
          <w:szCs w:val="24"/>
        </w:rPr>
        <w:t xml:space="preserve">22,261 </w:t>
      </w:r>
      <w:r w:rsidR="00B977DF" w:rsidRPr="00D4662B">
        <w:rPr>
          <w:rFonts w:ascii="Times New Roman" w:hAnsi="Times New Roman" w:cs="Times New Roman"/>
          <w:i/>
          <w:sz w:val="24"/>
          <w:szCs w:val="24"/>
        </w:rPr>
        <w:t>M. musculus</w:t>
      </w:r>
      <w:r w:rsidR="00B977DF" w:rsidRPr="00237D7D">
        <w:rPr>
          <w:rFonts w:ascii="Times New Roman" w:hAnsi="Times New Roman" w:cs="Times New Roman"/>
          <w:sz w:val="24"/>
          <w:szCs w:val="24"/>
        </w:rPr>
        <w:t xml:space="preserve">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transcripts, the average distance between the start and end of the coding sequence </w:t>
      </w:r>
      <w:r w:rsidR="00120CAA">
        <w:rPr>
          <w:rFonts w:ascii="Times New Roman" w:hAnsi="Times New Roman" w:cs="Times New Roman"/>
          <w:sz w:val="24"/>
          <w:szCs w:val="24"/>
        </w:rPr>
        <w:t>wa</w:t>
      </w:r>
      <w:r w:rsidR="00D260BB" w:rsidRPr="00031896">
        <w:rPr>
          <w:rFonts w:ascii="Times New Roman" w:hAnsi="Times New Roman" w:cs="Times New Roman"/>
          <w:sz w:val="24"/>
          <w:szCs w:val="24"/>
        </w:rPr>
        <w:t xml:space="preserve">s </w:t>
      </w:r>
      <w:r w:rsidR="005C7E8D">
        <w:rPr>
          <w:rFonts w:ascii="Times New Roman" w:hAnsi="Times New Roman" w:cs="Times New Roman"/>
          <w:sz w:val="24"/>
          <w:szCs w:val="24"/>
        </w:rPr>
        <w:t>37.02</w:t>
      </w:r>
      <w:r w:rsidR="00D260BB" w:rsidRPr="00031896">
        <w:rPr>
          <w:rFonts w:ascii="Times New Roman" w:hAnsi="Times New Roman" w:cs="Times New Roman"/>
          <w:sz w:val="24"/>
          <w:szCs w:val="24"/>
        </w:rPr>
        <w:t xml:space="preserve"> kb, or roughly </w:t>
      </w:r>
      <w:r w:rsidR="0062606C">
        <w:rPr>
          <w:rFonts w:ascii="Times New Roman" w:hAnsi="Times New Roman" w:cs="Times New Roman"/>
          <w:sz w:val="24"/>
          <w:szCs w:val="24"/>
        </w:rPr>
        <w:t>4</w:t>
      </w:r>
      <w:r w:rsidR="00D260BB" w:rsidRPr="00031896">
        <w:rPr>
          <w:rFonts w:ascii="Times New Roman" w:hAnsi="Times New Roman" w:cs="Times New Roman"/>
          <w:sz w:val="24"/>
          <w:szCs w:val="24"/>
        </w:rPr>
        <w:t xml:space="preserve"> non-overlapping 10</w:t>
      </w:r>
      <w:r w:rsidR="006C1351">
        <w:rPr>
          <w:rFonts w:ascii="Times New Roman" w:hAnsi="Times New Roman" w:cs="Times New Roman"/>
          <w:sz w:val="24"/>
          <w:szCs w:val="24"/>
        </w:rPr>
        <w:t xml:space="preserve"> </w:t>
      </w:r>
      <w:r w:rsidR="00D260BB" w:rsidRPr="00031896">
        <w:rPr>
          <w:rFonts w:ascii="Times New Roman" w:hAnsi="Times New Roman" w:cs="Times New Roman"/>
          <w:sz w:val="24"/>
          <w:szCs w:val="24"/>
        </w:rPr>
        <w:t>kb windows</w:t>
      </w:r>
      <w:r w:rsidR="00023CCC" w:rsidRPr="00031896">
        <w:rPr>
          <w:rFonts w:ascii="Times New Roman" w:hAnsi="Times New Roman" w:cs="Times New Roman"/>
          <w:sz w:val="24"/>
          <w:szCs w:val="24"/>
        </w:rPr>
        <w:t xml:space="preserve">. At this distance, tree similarity </w:t>
      </w:r>
      <w:r w:rsidR="00120CAA">
        <w:rPr>
          <w:rFonts w:ascii="Times New Roman" w:hAnsi="Times New Roman" w:cs="Times New Roman"/>
          <w:sz w:val="24"/>
          <w:szCs w:val="24"/>
        </w:rPr>
        <w:t>is predicted to</w:t>
      </w:r>
      <w:r w:rsidR="00120CAA" w:rsidRPr="00031896">
        <w:rPr>
          <w:rFonts w:ascii="Times New Roman" w:hAnsi="Times New Roman" w:cs="Times New Roman"/>
          <w:sz w:val="24"/>
          <w:szCs w:val="24"/>
        </w:rPr>
        <w:t xml:space="preserve"> </w:t>
      </w:r>
      <w:r w:rsidR="00023CCC" w:rsidRPr="00031896">
        <w:rPr>
          <w:rFonts w:ascii="Times New Roman" w:hAnsi="Times New Roman" w:cs="Times New Roman"/>
          <w:sz w:val="24"/>
          <w:szCs w:val="24"/>
        </w:rPr>
        <w:t>diminish</w:t>
      </w:r>
      <w:r w:rsidR="00120CAA">
        <w:rPr>
          <w:rFonts w:ascii="Times New Roman" w:hAnsi="Times New Roman" w:cs="Times New Roman"/>
          <w:sz w:val="24"/>
          <w:szCs w:val="24"/>
        </w:rPr>
        <w:t xml:space="preserve"> </w:t>
      </w:r>
      <w:r w:rsidR="001A4A67">
        <w:rPr>
          <w:rFonts w:ascii="Times New Roman" w:hAnsi="Times New Roman" w:cs="Times New Roman"/>
          <w:sz w:val="24"/>
          <w:szCs w:val="24"/>
        </w:rPr>
        <w:t xml:space="preserve">considerably </w:t>
      </w:r>
      <w:r w:rsidR="00120CAA">
        <w:rPr>
          <w:rFonts w:ascii="Times New Roman" w:hAnsi="Times New Roman" w:cs="Times New Roman"/>
          <w:sz w:val="24"/>
          <w:szCs w:val="24"/>
        </w:rPr>
        <w:t>(</w:t>
      </w:r>
      <w:r w:rsidR="00120CAA" w:rsidRPr="008F6E86">
        <w:rPr>
          <w:rFonts w:ascii="Times New Roman" w:hAnsi="Times New Roman" w:cs="Times New Roman"/>
          <w:i/>
          <w:iCs/>
          <w:sz w:val="24"/>
          <w:szCs w:val="24"/>
        </w:rPr>
        <w:t>e.g.</w:t>
      </w:r>
      <w:r w:rsidR="00120CAA">
        <w:rPr>
          <w:rFonts w:ascii="Times New Roman" w:hAnsi="Times New Roman" w:cs="Times New Roman"/>
          <w:sz w:val="24"/>
          <w:szCs w:val="24"/>
        </w:rPr>
        <w:t>,</w:t>
      </w:r>
      <w:r w:rsidR="00023CCC" w:rsidRPr="00031896">
        <w:rPr>
          <w:rFonts w:ascii="Times New Roman" w:hAnsi="Times New Roman" w:cs="Times New Roman"/>
          <w:sz w:val="24"/>
          <w:szCs w:val="24"/>
        </w:rPr>
        <w:t xml:space="preserve"> by 0.</w:t>
      </w:r>
      <w:r w:rsidR="00AA718F">
        <w:rPr>
          <w:rFonts w:ascii="Times New Roman" w:hAnsi="Times New Roman" w:cs="Times New Roman"/>
          <w:sz w:val="24"/>
          <w:szCs w:val="24"/>
        </w:rPr>
        <w:t>10</w:t>
      </w:r>
      <w:r w:rsidR="00023CCC" w:rsidRPr="00031896">
        <w:rPr>
          <w:rFonts w:ascii="Times New Roman" w:hAnsi="Times New Roman" w:cs="Times New Roman"/>
          <w:sz w:val="24"/>
          <w:szCs w:val="24"/>
        </w:rPr>
        <w:t xml:space="preserve"> </w:t>
      </w:r>
      <w:proofErr w:type="spellStart"/>
      <w:r w:rsidR="00023CCC" w:rsidRPr="00031896">
        <w:rPr>
          <w:rFonts w:ascii="Times New Roman" w:hAnsi="Times New Roman" w:cs="Times New Roman"/>
          <w:sz w:val="24"/>
          <w:szCs w:val="24"/>
        </w:rPr>
        <w:t>wRF</w:t>
      </w:r>
      <w:proofErr w:type="spellEnd"/>
      <w:r w:rsidR="00023CCC" w:rsidRPr="00031896">
        <w:rPr>
          <w:rFonts w:ascii="Times New Roman" w:hAnsi="Times New Roman" w:cs="Times New Roman"/>
          <w:sz w:val="24"/>
          <w:szCs w:val="24"/>
        </w:rPr>
        <w:t xml:space="preserve"> units)</w:t>
      </w:r>
      <w:r w:rsidR="00AF2A6F" w:rsidRPr="00031896">
        <w:rPr>
          <w:rFonts w:ascii="Times New Roman" w:hAnsi="Times New Roman" w:cs="Times New Roman"/>
          <w:sz w:val="24"/>
          <w:szCs w:val="24"/>
        </w:rPr>
        <w:t xml:space="preserve">, </w:t>
      </w:r>
      <w:r w:rsidR="00B977DF">
        <w:rPr>
          <w:rFonts w:ascii="Times New Roman" w:hAnsi="Times New Roman" w:cs="Times New Roman"/>
          <w:sz w:val="24"/>
          <w:szCs w:val="24"/>
        </w:rPr>
        <w:t>such</w:t>
      </w:r>
      <w:r w:rsidR="008C306A">
        <w:rPr>
          <w:rFonts w:ascii="Times New Roman" w:hAnsi="Times New Roman" w:cs="Times New Roman"/>
          <w:sz w:val="24"/>
          <w:szCs w:val="24"/>
        </w:rPr>
        <w:t xml:space="preserve"> that</w:t>
      </w:r>
      <w:r w:rsidR="00B977DF">
        <w:rPr>
          <w:rFonts w:ascii="Times New Roman" w:hAnsi="Times New Roman" w:cs="Times New Roman"/>
          <w:sz w:val="24"/>
          <w:szCs w:val="24"/>
        </w:rPr>
        <w:t xml:space="preserve"> </w:t>
      </w:r>
      <w:r w:rsidR="00120CAA">
        <w:rPr>
          <w:rFonts w:ascii="Times New Roman" w:hAnsi="Times New Roman" w:cs="Times New Roman"/>
          <w:sz w:val="24"/>
          <w:szCs w:val="24"/>
        </w:rPr>
        <w:t xml:space="preserve">the phylogenetic history of individual genes may often contain </w:t>
      </w:r>
      <w:r w:rsidR="00B977DF">
        <w:rPr>
          <w:rFonts w:ascii="Times New Roman" w:hAnsi="Times New Roman" w:cs="Times New Roman"/>
          <w:sz w:val="24"/>
          <w:szCs w:val="24"/>
        </w:rPr>
        <w:t xml:space="preserve">some </w:t>
      </w:r>
      <w:r w:rsidR="00120CAA">
        <w:rPr>
          <w:rFonts w:ascii="Times New Roman" w:hAnsi="Times New Roman" w:cs="Times New Roman"/>
          <w:sz w:val="24"/>
          <w:szCs w:val="24"/>
        </w:rPr>
        <w:t>phylogenetic discordance</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and Hahn 2016; Mendes, et al. 2019)</w:t>
      </w:r>
      <w:r w:rsidR="00E900C6">
        <w:rPr>
          <w:rFonts w:ascii="Times New Roman" w:hAnsi="Times New Roman" w:cs="Times New Roman"/>
          <w:sz w:val="24"/>
          <w:szCs w:val="24"/>
        </w:rPr>
        <w:fldChar w:fldCharType="end"/>
      </w:r>
      <w:r w:rsidR="00120CAA">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We also </w:t>
      </w:r>
      <w:r w:rsidR="00120CAA">
        <w:rPr>
          <w:rFonts w:ascii="Times New Roman" w:hAnsi="Times New Roman" w:cs="Times New Roman"/>
          <w:sz w:val="24"/>
          <w:szCs w:val="24"/>
        </w:rPr>
        <w:t>found</w:t>
      </w:r>
      <w:r w:rsidR="00120CAA" w:rsidRPr="00031896">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that </w:t>
      </w:r>
      <w:r w:rsidR="000E3F06" w:rsidRPr="00031896">
        <w:rPr>
          <w:rFonts w:ascii="Times New Roman" w:hAnsi="Times New Roman" w:cs="Times New Roman"/>
          <w:sz w:val="24"/>
          <w:szCs w:val="24"/>
        </w:rPr>
        <w:t>out of</w:t>
      </w:r>
      <w:r w:rsidR="00606653">
        <w:rPr>
          <w:rFonts w:ascii="Times New Roman" w:hAnsi="Times New Roman" w:cs="Times New Roman"/>
          <w:sz w:val="24"/>
          <w:szCs w:val="24"/>
        </w:rPr>
        <w:t xml:space="preserve"> </w:t>
      </w:r>
      <w:r w:rsidR="004C737D">
        <w:rPr>
          <w:rFonts w:ascii="Times New Roman" w:hAnsi="Times New Roman" w:cs="Times New Roman"/>
          <w:sz w:val="24"/>
          <w:szCs w:val="24"/>
        </w:rPr>
        <w:t xml:space="preserve">the </w:t>
      </w:r>
      <w:r w:rsidR="00A944B8">
        <w:rPr>
          <w:rFonts w:ascii="Times New Roman" w:hAnsi="Times New Roman" w:cs="Times New Roman"/>
          <w:sz w:val="24"/>
          <w:szCs w:val="24"/>
        </w:rPr>
        <w:t>67,566</w:t>
      </w:r>
      <w:r w:rsidR="00606653">
        <w:rPr>
          <w:rFonts w:ascii="Times New Roman" w:hAnsi="Times New Roman" w:cs="Times New Roman"/>
          <w:sz w:val="24"/>
          <w:szCs w:val="24"/>
        </w:rPr>
        <w:t xml:space="preserve"> times </w:t>
      </w:r>
      <w:r w:rsidR="00D969B5">
        <w:rPr>
          <w:rFonts w:ascii="Times New Roman" w:hAnsi="Times New Roman" w:cs="Times New Roman"/>
          <w:sz w:val="24"/>
          <w:szCs w:val="24"/>
        </w:rPr>
        <w:t>the coding sequence</w:t>
      </w:r>
      <w:r w:rsidR="00606653">
        <w:rPr>
          <w:rFonts w:ascii="Times New Roman" w:hAnsi="Times New Roman" w:cs="Times New Roman"/>
          <w:sz w:val="24"/>
          <w:szCs w:val="24"/>
        </w:rPr>
        <w:t xml:space="preserve"> in a gene overlapped with a </w:t>
      </w:r>
      <w:r w:rsidR="000E3F06" w:rsidRPr="00031896">
        <w:rPr>
          <w:rFonts w:ascii="Times New Roman" w:hAnsi="Times New Roman" w:cs="Times New Roman"/>
          <w:sz w:val="24"/>
          <w:szCs w:val="24"/>
        </w:rPr>
        <w:t xml:space="preserve">10 kb window, </w:t>
      </w:r>
      <w:r w:rsidR="00E977A7" w:rsidRPr="00031896">
        <w:rPr>
          <w:rFonts w:ascii="Times New Roman" w:hAnsi="Times New Roman" w:cs="Times New Roman"/>
          <w:sz w:val="24"/>
          <w:szCs w:val="24"/>
        </w:rPr>
        <w:t xml:space="preserve">the </w:t>
      </w:r>
      <w:r w:rsidR="00120CAA">
        <w:rPr>
          <w:rFonts w:ascii="Times New Roman" w:hAnsi="Times New Roman" w:cs="Times New Roman"/>
          <w:sz w:val="24"/>
          <w:szCs w:val="24"/>
        </w:rPr>
        <w:t xml:space="preserve">inferred </w:t>
      </w:r>
      <w:r w:rsidR="00E977A7" w:rsidRPr="00031896">
        <w:rPr>
          <w:rFonts w:ascii="Times New Roman" w:hAnsi="Times New Roman" w:cs="Times New Roman"/>
          <w:sz w:val="24"/>
          <w:szCs w:val="24"/>
        </w:rPr>
        <w:t xml:space="preserve">topology of the gene tree </w:t>
      </w:r>
      <w:r w:rsidR="00120CAA">
        <w:rPr>
          <w:rFonts w:ascii="Times New Roman" w:hAnsi="Times New Roman" w:cs="Times New Roman"/>
          <w:sz w:val="24"/>
          <w:szCs w:val="24"/>
        </w:rPr>
        <w:t xml:space="preserve">exactly </w:t>
      </w:r>
      <w:r w:rsidR="00E977A7" w:rsidRPr="00031896">
        <w:rPr>
          <w:rFonts w:ascii="Times New Roman" w:hAnsi="Times New Roman" w:cs="Times New Roman"/>
          <w:sz w:val="24"/>
          <w:szCs w:val="24"/>
        </w:rPr>
        <w:t>matche</w:t>
      </w:r>
      <w:r w:rsidR="00120CAA">
        <w:rPr>
          <w:rFonts w:ascii="Times New Roman" w:hAnsi="Times New Roman" w:cs="Times New Roman"/>
          <w:sz w:val="24"/>
          <w:szCs w:val="24"/>
        </w:rPr>
        <w:t>d</w:t>
      </w:r>
      <w:r w:rsidR="00E977A7" w:rsidRPr="00031896">
        <w:rPr>
          <w:rFonts w:ascii="Times New Roman" w:hAnsi="Times New Roman" w:cs="Times New Roman"/>
          <w:sz w:val="24"/>
          <w:szCs w:val="24"/>
        </w:rPr>
        <w:t xml:space="preserve"> the topology of the corresponding window tree only </w:t>
      </w:r>
      <w:r w:rsidR="00A944B8">
        <w:rPr>
          <w:rFonts w:ascii="Times New Roman" w:hAnsi="Times New Roman" w:cs="Times New Roman"/>
          <w:sz w:val="24"/>
          <w:szCs w:val="24"/>
        </w:rPr>
        <w:t>11</w:t>
      </w:r>
      <w:r w:rsidR="00E977A7" w:rsidRPr="00031896">
        <w:rPr>
          <w:rFonts w:ascii="Times New Roman" w:hAnsi="Times New Roman" w:cs="Times New Roman"/>
          <w:sz w:val="24"/>
          <w:szCs w:val="24"/>
        </w:rPr>
        <w:t xml:space="preserve">% of the time. </w:t>
      </w:r>
      <w:r w:rsidR="008F6E86">
        <w:rPr>
          <w:rFonts w:ascii="Times New Roman" w:hAnsi="Times New Roman" w:cs="Times New Roman"/>
          <w:sz w:val="24"/>
          <w:szCs w:val="24"/>
        </w:rPr>
        <w:t xml:space="preserve"> Thus,</w:t>
      </w:r>
      <w:r w:rsidR="00E977A7" w:rsidRPr="00031896">
        <w:rPr>
          <w:rFonts w:ascii="Times New Roman" w:hAnsi="Times New Roman" w:cs="Times New Roman"/>
          <w:sz w:val="24"/>
          <w:szCs w:val="24"/>
        </w:rPr>
        <w:t xml:space="preserve"> </w:t>
      </w:r>
      <w:r w:rsidR="00C760E7">
        <w:rPr>
          <w:rFonts w:ascii="Times New Roman" w:hAnsi="Times New Roman" w:cs="Times New Roman"/>
          <w:sz w:val="24"/>
          <w:szCs w:val="24"/>
        </w:rPr>
        <w:t xml:space="preserve">the common practice of </w:t>
      </w:r>
      <w:r w:rsidR="00E977A7" w:rsidRPr="00031896">
        <w:rPr>
          <w:rFonts w:ascii="Times New Roman" w:hAnsi="Times New Roman" w:cs="Times New Roman"/>
          <w:sz w:val="24"/>
          <w:szCs w:val="24"/>
        </w:rPr>
        <w:t xml:space="preserve">inferring gene trees on concatenated </w:t>
      </w:r>
      <w:r w:rsidR="007E3690">
        <w:rPr>
          <w:rFonts w:ascii="Times New Roman" w:hAnsi="Times New Roman" w:cs="Times New Roman"/>
          <w:sz w:val="24"/>
          <w:szCs w:val="24"/>
        </w:rPr>
        <w:t>coding</w:t>
      </w:r>
      <w:r w:rsidR="007E3690" w:rsidRPr="00031896">
        <w:rPr>
          <w:rFonts w:ascii="Times New Roman" w:hAnsi="Times New Roman" w:cs="Times New Roman"/>
          <w:sz w:val="24"/>
          <w:szCs w:val="24"/>
        </w:rPr>
        <w:t xml:space="preserve"> </w:t>
      </w:r>
      <w:r w:rsidR="00652AF6">
        <w:rPr>
          <w:rFonts w:ascii="Times New Roman" w:hAnsi="Times New Roman" w:cs="Times New Roman"/>
          <w:sz w:val="24"/>
          <w:szCs w:val="24"/>
        </w:rPr>
        <w:t>exons from a single transcript</w:t>
      </w:r>
      <w:r w:rsidR="00C760E7">
        <w:rPr>
          <w:rFonts w:ascii="Times New Roman" w:hAnsi="Times New Roman" w:cs="Times New Roman"/>
          <w:sz w:val="24"/>
          <w:szCs w:val="24"/>
        </w:rPr>
        <w:t xml:space="preserve"> </w:t>
      </w:r>
      <w:r w:rsidR="00E977A7" w:rsidRPr="00031896">
        <w:rPr>
          <w:rFonts w:ascii="Times New Roman" w:hAnsi="Times New Roman" w:cs="Times New Roman"/>
          <w:sz w:val="24"/>
          <w:szCs w:val="24"/>
        </w:rPr>
        <w:t xml:space="preserve">is still </w:t>
      </w:r>
      <w:r w:rsidR="00120CAA">
        <w:rPr>
          <w:rFonts w:ascii="Times New Roman" w:hAnsi="Times New Roman" w:cs="Times New Roman"/>
          <w:sz w:val="24"/>
          <w:szCs w:val="24"/>
        </w:rPr>
        <w:t xml:space="preserve">likely </w:t>
      </w:r>
      <w:r w:rsidR="00E977A7" w:rsidRPr="00031896">
        <w:rPr>
          <w:rFonts w:ascii="Times New Roman" w:hAnsi="Times New Roman" w:cs="Times New Roman"/>
          <w:sz w:val="24"/>
          <w:szCs w:val="24"/>
        </w:rPr>
        <w:t xml:space="preserve">averaging over multiple </w:t>
      </w:r>
      <w:r w:rsidR="00652AF6">
        <w:rPr>
          <w:rFonts w:ascii="Times New Roman" w:hAnsi="Times New Roman" w:cs="Times New Roman"/>
          <w:sz w:val="24"/>
          <w:szCs w:val="24"/>
        </w:rPr>
        <w:t>possible</w:t>
      </w:r>
      <w:r w:rsidR="005404E8">
        <w:rPr>
          <w:rFonts w:ascii="Times New Roman" w:hAnsi="Times New Roman" w:cs="Times New Roman"/>
          <w:sz w:val="24"/>
          <w:szCs w:val="24"/>
        </w:rPr>
        <w:t xml:space="preserve"> albeit correlated</w:t>
      </w:r>
      <w:r w:rsidR="00E977A7" w:rsidRPr="00031896">
        <w:rPr>
          <w:rFonts w:ascii="Times New Roman" w:hAnsi="Times New Roman" w:cs="Times New Roman"/>
          <w:sz w:val="24"/>
          <w:szCs w:val="24"/>
        </w:rPr>
        <w:t xml:space="preserve"> histories.</w:t>
      </w:r>
    </w:p>
    <w:p w14:paraId="71C8106E" w14:textId="08897F4B" w:rsidR="00352DEE"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8C6F17">
        <w:rPr>
          <w:rFonts w:ascii="Times New Roman" w:hAnsi="Times New Roman" w:cs="Times New Roman"/>
          <w:sz w:val="24"/>
          <w:szCs w:val="24"/>
        </w:rPr>
        <w:t xml:space="preserve">Finally, </w:t>
      </w:r>
      <w:r w:rsidR="00352DEE">
        <w:rPr>
          <w:rFonts w:ascii="Times New Roman" w:hAnsi="Times New Roman" w:cs="Times New Roman"/>
          <w:sz w:val="24"/>
          <w:szCs w:val="24"/>
        </w:rPr>
        <w:t xml:space="preserve">we </w:t>
      </w:r>
      <w:r w:rsidR="00644A53">
        <w:rPr>
          <w:rFonts w:ascii="Times New Roman" w:hAnsi="Times New Roman" w:cs="Times New Roman"/>
          <w:sz w:val="24"/>
          <w:szCs w:val="24"/>
        </w:rPr>
        <w:t>tested</w:t>
      </w:r>
      <w:r w:rsidR="00352DEE">
        <w:rPr>
          <w:rFonts w:ascii="Times New Roman" w:hAnsi="Times New Roman" w:cs="Times New Roman"/>
          <w:sz w:val="24"/>
          <w:szCs w:val="24"/>
        </w:rPr>
        <w:t xml:space="preserve"> </w:t>
      </w:r>
      <w:r w:rsidR="00120CAA">
        <w:rPr>
          <w:rFonts w:ascii="Times New Roman" w:hAnsi="Times New Roman" w:cs="Times New Roman"/>
          <w:sz w:val="24"/>
          <w:szCs w:val="24"/>
        </w:rPr>
        <w:t>how</w:t>
      </w:r>
      <w:r w:rsidR="00352DEE">
        <w:rPr>
          <w:rFonts w:ascii="Times New Roman" w:hAnsi="Times New Roman" w:cs="Times New Roman"/>
          <w:sz w:val="24"/>
          <w:szCs w:val="24"/>
        </w:rPr>
        <w:t xml:space="preserve"> tree misspecification </w:t>
      </w:r>
      <w:r w:rsidR="00120CAA">
        <w:rPr>
          <w:rFonts w:ascii="Times New Roman" w:hAnsi="Times New Roman" w:cs="Times New Roman"/>
          <w:sz w:val="24"/>
          <w:szCs w:val="24"/>
        </w:rPr>
        <w:t xml:space="preserve">might impact standard </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N</w:t>
      </w:r>
      <w:proofErr w:type="spellEnd"/>
      <w:r w:rsidR="00D453F8">
        <w:rPr>
          <w:rFonts w:ascii="Times New Roman" w:hAnsi="Times New Roman" w:cs="Times New Roman"/>
          <w:sz w:val="24"/>
          <w:szCs w:val="24"/>
        </w:rPr>
        <w:t>/</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S</w:t>
      </w:r>
      <w:proofErr w:type="spellEnd"/>
      <w:r w:rsidR="00120CAA">
        <w:rPr>
          <w:rFonts w:ascii="Times New Roman" w:hAnsi="Times New Roman" w:cs="Times New Roman"/>
          <w:sz w:val="24"/>
          <w:szCs w:val="24"/>
        </w:rPr>
        <w:t xml:space="preserve"> based phylogenetic </w:t>
      </w:r>
      <w:r w:rsidR="00352DEE">
        <w:rPr>
          <w:rFonts w:ascii="Times New Roman" w:hAnsi="Times New Roman" w:cs="Times New Roman"/>
          <w:sz w:val="24"/>
          <w:szCs w:val="24"/>
        </w:rPr>
        <w:t xml:space="preserve">analyses </w:t>
      </w:r>
      <w:r w:rsidR="00120CAA">
        <w:rPr>
          <w:rFonts w:ascii="Times New Roman" w:hAnsi="Times New Roman" w:cs="Times New Roman"/>
          <w:sz w:val="24"/>
          <w:szCs w:val="24"/>
        </w:rPr>
        <w:t xml:space="preserve">for </w:t>
      </w:r>
      <w:r w:rsidR="00352DEE">
        <w:rPr>
          <w:rFonts w:ascii="Times New Roman" w:hAnsi="Times New Roman" w:cs="Times New Roman"/>
          <w:sz w:val="24"/>
          <w:szCs w:val="24"/>
        </w:rPr>
        <w:t>positive</w:t>
      </w:r>
      <w:r w:rsidR="00120CAA">
        <w:rPr>
          <w:rFonts w:ascii="Times New Roman" w:hAnsi="Times New Roman" w:cs="Times New Roman"/>
          <w:sz w:val="24"/>
          <w:szCs w:val="24"/>
        </w:rPr>
        <w:t xml:space="preserve"> directional selection</w:t>
      </w:r>
      <w:r w:rsidR="00352DEE">
        <w:rPr>
          <w:rFonts w:ascii="Times New Roman" w:hAnsi="Times New Roman" w:cs="Times New Roman"/>
          <w:sz w:val="24"/>
          <w:szCs w:val="24"/>
        </w:rPr>
        <w:t xml:space="preserve">. Specifically, we </w:t>
      </w:r>
      <w:r w:rsidR="00F55350">
        <w:rPr>
          <w:rFonts w:ascii="Times New Roman" w:hAnsi="Times New Roman" w:cs="Times New Roman"/>
          <w:sz w:val="24"/>
          <w:szCs w:val="24"/>
        </w:rPr>
        <w:t>used</w:t>
      </w:r>
      <w:r w:rsidR="00352DEE">
        <w:rPr>
          <w:rFonts w:ascii="Times New Roman" w:hAnsi="Times New Roman" w:cs="Times New Roman"/>
          <w:sz w:val="24"/>
          <w:szCs w:val="24"/>
        </w:rPr>
        <w:t xml:space="preserve"> the </w:t>
      </w:r>
      <w:r w:rsidR="005404E8">
        <w:rPr>
          <w:rFonts w:ascii="Times New Roman" w:hAnsi="Times New Roman" w:cs="Times New Roman"/>
          <w:sz w:val="24"/>
          <w:szCs w:val="24"/>
        </w:rPr>
        <w:t xml:space="preserve">still </w:t>
      </w:r>
      <w:r w:rsidR="00352DEE">
        <w:rPr>
          <w:rFonts w:ascii="Times New Roman" w:hAnsi="Times New Roman" w:cs="Times New Roman"/>
          <w:sz w:val="24"/>
          <w:szCs w:val="24"/>
        </w:rPr>
        <w:t xml:space="preserve">common practice of </w:t>
      </w:r>
      <w:r w:rsidR="00F55350">
        <w:rPr>
          <w:rFonts w:ascii="Times New Roman" w:hAnsi="Times New Roman" w:cs="Times New Roman"/>
          <w:sz w:val="24"/>
          <w:szCs w:val="24"/>
        </w:rPr>
        <w:t xml:space="preserve">assuming </w:t>
      </w:r>
      <w:r w:rsidR="00060397">
        <w:rPr>
          <w:rFonts w:ascii="Times New Roman" w:hAnsi="Times New Roman" w:cs="Times New Roman"/>
          <w:sz w:val="24"/>
          <w:szCs w:val="24"/>
        </w:rPr>
        <w:t xml:space="preserve">a single </w:t>
      </w:r>
      <w:r w:rsidR="00352DEE">
        <w:rPr>
          <w:rFonts w:ascii="Times New Roman" w:hAnsi="Times New Roman" w:cs="Times New Roman"/>
          <w:sz w:val="24"/>
          <w:szCs w:val="24"/>
        </w:rPr>
        <w:t>species tree for all genes and compare</w:t>
      </w:r>
      <w:r w:rsidR="00F55350">
        <w:rPr>
          <w:rFonts w:ascii="Times New Roman" w:hAnsi="Times New Roman" w:cs="Times New Roman"/>
          <w:sz w:val="24"/>
          <w:szCs w:val="24"/>
        </w:rPr>
        <w:t>d</w:t>
      </w:r>
      <w:r w:rsidR="00352DEE">
        <w:rPr>
          <w:rFonts w:ascii="Times New Roman" w:hAnsi="Times New Roman" w:cs="Times New Roman"/>
          <w:sz w:val="24"/>
          <w:szCs w:val="24"/>
        </w:rPr>
        <w:t xml:space="preserve"> that to using individual</w:t>
      </w:r>
      <w:r w:rsidR="00F55350">
        <w:rPr>
          <w:rFonts w:ascii="Times New Roman" w:hAnsi="Times New Roman" w:cs="Times New Roman"/>
          <w:sz w:val="24"/>
          <w:szCs w:val="24"/>
        </w:rPr>
        <w:t>ly inferred</w:t>
      </w:r>
      <w:r w:rsidR="00352DEE">
        <w:rPr>
          <w:rFonts w:ascii="Times New Roman" w:hAnsi="Times New Roman" w:cs="Times New Roman"/>
          <w:sz w:val="24"/>
          <w:szCs w:val="24"/>
        </w:rPr>
        <w:t xml:space="preserve"> gene trees in</w:t>
      </w:r>
      <w:r w:rsidR="001A4A67">
        <w:rPr>
          <w:rFonts w:ascii="Times New Roman" w:hAnsi="Times New Roman" w:cs="Times New Roman"/>
          <w:sz w:val="24"/>
          <w:szCs w:val="24"/>
        </w:rPr>
        <w:t xml:space="preserve"> three</w:t>
      </w:r>
      <w:r w:rsidR="00352DEE">
        <w:rPr>
          <w:rFonts w:ascii="Times New Roman" w:hAnsi="Times New Roman" w:cs="Times New Roman"/>
          <w:sz w:val="24"/>
          <w:szCs w:val="24"/>
        </w:rPr>
        <w:t xml:space="preserve"> </w:t>
      </w:r>
      <w:r w:rsidR="00F55350">
        <w:rPr>
          <w:rFonts w:ascii="Times New Roman" w:hAnsi="Times New Roman" w:cs="Times New Roman"/>
          <w:sz w:val="24"/>
          <w:szCs w:val="24"/>
        </w:rPr>
        <w:t xml:space="preserve">common statistical </w:t>
      </w:r>
      <w:r w:rsidR="00352DEE">
        <w:rPr>
          <w:rFonts w:ascii="Times New Roman" w:hAnsi="Times New Roman" w:cs="Times New Roman"/>
          <w:sz w:val="24"/>
          <w:szCs w:val="24"/>
        </w:rPr>
        <w:t>tests for positive selection: PAML’s M1a vs. M2a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(Yang 2007)</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BUSTED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and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aBSREL</w:t>
      </w:r>
      <w:proofErr w:type="spellEnd"/>
      <w:r w:rsidR="00352DEE">
        <w:rPr>
          <w:rFonts w:ascii="Times New Roman" w:hAnsi="Times New Roman" w:cs="Times New Roman"/>
          <w:sz w:val="24"/>
          <w:szCs w:val="24"/>
        </w:rPr>
        <w:t xml:space="preserve">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Y051bT42MTwvUmVjTnVtPjxEaXNwbGF5VGV4dD4oU21pdGgsIGV0IGFsLiAyMDE1YSk8L0Rpc3Bs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Y051bT42MTwvUmVjTnVtPjxEaXNwbGF5VGV4dD4oU21pdGgsIGV0IGFsLiAyMDE1YSk8L0Rpc3Bs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(Smith, et al. 2015a)</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r w:rsidR="00114EEF">
        <w:rPr>
          <w:rFonts w:ascii="Times New Roman" w:hAnsi="Times New Roman" w:cs="Times New Roman"/>
          <w:sz w:val="24"/>
          <w:szCs w:val="24"/>
        </w:rPr>
        <w:t xml:space="preserve">We </w:t>
      </w:r>
      <w:r w:rsidR="00F55350">
        <w:rPr>
          <w:rFonts w:ascii="Times New Roman" w:hAnsi="Times New Roman" w:cs="Times New Roman"/>
          <w:sz w:val="24"/>
          <w:szCs w:val="24"/>
        </w:rPr>
        <w:t>found evidence that tree misspecification likely induces both</w:t>
      </w:r>
      <w:r w:rsidR="00C760E7">
        <w:rPr>
          <w:rFonts w:ascii="Times New Roman" w:hAnsi="Times New Roman" w:cs="Times New Roman"/>
          <w:sz w:val="24"/>
          <w:szCs w:val="24"/>
        </w:rPr>
        <w:t xml:space="preserve"> false positive</w:t>
      </w:r>
      <w:r w:rsidR="00F55350">
        <w:rPr>
          <w:rFonts w:ascii="Times New Roman" w:hAnsi="Times New Roman" w:cs="Times New Roman"/>
          <w:sz w:val="24"/>
          <w:szCs w:val="24"/>
        </w:rPr>
        <w:t xml:space="preserve"> </w:t>
      </w:r>
      <w:r w:rsidR="00C760E7">
        <w:rPr>
          <w:rFonts w:ascii="Times New Roman" w:hAnsi="Times New Roman" w:cs="Times New Roman"/>
          <w:sz w:val="24"/>
          <w:szCs w:val="24"/>
        </w:rPr>
        <w:t>(</w:t>
      </w:r>
      <w:r w:rsidR="00F55350">
        <w:rPr>
          <w:rFonts w:ascii="Times New Roman" w:hAnsi="Times New Roman" w:cs="Times New Roman"/>
          <w:sz w:val="24"/>
          <w:szCs w:val="24"/>
        </w:rPr>
        <w:t>type I</w:t>
      </w:r>
      <w:r w:rsidR="00C760E7">
        <w:rPr>
          <w:rFonts w:ascii="Times New Roman" w:hAnsi="Times New Roman" w:cs="Times New Roman"/>
          <w:sz w:val="24"/>
          <w:szCs w:val="24"/>
        </w:rPr>
        <w:t xml:space="preserve">) and false negative </w:t>
      </w:r>
      <w:r w:rsidR="00F55350">
        <w:rPr>
          <w:rFonts w:ascii="Times New Roman" w:hAnsi="Times New Roman" w:cs="Times New Roman"/>
          <w:sz w:val="24"/>
          <w:szCs w:val="24"/>
        </w:rPr>
        <w:t>(type II</w:t>
      </w:r>
      <w:r w:rsidR="00C760E7">
        <w:rPr>
          <w:rFonts w:ascii="Times New Roman" w:hAnsi="Times New Roman" w:cs="Times New Roman"/>
          <w:sz w:val="24"/>
          <w:szCs w:val="24"/>
        </w:rPr>
        <w:t>)</w:t>
      </w:r>
      <w:r w:rsidR="00F55350">
        <w:rPr>
          <w:rFonts w:ascii="Times New Roman" w:hAnsi="Times New Roman" w:cs="Times New Roman"/>
          <w:sz w:val="24"/>
          <w:szCs w:val="24"/>
        </w:rPr>
        <w:t xml:space="preserve"> error</w:t>
      </w:r>
      <w:r w:rsidR="00644A53">
        <w:rPr>
          <w:rFonts w:ascii="Times New Roman" w:hAnsi="Times New Roman" w:cs="Times New Roman"/>
          <w:sz w:val="24"/>
          <w:szCs w:val="24"/>
        </w:rPr>
        <w:t>s</w:t>
      </w:r>
      <w:r w:rsidR="00F55350">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For example, m</w:t>
      </w:r>
      <w:r w:rsidR="00114EEF">
        <w:rPr>
          <w:rFonts w:ascii="Times New Roman" w:hAnsi="Times New Roman" w:cs="Times New Roman"/>
          <w:sz w:val="24"/>
          <w:szCs w:val="24"/>
        </w:rPr>
        <w:t xml:space="preserve">any genes </w:t>
      </w:r>
      <w:r w:rsidR="00F55350">
        <w:rPr>
          <w:rFonts w:ascii="Times New Roman" w:hAnsi="Times New Roman" w:cs="Times New Roman"/>
          <w:sz w:val="24"/>
          <w:szCs w:val="24"/>
        </w:rPr>
        <w:t>we</w:t>
      </w:r>
      <w:r w:rsidR="00114EEF">
        <w:rPr>
          <w:rFonts w:ascii="Times New Roman" w:hAnsi="Times New Roman" w:cs="Times New Roman"/>
          <w:sz w:val="24"/>
          <w:szCs w:val="24"/>
        </w:rPr>
        <w:t xml:space="preserve">re inferred as having experienced positive </w:t>
      </w:r>
      <w:r w:rsidR="00F55350">
        <w:rPr>
          <w:rFonts w:ascii="Times New Roman" w:hAnsi="Times New Roman" w:cs="Times New Roman"/>
          <w:sz w:val="24"/>
          <w:szCs w:val="24"/>
        </w:rPr>
        <w:t>direction</w:t>
      </w:r>
      <w:r w:rsidR="00644A53">
        <w:rPr>
          <w:rFonts w:ascii="Times New Roman" w:hAnsi="Times New Roman" w:cs="Times New Roman"/>
          <w:sz w:val="24"/>
          <w:szCs w:val="24"/>
        </w:rPr>
        <w:t>al</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 xml:space="preserve">selection when using </w:t>
      </w:r>
      <w:r w:rsidR="00F55350">
        <w:rPr>
          <w:rFonts w:ascii="Times New Roman" w:hAnsi="Times New Roman" w:cs="Times New Roman"/>
          <w:sz w:val="24"/>
          <w:szCs w:val="24"/>
        </w:rPr>
        <w:t>a single</w:t>
      </w:r>
      <w:r w:rsidR="00114EEF">
        <w:rPr>
          <w:rFonts w:ascii="Times New Roman" w:hAnsi="Times New Roman" w:cs="Times New Roman"/>
          <w:sz w:val="24"/>
          <w:szCs w:val="24"/>
        </w:rPr>
        <w:t xml:space="preserve"> </w:t>
      </w:r>
      <w:r w:rsidR="00F55350">
        <w:rPr>
          <w:rFonts w:ascii="Times New Roman" w:hAnsi="Times New Roman" w:cs="Times New Roman"/>
          <w:sz w:val="24"/>
          <w:szCs w:val="24"/>
        </w:rPr>
        <w:t xml:space="preserve">species </w:t>
      </w:r>
      <w:r w:rsidR="00114EEF">
        <w:rPr>
          <w:rFonts w:ascii="Times New Roman" w:hAnsi="Times New Roman" w:cs="Times New Roman"/>
          <w:sz w:val="24"/>
          <w:szCs w:val="24"/>
        </w:rPr>
        <w:t>tree</w:t>
      </w:r>
      <w:r w:rsidR="00F55350">
        <w:rPr>
          <w:rFonts w:ascii="Times New Roman" w:hAnsi="Times New Roman" w:cs="Times New Roman"/>
          <w:sz w:val="24"/>
          <w:szCs w:val="24"/>
        </w:rPr>
        <w:t>,</w:t>
      </w:r>
      <w:r w:rsidR="00114EEF">
        <w:rPr>
          <w:rFonts w:ascii="Times New Roman" w:hAnsi="Times New Roman" w:cs="Times New Roman"/>
          <w:sz w:val="24"/>
          <w:szCs w:val="24"/>
        </w:rPr>
        <w:t xml:space="preserve"> but not when using </w:t>
      </w:r>
      <w:r w:rsidR="00F55350">
        <w:rPr>
          <w:rFonts w:ascii="Times New Roman" w:hAnsi="Times New Roman" w:cs="Times New Roman"/>
          <w:sz w:val="24"/>
          <w:szCs w:val="24"/>
        </w:rPr>
        <w:t xml:space="preserve">local </w:t>
      </w:r>
      <w:r w:rsidR="00114EEF">
        <w:rPr>
          <w:rFonts w:ascii="Times New Roman" w:hAnsi="Times New Roman" w:cs="Times New Roman"/>
          <w:sz w:val="24"/>
          <w:szCs w:val="24"/>
        </w:rPr>
        <w:t>gene trees and vice versa (Fig</w:t>
      </w:r>
      <w:r w:rsidR="009713C6">
        <w:rPr>
          <w:rFonts w:ascii="Times New Roman" w:hAnsi="Times New Roman" w:cs="Times New Roman"/>
          <w:sz w:val="24"/>
          <w:szCs w:val="24"/>
        </w:rPr>
        <w:t>.</w:t>
      </w:r>
      <w:r w:rsidR="00114EEF">
        <w:rPr>
          <w:rFonts w:ascii="Times New Roman" w:hAnsi="Times New Roman" w:cs="Times New Roman"/>
          <w:sz w:val="24"/>
          <w:szCs w:val="24"/>
        </w:rPr>
        <w:t xml:space="preserve"> </w:t>
      </w:r>
      <w:r w:rsidR="004E0DDF">
        <w:rPr>
          <w:rFonts w:ascii="Times New Roman" w:hAnsi="Times New Roman" w:cs="Times New Roman"/>
          <w:sz w:val="24"/>
          <w:szCs w:val="24"/>
        </w:rPr>
        <w:t>6</w:t>
      </w:r>
      <w:r w:rsidR="00114EEF">
        <w:rPr>
          <w:rFonts w:ascii="Times New Roman" w:hAnsi="Times New Roman" w:cs="Times New Roman"/>
          <w:sz w:val="24"/>
          <w:szCs w:val="24"/>
        </w:rPr>
        <w:t xml:space="preserve">). Assuming the </w:t>
      </w:r>
      <w:r w:rsidR="00F55350">
        <w:rPr>
          <w:rFonts w:ascii="Times New Roman" w:hAnsi="Times New Roman" w:cs="Times New Roman"/>
          <w:sz w:val="24"/>
          <w:szCs w:val="24"/>
        </w:rPr>
        <w:t xml:space="preserve">locally inferred </w:t>
      </w:r>
      <w:r w:rsidR="00114EEF">
        <w:rPr>
          <w:rFonts w:ascii="Times New Roman" w:hAnsi="Times New Roman" w:cs="Times New Roman"/>
          <w:sz w:val="24"/>
          <w:szCs w:val="24"/>
        </w:rPr>
        <w:t xml:space="preserve">gene tree </w:t>
      </w:r>
      <w:r w:rsidR="00F55350">
        <w:rPr>
          <w:rFonts w:ascii="Times New Roman" w:hAnsi="Times New Roman" w:cs="Times New Roman"/>
          <w:sz w:val="24"/>
          <w:szCs w:val="24"/>
        </w:rPr>
        <w:t>i</w:t>
      </w:r>
      <w:r w:rsidR="00114EEF">
        <w:rPr>
          <w:rFonts w:ascii="Times New Roman" w:hAnsi="Times New Roman" w:cs="Times New Roman"/>
          <w:sz w:val="24"/>
          <w:szCs w:val="24"/>
        </w:rPr>
        <w:t xml:space="preserve">s more </w:t>
      </w:r>
      <w:r w:rsidR="00F55350">
        <w:rPr>
          <w:rFonts w:ascii="Times New Roman" w:hAnsi="Times New Roman" w:cs="Times New Roman"/>
          <w:sz w:val="24"/>
          <w:szCs w:val="24"/>
        </w:rPr>
        <w:t>accurate</w:t>
      </w:r>
      <w:r w:rsidR="00587DCF">
        <w:rPr>
          <w:rFonts w:ascii="Times New Roman" w:hAnsi="Times New Roman" w:cs="Times New Roman"/>
          <w:sz w:val="24"/>
          <w:szCs w:val="24"/>
        </w:rPr>
        <w:t xml:space="preserve"> than the</w:t>
      </w:r>
      <w:r w:rsidR="00BF08A1">
        <w:rPr>
          <w:rFonts w:ascii="Times New Roman" w:hAnsi="Times New Roman" w:cs="Times New Roman"/>
          <w:sz w:val="24"/>
          <w:szCs w:val="24"/>
        </w:rPr>
        <w:t xml:space="preserve"> single tree inferred from concatenation of all gene sequences</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this result</w:t>
      </w:r>
      <w:r w:rsidR="00F55350">
        <w:rPr>
          <w:rFonts w:ascii="Times New Roman" w:hAnsi="Times New Roman" w:cs="Times New Roman"/>
          <w:sz w:val="24"/>
          <w:szCs w:val="24"/>
        </w:rPr>
        <w:t>ed</w:t>
      </w:r>
      <w:r w:rsidR="00114EEF">
        <w:rPr>
          <w:rFonts w:ascii="Times New Roman" w:hAnsi="Times New Roman" w:cs="Times New Roman"/>
          <w:sz w:val="24"/>
          <w:szCs w:val="24"/>
        </w:rPr>
        <w:t xml:space="preserve"> in varying rates and types of error (Table </w:t>
      </w:r>
      <w:r w:rsidR="00CC57F4">
        <w:rPr>
          <w:rFonts w:ascii="Times New Roman" w:hAnsi="Times New Roman" w:cs="Times New Roman"/>
          <w:sz w:val="24"/>
          <w:szCs w:val="24"/>
        </w:rPr>
        <w:t>1</w:t>
      </w:r>
      <w:r w:rsidR="00114EEF">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w:t>
      </w:r>
      <w:r w:rsidR="0063711C">
        <w:rPr>
          <w:rFonts w:ascii="Times New Roman" w:hAnsi="Times New Roman" w:cs="Times New Roman"/>
          <w:sz w:val="24"/>
          <w:szCs w:val="24"/>
        </w:rPr>
        <w:t xml:space="preserve">or BUSTED, we observe </w:t>
      </w:r>
      <w:r w:rsidR="007670A8">
        <w:rPr>
          <w:rFonts w:ascii="Times New Roman" w:hAnsi="Times New Roman" w:cs="Times New Roman"/>
          <w:sz w:val="24"/>
          <w:szCs w:val="24"/>
        </w:rPr>
        <w:t xml:space="preserve">that </w:t>
      </w:r>
      <w:r w:rsidR="00C83D28">
        <w:rPr>
          <w:rFonts w:ascii="Times New Roman" w:hAnsi="Times New Roman" w:cs="Times New Roman"/>
          <w:sz w:val="24"/>
          <w:szCs w:val="24"/>
        </w:rPr>
        <w:t>28</w:t>
      </w:r>
      <w:r w:rsidR="007670A8">
        <w:rPr>
          <w:rFonts w:ascii="Times New Roman" w:hAnsi="Times New Roman" w:cs="Times New Roman"/>
          <w:sz w:val="24"/>
          <w:szCs w:val="24"/>
        </w:rPr>
        <w:t>%</w:t>
      </w:r>
      <w:r w:rsidR="0063711C">
        <w:rPr>
          <w:rFonts w:ascii="Times New Roman" w:hAnsi="Times New Roman" w:cs="Times New Roman"/>
          <w:sz w:val="24"/>
          <w:szCs w:val="24"/>
        </w:rPr>
        <w:t xml:space="preserve"> of genes inferred as having evolved under positive </w:t>
      </w:r>
      <w:r w:rsidR="006E3399">
        <w:rPr>
          <w:rFonts w:ascii="Times New Roman" w:hAnsi="Times New Roman" w:cs="Times New Roman"/>
          <w:sz w:val="24"/>
          <w:szCs w:val="24"/>
        </w:rPr>
        <w:t xml:space="preserve">directional </w:t>
      </w:r>
      <w:r w:rsidR="0063711C">
        <w:rPr>
          <w:rFonts w:ascii="Times New Roman" w:hAnsi="Times New Roman" w:cs="Times New Roman"/>
          <w:sz w:val="24"/>
          <w:szCs w:val="24"/>
        </w:rPr>
        <w:t>selection when using</w:t>
      </w:r>
      <w:r w:rsidR="00DE58C1">
        <w:rPr>
          <w:rFonts w:ascii="Times New Roman" w:hAnsi="Times New Roman" w:cs="Times New Roman"/>
          <w:sz w:val="24"/>
          <w:szCs w:val="24"/>
        </w:rPr>
        <w:t xml:space="preserve"> the gene tree </w:t>
      </w:r>
      <w:r w:rsidR="006E3399">
        <w:rPr>
          <w:rFonts w:ascii="Times New Roman" w:hAnsi="Times New Roman" w:cs="Times New Roman"/>
          <w:sz w:val="24"/>
          <w:szCs w:val="24"/>
        </w:rPr>
        <w:t>we</w:t>
      </w:r>
      <w:r w:rsidR="00631EAA">
        <w:rPr>
          <w:rFonts w:ascii="Times New Roman" w:hAnsi="Times New Roman" w:cs="Times New Roman"/>
          <w:sz w:val="24"/>
          <w:szCs w:val="24"/>
        </w:rPr>
        <w:t>re</w:t>
      </w:r>
      <w:r w:rsidR="00DE58C1">
        <w:rPr>
          <w:rFonts w:ascii="Times New Roman" w:hAnsi="Times New Roman" w:cs="Times New Roman"/>
          <w:sz w:val="24"/>
          <w:szCs w:val="24"/>
        </w:rPr>
        <w:t xml:space="preserve"> not</w:t>
      </w:r>
      <w:r w:rsidR="00631EAA">
        <w:rPr>
          <w:rFonts w:ascii="Times New Roman" w:hAnsi="Times New Roman" w:cs="Times New Roman"/>
          <w:sz w:val="24"/>
          <w:szCs w:val="24"/>
        </w:rPr>
        <w:t xml:space="preserve"> inferred when using</w:t>
      </w:r>
      <w:r w:rsidR="00DE58C1">
        <w:rPr>
          <w:rFonts w:ascii="Times New Roman" w:hAnsi="Times New Roman" w:cs="Times New Roman"/>
          <w:sz w:val="24"/>
          <w:szCs w:val="24"/>
        </w:rPr>
        <w:t xml:space="preserve"> the concatenated species tree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negatives). The opposite </w:t>
      </w:r>
      <w:r w:rsidR="006E3399">
        <w:rPr>
          <w:rFonts w:ascii="Times New Roman" w:hAnsi="Times New Roman" w:cs="Times New Roman"/>
          <w:sz w:val="24"/>
          <w:szCs w:val="24"/>
        </w:rPr>
        <w:t>wa</w:t>
      </w:r>
      <w:r w:rsidR="00DE58C1">
        <w:rPr>
          <w:rFonts w:ascii="Times New Roman" w:hAnsi="Times New Roman" w:cs="Times New Roman"/>
          <w:sz w:val="24"/>
          <w:szCs w:val="24"/>
        </w:rPr>
        <w:t xml:space="preserve">s true for M1a vs. M2a, </w:t>
      </w:r>
      <w:r w:rsidR="00EF7F54">
        <w:rPr>
          <w:rFonts w:ascii="Times New Roman" w:hAnsi="Times New Roman" w:cs="Times New Roman"/>
          <w:sz w:val="24"/>
          <w:szCs w:val="24"/>
        </w:rPr>
        <w:t>where</w:t>
      </w:r>
      <w:r w:rsidR="00653E33">
        <w:rPr>
          <w:rFonts w:ascii="Times New Roman" w:hAnsi="Times New Roman" w:cs="Times New Roman"/>
          <w:sz w:val="24"/>
          <w:szCs w:val="24"/>
        </w:rPr>
        <w:t>, among</w:t>
      </w:r>
      <w:r w:rsidR="008C6F17">
        <w:rPr>
          <w:rFonts w:ascii="Times New Roman" w:hAnsi="Times New Roman" w:cs="Times New Roman"/>
          <w:sz w:val="24"/>
          <w:szCs w:val="24"/>
        </w:rPr>
        <w:t xml:space="preserve"> genes </w:t>
      </w:r>
      <w:r w:rsidR="00EF7F54">
        <w:rPr>
          <w:rFonts w:ascii="Times New Roman" w:hAnsi="Times New Roman" w:cs="Times New Roman"/>
          <w:sz w:val="24"/>
          <w:szCs w:val="24"/>
        </w:rPr>
        <w:t xml:space="preserve">showing </w:t>
      </w:r>
      <w:r w:rsidR="008C6F17">
        <w:rPr>
          <w:rFonts w:ascii="Times New Roman" w:hAnsi="Times New Roman" w:cs="Times New Roman"/>
          <w:sz w:val="24"/>
          <w:szCs w:val="24"/>
        </w:rPr>
        <w:t xml:space="preserve">inconsistent evidence for </w:t>
      </w:r>
      <w:r w:rsidR="00EF7F54">
        <w:rPr>
          <w:rFonts w:ascii="Times New Roman" w:hAnsi="Times New Roman" w:cs="Times New Roman"/>
          <w:sz w:val="24"/>
          <w:szCs w:val="24"/>
        </w:rPr>
        <w:t xml:space="preserve">positive selection </w:t>
      </w:r>
      <w:r w:rsidR="008C6F17">
        <w:rPr>
          <w:rFonts w:ascii="Times New Roman" w:hAnsi="Times New Roman" w:cs="Times New Roman"/>
          <w:sz w:val="24"/>
          <w:szCs w:val="24"/>
        </w:rPr>
        <w:t xml:space="preserve">across the </w:t>
      </w:r>
      <w:r w:rsidR="00EF7F54">
        <w:rPr>
          <w:rFonts w:ascii="Times New Roman" w:hAnsi="Times New Roman" w:cs="Times New Roman"/>
          <w:sz w:val="24"/>
          <w:szCs w:val="24"/>
        </w:rPr>
        <w:t>two scenarios, 76</w:t>
      </w:r>
      <w:r w:rsidR="007670A8">
        <w:rPr>
          <w:rFonts w:ascii="Times New Roman" w:hAnsi="Times New Roman" w:cs="Times New Roman"/>
          <w:sz w:val="24"/>
          <w:szCs w:val="24"/>
        </w:rPr>
        <w:t xml:space="preserve">% </w:t>
      </w:r>
      <w:r w:rsidR="00EF7F54">
        <w:rPr>
          <w:rFonts w:ascii="Times New Roman" w:hAnsi="Times New Roman" w:cs="Times New Roman"/>
          <w:sz w:val="24"/>
          <w:szCs w:val="24"/>
        </w:rPr>
        <w:t xml:space="preserve">do so </w:t>
      </w:r>
      <w:r w:rsidR="00DE58C1">
        <w:rPr>
          <w:rFonts w:ascii="Times New Roman" w:hAnsi="Times New Roman" w:cs="Times New Roman"/>
          <w:sz w:val="24"/>
          <w:szCs w:val="24"/>
        </w:rPr>
        <w:t>when using the concatenated species tree but not individual gene trees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positives). </w:t>
      </w:r>
      <w:r w:rsidR="00604409">
        <w:rPr>
          <w:rFonts w:ascii="Times New Roman" w:hAnsi="Times New Roman" w:cs="Times New Roman"/>
          <w:sz w:val="24"/>
          <w:szCs w:val="24"/>
        </w:rPr>
        <w:t xml:space="preserve">In general, genes found to be </w:t>
      </w:r>
      <w:r w:rsidR="006E3399">
        <w:rPr>
          <w:rFonts w:ascii="Times New Roman" w:hAnsi="Times New Roman" w:cs="Times New Roman"/>
          <w:sz w:val="24"/>
          <w:szCs w:val="24"/>
        </w:rPr>
        <w:t xml:space="preserve">evolving </w:t>
      </w:r>
      <w:r w:rsidR="00604409">
        <w:rPr>
          <w:rFonts w:ascii="Times New Roman" w:hAnsi="Times New Roman" w:cs="Times New Roman"/>
          <w:sz w:val="24"/>
          <w:szCs w:val="24"/>
        </w:rPr>
        <w:t>under positive selection using both tree</w:t>
      </w:r>
      <w:r w:rsidR="00F55350">
        <w:rPr>
          <w:rFonts w:ascii="Times New Roman" w:hAnsi="Times New Roman" w:cs="Times New Roman"/>
          <w:sz w:val="24"/>
          <w:szCs w:val="24"/>
        </w:rPr>
        <w:t xml:space="preserve"> types</w:t>
      </w:r>
      <w:r w:rsidR="00604409">
        <w:rPr>
          <w:rFonts w:ascii="Times New Roman" w:hAnsi="Times New Roman" w:cs="Times New Roman"/>
          <w:sz w:val="24"/>
          <w:szCs w:val="24"/>
        </w:rPr>
        <w:t xml:space="preserve"> tend</w:t>
      </w:r>
      <w:r w:rsidR="00F55350">
        <w:rPr>
          <w:rFonts w:ascii="Times New Roman" w:hAnsi="Times New Roman" w:cs="Times New Roman"/>
          <w:sz w:val="24"/>
          <w:szCs w:val="24"/>
        </w:rPr>
        <w:t>ed</w:t>
      </w:r>
      <w:r w:rsidR="00604409">
        <w:rPr>
          <w:rFonts w:ascii="Times New Roman" w:hAnsi="Times New Roman" w:cs="Times New Roman"/>
          <w:sz w:val="24"/>
          <w:szCs w:val="24"/>
        </w:rPr>
        <w:t xml:space="preserve"> to be more concordant with the species tree than those that had evidence for positive selection either using only the concatenated tree or the gene tree (Fig</w:t>
      </w:r>
      <w:r w:rsidR="009713C6">
        <w:rPr>
          <w:rFonts w:ascii="Times New Roman" w:hAnsi="Times New Roman" w:cs="Times New Roman"/>
          <w:sz w:val="24"/>
          <w:szCs w:val="24"/>
        </w:rPr>
        <w:t>.</w:t>
      </w:r>
      <w:r w:rsidR="00604409">
        <w:rPr>
          <w:rFonts w:ascii="Times New Roman" w:hAnsi="Times New Roman" w:cs="Times New Roman"/>
          <w:sz w:val="24"/>
          <w:szCs w:val="24"/>
        </w:rPr>
        <w:t xml:space="preserve"> </w:t>
      </w:r>
      <w:r w:rsidR="004E0DDF">
        <w:rPr>
          <w:rFonts w:ascii="Times New Roman" w:hAnsi="Times New Roman" w:cs="Times New Roman"/>
          <w:sz w:val="24"/>
          <w:szCs w:val="24"/>
        </w:rPr>
        <w:t>6</w:t>
      </w:r>
      <w:r w:rsidR="00604409">
        <w:rPr>
          <w:rFonts w:ascii="Times New Roman" w:hAnsi="Times New Roman" w:cs="Times New Roman"/>
          <w:sz w:val="24"/>
          <w:szCs w:val="24"/>
        </w:rPr>
        <w:t>).</w:t>
      </w:r>
    </w:p>
    <w:p w14:paraId="2849FE64" w14:textId="29240CBC" w:rsidR="005D3A4E" w:rsidRPr="00031896" w:rsidRDefault="005D3A4E" w:rsidP="005D3A4E">
      <w:pPr>
        <w:spacing w:after="0"/>
        <w:jc w:val="both"/>
        <w:rPr>
          <w:rFonts w:ascii="Times New Roman" w:hAnsi="Times New Roman" w:cs="Times New Roman"/>
          <w:sz w:val="24"/>
          <w:szCs w:val="24"/>
        </w:rPr>
      </w:pPr>
    </w:p>
    <w:p w14:paraId="3951D377" w14:textId="698196FB" w:rsidR="002F4A62" w:rsidRPr="00771587" w:rsidRDefault="00805723" w:rsidP="00F413E3">
      <w:pPr>
        <w:pStyle w:val="Heading1"/>
        <w:jc w:val="both"/>
      </w:pPr>
      <w:r w:rsidRPr="00771587">
        <w:t>Discussion</w:t>
      </w:r>
    </w:p>
    <w:p w14:paraId="2FFAAD3D" w14:textId="2B242620" w:rsidR="00D1794F" w:rsidRPr="002A6C55" w:rsidRDefault="00FC2775" w:rsidP="00D1794F">
      <w:pPr>
        <w:spacing w:after="0"/>
        <w:jc w:val="both"/>
        <w:rPr>
          <w:rFonts w:ascii="Times New Roman" w:hAnsi="Times New Roman" w:cs="Times New Roman"/>
          <w:sz w:val="24"/>
          <w:szCs w:val="24"/>
        </w:rPr>
      </w:pPr>
      <w:r w:rsidRPr="00771587">
        <w:rPr>
          <w:rFonts w:ascii="Times New Roman" w:hAnsi="Times New Roman" w:cs="Times New Roman"/>
          <w:sz w:val="24"/>
          <w:szCs w:val="24"/>
        </w:rPr>
        <w:t xml:space="preserve">Phylogenies provide insight into the relationships of species and serve as a framework for </w:t>
      </w:r>
      <w:r w:rsidR="00BC48B3">
        <w:rPr>
          <w:rFonts w:ascii="Times New Roman" w:hAnsi="Times New Roman" w:cs="Times New Roman"/>
          <w:sz w:val="24"/>
          <w:szCs w:val="24"/>
        </w:rPr>
        <w:t>asking questions</w:t>
      </w:r>
      <w:r w:rsidRPr="00771587">
        <w:rPr>
          <w:rFonts w:ascii="Times New Roman" w:hAnsi="Times New Roman" w:cs="Times New Roman"/>
          <w:sz w:val="24"/>
          <w:szCs w:val="24"/>
        </w:rPr>
        <w:t xml:space="preserve"> about molecular and trait evolution. </w:t>
      </w:r>
      <w:r w:rsidR="00554C8E">
        <w:rPr>
          <w:rFonts w:ascii="Times New Roman" w:hAnsi="Times New Roman" w:cs="Times New Roman"/>
          <w:sz w:val="24"/>
          <w:szCs w:val="24"/>
        </w:rPr>
        <w:t>However, phylogenetic histories can vary extensively across regions of a genome</w:t>
      </w:r>
      <w:r w:rsidR="00086687">
        <w:rPr>
          <w:rFonts w:ascii="Times New Roman" w:hAnsi="Times New Roman" w:cs="Times New Roman"/>
          <w:sz w:val="24"/>
          <w:szCs w:val="24"/>
        </w:rPr>
        <w:t>,</w:t>
      </w:r>
      <w:r w:rsidR="00554C8E">
        <w:rPr>
          <w:rFonts w:ascii="Times New Roman" w:hAnsi="Times New Roman" w:cs="Times New Roman"/>
          <w:sz w:val="24"/>
          <w:szCs w:val="24"/>
        </w:rPr>
        <w:t xml:space="preserve"> and evolutionary relationships between species may not often be well represented by a single representative species-level phylogeny. </w:t>
      </w:r>
      <w:r w:rsidR="00D1794F" w:rsidRPr="00771587">
        <w:rPr>
          <w:rFonts w:ascii="Times New Roman" w:hAnsi="Times New Roman" w:cs="Times New Roman"/>
          <w:sz w:val="24"/>
          <w:szCs w:val="24"/>
        </w:rPr>
        <w:t>Here</w:t>
      </w:r>
      <w:r w:rsidR="00D1794F">
        <w:rPr>
          <w:rFonts w:ascii="Times New Roman" w:hAnsi="Times New Roman" w:cs="Times New Roman"/>
          <w:sz w:val="24"/>
          <w:szCs w:val="24"/>
        </w:rPr>
        <w:t xml:space="preserve">, we </w:t>
      </w:r>
      <w:r w:rsidR="006847C7">
        <w:rPr>
          <w:rFonts w:ascii="Times New Roman" w:hAnsi="Times New Roman" w:cs="Times New Roman"/>
          <w:sz w:val="24"/>
          <w:szCs w:val="24"/>
        </w:rPr>
        <w:t>combine</w:t>
      </w:r>
      <w:r w:rsidR="00D1794F">
        <w:rPr>
          <w:rFonts w:ascii="Times New Roman" w:hAnsi="Times New Roman" w:cs="Times New Roman"/>
          <w:sz w:val="24"/>
          <w:szCs w:val="24"/>
        </w:rPr>
        <w:t xml:space="preserve"> the resources of the </w:t>
      </w:r>
      <w:r w:rsidR="00D1794F" w:rsidRPr="00031896">
        <w:rPr>
          <w:rFonts w:ascii="Times New Roman" w:hAnsi="Times New Roman" w:cs="Times New Roman"/>
          <w:sz w:val="24"/>
          <w:szCs w:val="24"/>
        </w:rPr>
        <w:t>house mouse (</w:t>
      </w:r>
      <w:r w:rsidR="00D1794F" w:rsidRPr="00031896">
        <w:rPr>
          <w:rFonts w:ascii="Times New Roman" w:hAnsi="Times New Roman" w:cs="Times New Roman"/>
          <w:i/>
          <w:iCs/>
          <w:sz w:val="24"/>
          <w:szCs w:val="24"/>
        </w:rPr>
        <w:t>Mus musculus</w:t>
      </w:r>
      <w:r w:rsidR="00D1794F" w:rsidRPr="00031896">
        <w:rPr>
          <w:rFonts w:ascii="Times New Roman" w:hAnsi="Times New Roman" w:cs="Times New Roman"/>
          <w:sz w:val="24"/>
          <w:szCs w:val="24"/>
        </w:rPr>
        <w:t>)</w:t>
      </w:r>
      <w:r w:rsidR="001B1ADC">
        <w:rPr>
          <w:rFonts w:ascii="Times New Roman" w:hAnsi="Times New Roman" w:cs="Times New Roman"/>
          <w:sz w:val="24"/>
          <w:szCs w:val="24"/>
        </w:rPr>
        <w:t xml:space="preserve"> </w:t>
      </w:r>
      <w:r w:rsidR="00D1794F">
        <w:rPr>
          <w:rFonts w:ascii="Times New Roman" w:hAnsi="Times New Roman" w:cs="Times New Roman"/>
          <w:sz w:val="24"/>
          <w:szCs w:val="24"/>
        </w:rPr>
        <w:t xml:space="preserve">with new </w:t>
      </w:r>
      <w:r w:rsidR="00EF1EE0">
        <w:rPr>
          <w:rFonts w:ascii="Times New Roman" w:hAnsi="Times New Roman" w:cs="Times New Roman"/>
          <w:sz w:val="24"/>
          <w:szCs w:val="24"/>
        </w:rPr>
        <w:t xml:space="preserve">and recently published (Kumon et al. </w:t>
      </w:r>
      <w:r w:rsidR="00EF1EE0">
        <w:rPr>
          <w:rFonts w:ascii="Times New Roman" w:hAnsi="Times New Roman" w:cs="Times New Roman"/>
          <w:sz w:val="24"/>
          <w:szCs w:val="24"/>
        </w:rPr>
        <w:lastRenderedPageBreak/>
        <w:t xml:space="preserve">2021) </w:t>
      </w:r>
      <w:r w:rsidR="00D1794F">
        <w:rPr>
          <w:rFonts w:ascii="Times New Roman" w:hAnsi="Times New Roman" w:cs="Times New Roman"/>
          <w:sz w:val="24"/>
          <w:szCs w:val="24"/>
        </w:rPr>
        <w:t xml:space="preserve">genomes from </w:t>
      </w:r>
      <w:r w:rsidR="006847C7">
        <w:rPr>
          <w:rFonts w:ascii="Times New Roman" w:hAnsi="Times New Roman" w:cs="Times New Roman"/>
          <w:sz w:val="24"/>
          <w:szCs w:val="24"/>
        </w:rPr>
        <w:t>seven</w:t>
      </w:r>
      <w:r w:rsidR="00D1794F">
        <w:rPr>
          <w:rFonts w:ascii="Times New Roman" w:hAnsi="Times New Roman" w:cs="Times New Roman"/>
          <w:sz w:val="24"/>
          <w:szCs w:val="24"/>
        </w:rPr>
        <w:t xml:space="preserve"> species to understand the systematics of murine rodents and causes and consequences of phylogenetic discordance along murine genome</w:t>
      </w:r>
      <w:r w:rsidR="00EF1EE0">
        <w:rPr>
          <w:rFonts w:ascii="Times New Roman" w:hAnsi="Times New Roman" w:cs="Times New Roman"/>
          <w:sz w:val="24"/>
          <w:szCs w:val="24"/>
        </w:rPr>
        <w:t>s</w:t>
      </w:r>
      <w:r w:rsidR="00D1794F">
        <w:rPr>
          <w:rFonts w:ascii="Times New Roman" w:hAnsi="Times New Roman" w:cs="Times New Roman"/>
          <w:sz w:val="24"/>
          <w:szCs w:val="24"/>
        </w:rPr>
        <w:t xml:space="preserve">. These new </w:t>
      </w:r>
      <w:r w:rsidR="006847C7">
        <w:rPr>
          <w:rFonts w:ascii="Times New Roman" w:hAnsi="Times New Roman" w:cs="Times New Roman"/>
          <w:sz w:val="24"/>
          <w:szCs w:val="24"/>
        </w:rPr>
        <w:t>analyses</w:t>
      </w:r>
      <w:r w:rsidR="00D1794F">
        <w:rPr>
          <w:rFonts w:ascii="Times New Roman" w:hAnsi="Times New Roman" w:cs="Times New Roman"/>
          <w:sz w:val="24"/>
          <w:szCs w:val="24"/>
        </w:rPr>
        <w:t xml:space="preserve"> help to place </w:t>
      </w:r>
      <w:r w:rsidR="00FC0113">
        <w:rPr>
          <w:rFonts w:ascii="Times New Roman" w:hAnsi="Times New Roman" w:cs="Times New Roman"/>
          <w:sz w:val="24"/>
          <w:szCs w:val="24"/>
        </w:rPr>
        <w:t xml:space="preserve">this </w:t>
      </w:r>
      <w:r w:rsidR="00D1794F">
        <w:rPr>
          <w:rFonts w:ascii="Times New Roman" w:hAnsi="Times New Roman" w:cs="Times New Roman"/>
          <w:sz w:val="24"/>
          <w:szCs w:val="24"/>
        </w:rPr>
        <w:t>important model system in a</w:t>
      </w:r>
      <w:r w:rsidR="00EF1EE0">
        <w:rPr>
          <w:rFonts w:ascii="Times New Roman" w:hAnsi="Times New Roman" w:cs="Times New Roman"/>
          <w:sz w:val="24"/>
          <w:szCs w:val="24"/>
        </w:rPr>
        <w:t xml:space="preserve"> stronger</w:t>
      </w:r>
      <w:r w:rsidR="00D1794F">
        <w:rPr>
          <w:rFonts w:ascii="Times New Roman" w:hAnsi="Times New Roman" w:cs="Times New Roman"/>
          <w:sz w:val="24"/>
          <w:szCs w:val="24"/>
        </w:rPr>
        <w:t xml:space="preserve"> evolutionary context and begin to</w:t>
      </w:r>
      <w:r w:rsidR="00D1794F" w:rsidRPr="00031896">
        <w:rPr>
          <w:rFonts w:ascii="Times New Roman" w:hAnsi="Times New Roman" w:cs="Times New Roman"/>
          <w:sz w:val="24"/>
          <w:szCs w:val="24"/>
        </w:rPr>
        <w:t xml:space="preserve"> fill the gap in </w:t>
      </w:r>
      <w:r w:rsidR="00587DCF">
        <w:rPr>
          <w:rFonts w:ascii="Times New Roman" w:hAnsi="Times New Roman" w:cs="Times New Roman"/>
          <w:sz w:val="24"/>
          <w:szCs w:val="24"/>
        </w:rPr>
        <w:t xml:space="preserve">genome </w:t>
      </w:r>
      <w:r w:rsidR="00D1794F" w:rsidRPr="00031896">
        <w:rPr>
          <w:rFonts w:ascii="Times New Roman" w:hAnsi="Times New Roman" w:cs="Times New Roman"/>
          <w:sz w:val="24"/>
          <w:szCs w:val="24"/>
        </w:rPr>
        <w:t>sampling of murine rodents</w:t>
      </w:r>
      <w:r w:rsidR="00D1794F">
        <w:rPr>
          <w:rFonts w:ascii="Times New Roman" w:hAnsi="Times New Roman" w:cs="Times New Roman"/>
          <w:sz w:val="24"/>
          <w:szCs w:val="24"/>
        </w:rPr>
        <w:t xml:space="preserve"> which, despite their exceptional morphological and ecological diversity and species richness, have </w:t>
      </w:r>
      <w:r w:rsidR="006847C7">
        <w:rPr>
          <w:rFonts w:ascii="Times New Roman" w:hAnsi="Times New Roman" w:cs="Times New Roman"/>
          <w:sz w:val="24"/>
          <w:szCs w:val="24"/>
        </w:rPr>
        <w:t xml:space="preserve">had </w:t>
      </w:r>
      <w:r w:rsidR="00D1794F">
        <w:rPr>
          <w:rFonts w:ascii="Times New Roman" w:hAnsi="Times New Roman" w:cs="Times New Roman"/>
          <w:sz w:val="24"/>
          <w:szCs w:val="24"/>
        </w:rPr>
        <w:t>relatively few whole genomes sequenced. They further provide us with the resources to</w:t>
      </w:r>
      <w:r w:rsidR="00D1794F" w:rsidRPr="00031896">
        <w:rPr>
          <w:rFonts w:ascii="Times New Roman" w:hAnsi="Times New Roman" w:cs="Times New Roman"/>
          <w:sz w:val="24"/>
          <w:szCs w:val="24"/>
        </w:rPr>
        <w:t xml:space="preserve"> study the landscape of phylogenetic discordance </w:t>
      </w:r>
      <w:r w:rsidR="00D1794F">
        <w:rPr>
          <w:rFonts w:ascii="Times New Roman" w:hAnsi="Times New Roman" w:cs="Times New Roman"/>
          <w:sz w:val="24"/>
          <w:szCs w:val="24"/>
        </w:rPr>
        <w:t>across the genome</w:t>
      </w:r>
      <w:r w:rsidR="00F75BB4">
        <w:rPr>
          <w:rFonts w:ascii="Times New Roman" w:hAnsi="Times New Roman" w:cs="Times New Roman"/>
          <w:sz w:val="24"/>
          <w:szCs w:val="24"/>
        </w:rPr>
        <w:t>,</w:t>
      </w:r>
      <w:r w:rsidR="006847C7">
        <w:rPr>
          <w:rFonts w:ascii="Times New Roman" w:hAnsi="Times New Roman" w:cs="Times New Roman"/>
          <w:sz w:val="24"/>
          <w:szCs w:val="24"/>
        </w:rPr>
        <w:t xml:space="preserve"> understand how </w:t>
      </w:r>
      <w:r w:rsidR="00F75BB4">
        <w:rPr>
          <w:rFonts w:ascii="Times New Roman" w:hAnsi="Times New Roman" w:cs="Times New Roman"/>
          <w:sz w:val="24"/>
          <w:szCs w:val="24"/>
        </w:rPr>
        <w:t>recombination and natural selection shape phylogenetic histories, and evaluate how assuming a single evolutionary history can compromise the study of molecular evolution</w:t>
      </w:r>
      <w:r w:rsidR="00587DCF">
        <w:rPr>
          <w:rFonts w:ascii="Times New Roman" w:hAnsi="Times New Roman" w:cs="Times New Roman"/>
          <w:sz w:val="24"/>
          <w:szCs w:val="24"/>
        </w:rPr>
        <w:t xml:space="preserve"> </w:t>
      </w:r>
      <w:r w:rsidR="006B3732">
        <w:rPr>
          <w:rFonts w:ascii="Times New Roman" w:hAnsi="Times New Roman" w:cs="Times New Roman"/>
          <w:sz w:val="24"/>
          <w:szCs w:val="24"/>
        </w:rPr>
        <w:t>in a</w:t>
      </w:r>
      <w:r w:rsidR="00587DCF">
        <w:rPr>
          <w:rFonts w:ascii="Times New Roman" w:hAnsi="Times New Roman" w:cs="Times New Roman"/>
          <w:sz w:val="24"/>
          <w:szCs w:val="24"/>
        </w:rPr>
        <w:t>n important</w:t>
      </w:r>
      <w:r w:rsidR="006B3732">
        <w:rPr>
          <w:rFonts w:ascii="Times New Roman" w:hAnsi="Times New Roman" w:cs="Times New Roman"/>
          <w:sz w:val="24"/>
          <w:szCs w:val="24"/>
        </w:rPr>
        <w:t xml:space="preserve"> biomedical model system.</w:t>
      </w:r>
    </w:p>
    <w:p w14:paraId="4C18FDB4" w14:textId="61200C18" w:rsidR="00F95E55" w:rsidRDefault="00F95E55" w:rsidP="005D3A4E">
      <w:pPr>
        <w:spacing w:after="0"/>
        <w:jc w:val="both"/>
        <w:rPr>
          <w:rFonts w:ascii="Times New Roman" w:hAnsi="Times New Roman" w:cs="Times New Roman"/>
          <w:sz w:val="24"/>
          <w:szCs w:val="24"/>
        </w:rPr>
      </w:pPr>
    </w:p>
    <w:p w14:paraId="680E4AF5" w14:textId="5914E2DA" w:rsidR="00534E01" w:rsidRPr="00534E01" w:rsidRDefault="00F95E55" w:rsidP="00562FAD">
      <w:pPr>
        <w:pStyle w:val="Heading2"/>
      </w:pPr>
      <w:r w:rsidRPr="00534E01">
        <w:t>Phylogenomic</w:t>
      </w:r>
      <w:r w:rsidR="00C16894">
        <w:t xml:space="preserve"> relationships</w:t>
      </w:r>
      <w:r w:rsidRPr="00534E01">
        <w:t xml:space="preserve"> of murine</w:t>
      </w:r>
      <w:r w:rsidR="00C16894">
        <w:t xml:space="preserve"> rodent</w:t>
      </w:r>
      <w:r w:rsidRPr="00534E01">
        <w:t xml:space="preserve"> </w:t>
      </w:r>
      <w:r w:rsidR="00C16894">
        <w:t>lineages</w:t>
      </w:r>
      <w:r w:rsidR="008715FA">
        <w:t xml:space="preserve"> from conserved genomic region</w:t>
      </w:r>
      <w:r w:rsidR="00113028">
        <w:t>s</w:t>
      </w:r>
    </w:p>
    <w:p w14:paraId="15B887F6" w14:textId="11F4FAF1" w:rsidR="00F75BB4" w:rsidRDefault="00B17D7F" w:rsidP="005D3A4E">
      <w:pPr>
        <w:spacing w:after="0"/>
        <w:jc w:val="both"/>
        <w:rPr>
          <w:rFonts w:ascii="Times New Roman" w:hAnsi="Times New Roman" w:cs="Times New Roman"/>
          <w:sz w:val="24"/>
          <w:szCs w:val="24"/>
        </w:rPr>
      </w:pPr>
      <w:r w:rsidRPr="00B17D7F">
        <w:rPr>
          <w:rFonts w:ascii="Times New Roman" w:hAnsi="Times New Roman" w:cs="Times New Roman"/>
          <w:sz w:val="24"/>
          <w:szCs w:val="24"/>
        </w:rPr>
        <w:t>The extraordinary species richness of murine rodents complicates phylogenetic analyses</w:t>
      </w:r>
      <w:r w:rsidR="009C31BE">
        <w:rPr>
          <w:rFonts w:ascii="Times New Roman" w:hAnsi="Times New Roman" w:cs="Times New Roman"/>
          <w:sz w:val="24"/>
          <w:szCs w:val="24"/>
        </w:rPr>
        <w:t xml:space="preserve"> because of the resources required</w:t>
      </w:r>
      <w:r w:rsidRPr="00B17D7F">
        <w:rPr>
          <w:rFonts w:ascii="Times New Roman" w:hAnsi="Times New Roman" w:cs="Times New Roman"/>
          <w:sz w:val="24"/>
          <w:szCs w:val="24"/>
        </w:rPr>
        <w:t xml:space="preserve"> to sample, sequence, and analy</w:t>
      </w:r>
      <w:r>
        <w:rPr>
          <w:rFonts w:ascii="Times New Roman" w:hAnsi="Times New Roman" w:cs="Times New Roman"/>
          <w:sz w:val="24"/>
          <w:szCs w:val="24"/>
        </w:rPr>
        <w:t>z</w:t>
      </w:r>
      <w:r w:rsidRPr="00B17D7F">
        <w:rPr>
          <w:rFonts w:ascii="Times New Roman" w:hAnsi="Times New Roman" w:cs="Times New Roman"/>
          <w:sz w:val="24"/>
          <w:szCs w:val="24"/>
        </w:rPr>
        <w:t xml:space="preserve">e such </w:t>
      </w:r>
      <w:r w:rsidR="00D83A78" w:rsidRPr="00B17D7F">
        <w:rPr>
          <w:rFonts w:ascii="Times New Roman" w:hAnsi="Times New Roman" w:cs="Times New Roman"/>
          <w:sz w:val="24"/>
          <w:szCs w:val="24"/>
        </w:rPr>
        <w:t>widely distributed</w:t>
      </w:r>
      <w:r w:rsidRPr="00B17D7F">
        <w:rPr>
          <w:rFonts w:ascii="Times New Roman" w:hAnsi="Times New Roman" w:cs="Times New Roman"/>
          <w:sz w:val="24"/>
          <w:szCs w:val="24"/>
        </w:rPr>
        <w:t xml:space="preserve"> taxa. Earlier work either attempted to resolve specific groups such as </w:t>
      </w:r>
      <w:r w:rsidRPr="005B28B3">
        <w:rPr>
          <w:rFonts w:ascii="Times New Roman" w:hAnsi="Times New Roman" w:cs="Times New Roman"/>
          <w:i/>
          <w:iCs/>
          <w:sz w:val="24"/>
          <w:szCs w:val="24"/>
        </w:rPr>
        <w:t>Mus</w:t>
      </w:r>
      <w:r w:rsidRPr="00B17D7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(Lundrigan, et al. 2002; Suzuki, et al. 2004)</w:t>
      </w:r>
      <w:r w:rsidR="001A3F4F">
        <w:rPr>
          <w:rFonts w:ascii="Times New Roman" w:hAnsi="Times New Roman" w:cs="Times New Roman"/>
          <w:sz w:val="24"/>
          <w:szCs w:val="24"/>
        </w:rPr>
        <w:fldChar w:fldCharType="end"/>
      </w:r>
      <w:r w:rsidR="001A3F4F">
        <w:rPr>
          <w:rFonts w:ascii="Times New Roman" w:hAnsi="Times New Roman" w:cs="Times New Roman"/>
          <w:sz w:val="24"/>
          <w:szCs w:val="24"/>
        </w:rPr>
        <w:t xml:space="preserve"> </w:t>
      </w:r>
      <w:r w:rsidRPr="00B17D7F">
        <w:rPr>
          <w:rFonts w:ascii="Times New Roman" w:hAnsi="Times New Roman" w:cs="Times New Roman"/>
          <w:sz w:val="24"/>
          <w:szCs w:val="24"/>
        </w:rPr>
        <w:t xml:space="preserve">and </w:t>
      </w:r>
      <w:proofErr w:type="spellStart"/>
      <w:r w:rsidRPr="005B28B3">
        <w:rPr>
          <w:rFonts w:ascii="Times New Roman" w:hAnsi="Times New Roman" w:cs="Times New Roman"/>
          <w:i/>
          <w:iCs/>
          <w:sz w:val="24"/>
          <w:szCs w:val="24"/>
        </w:rPr>
        <w:t>Apodemus</w:t>
      </w:r>
      <w:proofErr w:type="spellEnd"/>
      <w:r w:rsidR="001A3F4F">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(Serizawa, et al. 2000; Liu, et al. 2004)</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or to uncover broader relationships across the subfamily</w:t>
      </w:r>
      <w:r w:rsidR="00E51274">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(Martin, et al. 2000; Steppan, et al. 2005)</w:t>
      </w:r>
      <w:r w:rsidR="00E51274">
        <w:rPr>
          <w:rFonts w:ascii="Times New Roman" w:hAnsi="Times New Roman" w:cs="Times New Roman"/>
          <w:sz w:val="24"/>
          <w:szCs w:val="24"/>
        </w:rPr>
        <w:fldChar w:fldCharType="end"/>
      </w:r>
      <w:r w:rsidR="00587DCF">
        <w:rPr>
          <w:rFonts w:ascii="Times New Roman" w:hAnsi="Times New Roman" w:cs="Times New Roman"/>
          <w:sz w:val="24"/>
          <w:szCs w:val="24"/>
        </w:rPr>
        <w:t xml:space="preserve"> based on </w:t>
      </w:r>
      <w:r w:rsidR="000E014B">
        <w:rPr>
          <w:rFonts w:ascii="Times New Roman" w:hAnsi="Times New Roman" w:cs="Times New Roman"/>
          <w:sz w:val="24"/>
          <w:szCs w:val="24"/>
        </w:rPr>
        <w:t>a few</w:t>
      </w:r>
      <w:r w:rsidRPr="00B17D7F">
        <w:rPr>
          <w:rFonts w:ascii="Times New Roman" w:hAnsi="Times New Roman" w:cs="Times New Roman"/>
          <w:sz w:val="24"/>
          <w:szCs w:val="24"/>
        </w:rPr>
        <w:t xml:space="preserve"> </w:t>
      </w:r>
      <w:r w:rsidR="00587DCF">
        <w:rPr>
          <w:rFonts w:ascii="Times New Roman" w:hAnsi="Times New Roman" w:cs="Times New Roman"/>
          <w:sz w:val="24"/>
          <w:szCs w:val="24"/>
        </w:rPr>
        <w:t>genetic markers</w:t>
      </w:r>
      <w:r w:rsidRPr="00B17D7F">
        <w:rPr>
          <w:rFonts w:ascii="Times New Roman" w:hAnsi="Times New Roman" w:cs="Times New Roman"/>
          <w:sz w:val="24"/>
          <w:szCs w:val="24"/>
        </w:rPr>
        <w:t xml:space="preserve">. </w:t>
      </w:r>
      <w:del w:id="90" w:author="Jonathan James Hughes" w:date="2024-06-20T14:20:00Z" w16du:dateUtc="2024-06-20T21:20:00Z">
        <w:r w:rsidR="00587DCF" w:rsidDel="00C300C0">
          <w:rPr>
            <w:rFonts w:ascii="Times New Roman" w:hAnsi="Times New Roman" w:cs="Times New Roman"/>
            <w:sz w:val="24"/>
            <w:szCs w:val="24"/>
          </w:rPr>
          <w:delText>E</w:delText>
        </w:r>
        <w:r w:rsidRPr="00B17D7F" w:rsidDel="00C300C0">
          <w:rPr>
            <w:rFonts w:ascii="Times New Roman" w:hAnsi="Times New Roman" w:cs="Times New Roman"/>
            <w:sz w:val="24"/>
            <w:szCs w:val="24"/>
          </w:rPr>
          <w:delText xml:space="preserve">vidence from </w:delText>
        </w:r>
        <w:r w:rsidR="0093760B" w:rsidDel="00C300C0">
          <w:rPr>
            <w:rFonts w:ascii="Times New Roman" w:hAnsi="Times New Roman" w:cs="Times New Roman"/>
            <w:sz w:val="24"/>
            <w:szCs w:val="24"/>
          </w:rPr>
          <w:delText xml:space="preserve">these datasets </w:delText>
        </w:r>
        <w:r w:rsidRPr="00B17D7F" w:rsidDel="00C300C0">
          <w:rPr>
            <w:rFonts w:ascii="Times New Roman" w:hAnsi="Times New Roman" w:cs="Times New Roman"/>
            <w:sz w:val="24"/>
            <w:szCs w:val="24"/>
          </w:rPr>
          <w:delText xml:space="preserve">suggested </w:delText>
        </w:r>
        <w:r w:rsidR="00587DCF" w:rsidDel="00C300C0">
          <w:rPr>
            <w:rFonts w:ascii="Times New Roman" w:hAnsi="Times New Roman" w:cs="Times New Roman"/>
            <w:sz w:val="24"/>
            <w:szCs w:val="24"/>
          </w:rPr>
          <w:delText xml:space="preserve">appreciable </w:delText>
        </w:r>
        <w:r w:rsidRPr="00B17D7F" w:rsidDel="00C300C0">
          <w:rPr>
            <w:rFonts w:ascii="Times New Roman" w:hAnsi="Times New Roman" w:cs="Times New Roman"/>
            <w:sz w:val="24"/>
            <w:szCs w:val="24"/>
          </w:rPr>
          <w:delText>phylogenetic discordance across Murinae</w:delText>
        </w:r>
        <w:r w:rsidR="000E014B" w:rsidDel="00C300C0">
          <w:rPr>
            <w:rFonts w:ascii="Times New Roman" w:hAnsi="Times New Roman" w:cs="Times New Roman"/>
            <w:sz w:val="24"/>
            <w:szCs w:val="24"/>
          </w:rPr>
          <w:delText xml:space="preserve"> </w:delText>
        </w:r>
        <w:r w:rsidR="00B3724E" w:rsidDel="00C300C0">
          <w:rPr>
            <w:rFonts w:ascii="Times New Roman" w:hAnsi="Times New Roman" w:cs="Times New Roman"/>
            <w:sz w:val="24"/>
            <w:szCs w:val="24"/>
          </w:rPr>
          <w:delText xml:space="preserve">that </w:delText>
        </w:r>
        <w:r w:rsidRPr="00B17D7F" w:rsidDel="00C300C0">
          <w:rPr>
            <w:rFonts w:ascii="Times New Roman" w:hAnsi="Times New Roman" w:cs="Times New Roman"/>
            <w:sz w:val="24"/>
            <w:szCs w:val="24"/>
          </w:rPr>
          <w:delText>lead to different genomic regions supporting incompatible phylogenetic reconstructions</w:delText>
        </w:r>
        <w:r w:rsidR="009F1BCB" w:rsidDel="00C300C0">
          <w:rPr>
            <w:rFonts w:ascii="Times New Roman" w:hAnsi="Times New Roman" w:cs="Times New Roman"/>
            <w:sz w:val="24"/>
            <w:szCs w:val="24"/>
          </w:rPr>
          <w:delText xml:space="preserve"> </w:delText>
        </w:r>
        <w:r w:rsidR="001A3F4F" w:rsidDel="00C300C0">
          <w:rPr>
            <w:rFonts w:ascii="Times New Roman" w:hAnsi="Times New Roman" w:cs="Times New Roman"/>
            <w:sz w:val="24"/>
            <w:szCs w:val="24"/>
          </w:rPr>
          <w:fldChar w:fldCharType="begin">
            <w:fldData xml:space="preserve">PEVuZE5vdGU+PENpdGU+PEF1dGhvcj5XaGl0ZTwvQXV0aG9yPjxZZWFyPjIwMDk8L1llYXI+PFJl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</w:fldData>
          </w:fldChar>
        </w:r>
      </w:del>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PEVuZE5vdGU+PENpdGU+PEF1dGhvcj5XaGl0ZTwvQXV0aG9yPjxZZWFyPjIwMDk8L1llYXI+PFJl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del w:id="91" w:author="Jonathan James Hughes" w:date="2024-06-20T14:20:00Z" w16du:dateUtc="2024-06-20T21:20:00Z">
        <w:r w:rsidR="001A3F4F" w:rsidDel="00C300C0">
          <w:rPr>
            <w:rFonts w:ascii="Times New Roman" w:hAnsi="Times New Roman" w:cs="Times New Roman"/>
            <w:sz w:val="24"/>
            <w:szCs w:val="24"/>
          </w:rPr>
        </w:r>
        <w:r w:rsidR="001A3F4F" w:rsidDel="00C300C0">
          <w:rPr>
            <w:rFonts w:ascii="Times New Roman" w:hAnsi="Times New Roman" w:cs="Times New Roman"/>
            <w:sz w:val="24"/>
            <w:szCs w:val="24"/>
          </w:rPr>
          <w:fldChar w:fldCharType="separate"/>
        </w:r>
      </w:del>
      <w:r w:rsidR="001B6D59">
        <w:rPr>
          <w:rFonts w:ascii="Times New Roman" w:hAnsi="Times New Roman" w:cs="Times New Roman"/>
          <w:noProof/>
          <w:sz w:val="24"/>
          <w:szCs w:val="24"/>
        </w:rPr>
        <w:t>(Suzuki, et al. 2004; Steppan, et al. 2005; White, et al. 2009)</w:t>
      </w:r>
      <w:del w:id="92" w:author="Jonathan James Hughes" w:date="2024-06-20T14:20:00Z" w16du:dateUtc="2024-06-20T21:20:00Z">
        <w:r w:rsidR="001A3F4F" w:rsidDel="00C300C0">
          <w:rPr>
            <w:rFonts w:ascii="Times New Roman" w:hAnsi="Times New Roman" w:cs="Times New Roman"/>
            <w:sz w:val="24"/>
            <w:szCs w:val="24"/>
          </w:rPr>
          <w:fldChar w:fldCharType="end"/>
        </w:r>
        <w:r w:rsidRPr="00B17D7F" w:rsidDel="00C300C0">
          <w:rPr>
            <w:rFonts w:ascii="Times New Roman" w:hAnsi="Times New Roman" w:cs="Times New Roman"/>
            <w:sz w:val="24"/>
            <w:szCs w:val="24"/>
          </w:rPr>
          <w:delText>.</w:delText>
        </w:r>
        <w:r w:rsidDel="00C300C0">
          <w:rPr>
            <w:rFonts w:ascii="Times New Roman" w:hAnsi="Times New Roman" w:cs="Times New Roman"/>
            <w:sz w:val="24"/>
            <w:szCs w:val="24"/>
          </w:rPr>
          <w:delText xml:space="preserve"> </w:delText>
        </w:r>
      </w:del>
      <w:proofErr w:type="spellStart"/>
      <w:r w:rsidRPr="00B17D7F">
        <w:rPr>
          <w:rFonts w:ascii="Times New Roman" w:hAnsi="Times New Roman" w:cs="Times New Roman"/>
          <w:sz w:val="24"/>
          <w:szCs w:val="24"/>
        </w:rPr>
        <w:t>Lecompte</w:t>
      </w:r>
      <w:proofErr w:type="spellEnd"/>
      <w:r w:rsidRPr="00B17D7F">
        <w:rPr>
          <w:rFonts w:ascii="Times New Roman" w:hAnsi="Times New Roman" w:cs="Times New Roman"/>
          <w:sz w:val="24"/>
          <w:szCs w:val="24"/>
        </w:rPr>
        <w:t xml:space="preserve"> et al. </w:t>
      </w:r>
      <w:r w:rsidR="001A3F4F">
        <w:rPr>
          <w:rFonts w:ascii="Times New Roman" w:hAnsi="Times New Roman" w:cs="Times New Roman"/>
          <w:sz w:val="24"/>
          <w:szCs w:val="24"/>
        </w:rPr>
        <w:fldChar w:fldCharType="begin"/>
      </w:r>
      <w:r w:rsidR="00F26193">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1A3F4F">
        <w:rPr>
          <w:rFonts w:ascii="Times New Roman" w:hAnsi="Times New Roman" w:cs="Times New Roman"/>
          <w:sz w:val="24"/>
          <w:szCs w:val="24"/>
        </w:rPr>
        <w:fldChar w:fldCharType="separate"/>
      </w:r>
      <w:r w:rsidR="00F26193">
        <w:rPr>
          <w:rFonts w:ascii="Times New Roman" w:hAnsi="Times New Roman" w:cs="Times New Roman"/>
          <w:noProof/>
          <w:sz w:val="24"/>
          <w:szCs w:val="24"/>
        </w:rPr>
        <w:t>(2008)</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provided one of the earliest well</w:t>
      </w:r>
      <w:r w:rsidR="0093760B">
        <w:rPr>
          <w:rFonts w:ascii="Times New Roman" w:hAnsi="Times New Roman" w:cs="Times New Roman"/>
          <w:sz w:val="24"/>
          <w:szCs w:val="24"/>
        </w:rPr>
        <w:t>-</w:t>
      </w:r>
      <w:r w:rsidRPr="00B17D7F">
        <w:rPr>
          <w:rFonts w:ascii="Times New Roman" w:hAnsi="Times New Roman" w:cs="Times New Roman"/>
          <w:sz w:val="24"/>
          <w:szCs w:val="24"/>
        </w:rPr>
        <w:t xml:space="preserve">supported phylogenetic reconstructions from across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and the tribal classifications they proposed remain generally supported. More recent work has increased the number of taxa sampled, both for analyses of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specifically</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&lt;EndNote&gt;&lt;Cite&gt;&lt;Author&gt;Pagès&lt;/Author&gt;&lt;Year&gt;2016&lt;/Year&gt;&lt;RecNum&gt;172&lt;/RecNum&gt;&lt;DisplayText&gt;(Pagès, et al. 2016)&lt;/DisplayText&gt;&lt;record&gt;&lt;rec-number&gt;172&lt;/rec-number&gt;&lt;foreign-keys&gt;&lt;key app="EN" db-id="vdwt9psdezv5tlee9vn5swzfzafw0azp5adx" timestamp="1649257277"&gt;172&lt;/key&gt;&lt;/foreign-keys&gt;&lt;ref-type name="Journal Article"&gt;17&lt;/ref-type&gt;&lt;contributors&gt;&lt;authors&gt;&lt;author&gt;Pagès, Marie&lt;/author&gt;&lt;author&gt;Fabre, Pierre-Henri&lt;/author&gt;&lt;author&gt;Chaval, Yannick&lt;/author&gt;&lt;author&gt;Mortelliti, Alessio&lt;/author&gt;&lt;author&gt;Nicolas, Violaine&lt;/author&gt;&lt;author&gt;Wells, Konstans&lt;/author&gt;&lt;author&gt;Michaux, Johan R.&lt;/author&gt;&lt;author&gt;Lazzari, Vincent&lt;/author&gt;&lt;/authors&gt;&lt;/contributors&gt;&lt;titles&gt;&lt;title&gt;Molecular phylogeny of South-East Asian arboreal murine rodents&lt;/title&gt;&lt;secondary-title&gt;Zoologica Scripta&lt;/secondary-title&gt;&lt;/titles&gt;&lt;periodical&gt;&lt;full-title&gt;Zoologica Scripta&lt;/full-title&gt;&lt;/periodical&gt;&lt;pages&gt;349-364&lt;/pages&gt;&lt;volume&gt;45&lt;/volume&gt;&lt;number&gt;4&lt;/number&gt;&lt;dates&gt;&lt;year&gt;2016&lt;/year&gt;&lt;/dates&gt;&lt;isbn&gt;0300-3256&lt;/isbn&gt;&lt;urls&gt;&lt;related-urls&gt;&lt;url&gt;https://onlinelibrary.wiley.com/doi/abs/10.1111/zsc.12161&lt;/url&gt;&lt;/related-urls&gt;&lt;/urls&gt;&lt;electronic-resource-num&gt;https://doi.org/10.1111/zsc.12161&lt;/electronic-resource-num&gt;&lt;/record&gt;&lt;/Cite&gt;&lt;/EndNote&gt;</w:instrText>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(Pagès, et al. 2016)</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and for their placement within </w:t>
      </w:r>
      <w:r w:rsidR="006F4021">
        <w:rPr>
          <w:rFonts w:ascii="Times New Roman" w:hAnsi="Times New Roman" w:cs="Times New Roman"/>
          <w:sz w:val="24"/>
          <w:szCs w:val="24"/>
        </w:rPr>
        <w:t xml:space="preserve">Muridae and </w:t>
      </w:r>
      <w:r w:rsidRPr="00B17D7F">
        <w:rPr>
          <w:rFonts w:ascii="Times New Roman" w:hAnsi="Times New Roman" w:cs="Times New Roman"/>
          <w:sz w:val="24"/>
          <w:szCs w:val="24"/>
        </w:rPr>
        <w:t>Muroidea</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(Schenk, et al. 2013; Steppan and Schenk 2017; Rowe, et al. 2019)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but the number of loci used for phylogenetic inference remained </w:t>
      </w:r>
      <w:r w:rsidR="0065149C">
        <w:rPr>
          <w:rFonts w:ascii="Times New Roman" w:hAnsi="Times New Roman" w:cs="Times New Roman"/>
          <w:sz w:val="24"/>
          <w:szCs w:val="24"/>
        </w:rPr>
        <w:t>limited</w:t>
      </w:r>
      <w:r w:rsidRPr="00B17D7F">
        <w:rPr>
          <w:rFonts w:ascii="Times New Roman" w:hAnsi="Times New Roman" w:cs="Times New Roman"/>
          <w:sz w:val="24"/>
          <w:szCs w:val="24"/>
        </w:rPr>
        <w:t>.</w:t>
      </w:r>
      <w:r w:rsidR="0065149C">
        <w:rPr>
          <w:rFonts w:ascii="Times New Roman" w:hAnsi="Times New Roman" w:cs="Times New Roman"/>
          <w:sz w:val="24"/>
          <w:szCs w:val="24"/>
        </w:rPr>
        <w:t xml:space="preserve"> </w:t>
      </w:r>
      <w:r w:rsidR="00975C95">
        <w:rPr>
          <w:rFonts w:ascii="Times New Roman" w:hAnsi="Times New Roman" w:cs="Times New Roman"/>
          <w:sz w:val="24"/>
          <w:szCs w:val="24"/>
        </w:rPr>
        <w:t>Other r</w:t>
      </w:r>
      <w:r w:rsidR="0065149C">
        <w:rPr>
          <w:rFonts w:ascii="Times New Roman" w:hAnsi="Times New Roman" w:cs="Times New Roman"/>
          <w:sz w:val="24"/>
          <w:szCs w:val="24"/>
        </w:rPr>
        <w:t xml:space="preserve">ecent </w:t>
      </w:r>
      <w:r w:rsidR="00975C95">
        <w:rPr>
          <w:rFonts w:ascii="Times New Roman" w:hAnsi="Times New Roman" w:cs="Times New Roman"/>
          <w:sz w:val="24"/>
          <w:szCs w:val="24"/>
        </w:rPr>
        <w:t xml:space="preserve">studies have </w:t>
      </w:r>
      <w:r w:rsidR="000E014B">
        <w:rPr>
          <w:rFonts w:ascii="Times New Roman" w:hAnsi="Times New Roman" w:cs="Times New Roman"/>
          <w:sz w:val="24"/>
          <w:szCs w:val="24"/>
        </w:rPr>
        <w:t xml:space="preserve">greatly </w:t>
      </w:r>
      <w:r w:rsidR="00975C95">
        <w:rPr>
          <w:rFonts w:ascii="Times New Roman" w:hAnsi="Times New Roman" w:cs="Times New Roman"/>
          <w:sz w:val="24"/>
          <w:szCs w:val="24"/>
        </w:rPr>
        <w:t>expanded the number of loci used for phylogenetic inference</w:t>
      </w:r>
      <w:r w:rsidR="00494136">
        <w:rPr>
          <w:rFonts w:ascii="Times New Roman" w:hAnsi="Times New Roman" w:cs="Times New Roman"/>
          <w:sz w:val="24"/>
          <w:szCs w:val="24"/>
        </w:rPr>
        <w:t xml:space="preserve"> </w:t>
      </w:r>
      <w:r w:rsidR="00494136">
        <w:rPr>
          <w:rFonts w:ascii="Times New Roman" w:hAnsi="Times New Roman" w:cs="Times New Roman"/>
          <w:sz w:val="24"/>
          <w:szCs w:val="24"/>
        </w:rPr>
        <w:fldChar w:fldCharType="begin"/>
      </w:r>
      <w:r w:rsidR="00494136">
        <w:rPr>
          <w:rFonts w:ascii="Times New Roman" w:hAnsi="Times New Roman" w:cs="Times New Roman"/>
          <w:sz w:val="24"/>
          <w:szCs w:val="24"/>
        </w:rPr>
        <w:instrText xml:space="preserve"> ADDIN EN.CITE &lt;EndNote&gt;&lt;Cite&gt;&lt;Author&gt;Mikula&lt;/Author&gt;&lt;Year&gt;2021&lt;/Year&gt;&lt;RecNum&gt;247&lt;/RecNum&gt;&lt;DisplayText&gt;(Mikula, et al. 2021)&lt;/DisplayText&gt;&lt;record&gt;&lt;rec-number&gt;247&lt;/rec-number&gt;&lt;foreign-keys&gt;&lt;key app="EN" db-id="vdwt9psdezv5tlee9vn5swzfzafw0azp5adx" timestamp="1720299455"&gt;247&lt;/key&gt;&lt;/foreign-keys&gt;&lt;ref-type name="Journal Article"&gt;17&lt;/ref-type&gt;&lt;contributors&gt;&lt;authors&gt;&lt;author&gt;Mikula, Ondřej&lt;/author&gt;&lt;author&gt;Nicolas, Violaine&lt;/author&gt;&lt;author&gt;Šumbera, Radim&lt;/author&gt;&lt;author&gt;Konečný, Adam&lt;/author&gt;&lt;author&gt;Denys, Christiane&lt;/author&gt;&lt;author&gt;Verheyen, Erik&lt;/author&gt;&lt;author&gt;Bryjová, Anna&lt;/author&gt;&lt;author&gt;Lemmon, Alan R&lt;/author&gt;&lt;author&gt;Lemmon, Emily Moriarty&lt;/author&gt;&lt;author&gt;Bryja, Josef&lt;/author&gt;&lt;/authors&gt;&lt;/contributors&gt;&lt;titles&gt;&lt;title&gt;Nuclear phylogenomics, but not mitogenomics, resolves the most successful Late Miocene radiation of African mammals (Rodentia: Muridae: Arvicanthini)&lt;/title&gt;&lt;secondary-title&gt;Molecular Phylogenetics and Evolution&lt;/secondary-title&gt;&lt;/titles&gt;&lt;periodical&gt;&lt;full-title&gt;Molecular Phylogenetics and Evolution&lt;/full-title&gt;&lt;/periodical&gt;&lt;pages&gt;107069&lt;/pages&gt;&lt;volume&gt;157&lt;/volume&gt;&lt;dates&gt;&lt;year&gt;2021&lt;/year&gt;&lt;/dates&gt;&lt;isbn&gt;1055-7903&lt;/isbn&gt;&lt;urls&gt;&lt;/urls&gt;&lt;/record&gt;&lt;/Cite&gt;&lt;/EndNote&gt;</w:instrText>
      </w:r>
      <w:r w:rsidR="00494136">
        <w:rPr>
          <w:rFonts w:ascii="Times New Roman" w:hAnsi="Times New Roman" w:cs="Times New Roman"/>
          <w:sz w:val="24"/>
          <w:szCs w:val="24"/>
        </w:rPr>
        <w:fldChar w:fldCharType="separate"/>
      </w:r>
      <w:r w:rsidR="00494136">
        <w:rPr>
          <w:rFonts w:ascii="Times New Roman" w:hAnsi="Times New Roman" w:cs="Times New Roman"/>
          <w:noProof/>
          <w:sz w:val="24"/>
          <w:szCs w:val="24"/>
        </w:rPr>
        <w:t>(Mikula, et al. 2021)</w:t>
      </w:r>
      <w:r w:rsidR="00494136">
        <w:rPr>
          <w:rFonts w:ascii="Times New Roman" w:hAnsi="Times New Roman" w:cs="Times New Roman"/>
          <w:sz w:val="24"/>
          <w:szCs w:val="24"/>
        </w:rPr>
        <w:fldChar w:fldCharType="end"/>
      </w:r>
      <w:r w:rsidR="00975C95">
        <w:rPr>
          <w:rFonts w:ascii="Times New Roman" w:hAnsi="Times New Roman" w:cs="Times New Roman"/>
          <w:sz w:val="24"/>
          <w:szCs w:val="24"/>
        </w:rPr>
        <w:t xml:space="preserve">, including the use of 1,245 exons </w:t>
      </w:r>
      <w:r w:rsidR="00975C9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&lt;EndNote&gt;&lt;Cite&gt;&lt;Author&gt;Roycroft&lt;/Author&gt;&lt;Year&gt;2020&lt;/Year&gt;&lt;RecNum&gt;8&lt;/RecNum&gt;&lt;DisplayText&gt;(Roycroft, et al. 2020)&lt;/DisplayText&gt;&lt;record&gt;&lt;rec-number&gt;8&lt;/rec-number&gt;&lt;foreign-keys&gt;&lt;key app="EN" db-id="rttpxzrxxzttezew5s0vt9fg2t5a2rs0xz9e" timestamp="1712677464"&gt;8&lt;/key&gt;&lt;/foreign-keys&gt;&lt;ref-type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instrText>
      </w:r>
      <w:r w:rsidR="00975C95">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2020)</w:t>
      </w:r>
      <w:r w:rsidR="00975C95">
        <w:rPr>
          <w:rFonts w:ascii="Times New Roman" w:hAnsi="Times New Roman" w:cs="Times New Roman"/>
          <w:sz w:val="24"/>
          <w:szCs w:val="24"/>
        </w:rPr>
        <w:fldChar w:fldCharType="end"/>
      </w:r>
      <w:r w:rsidR="00975C95">
        <w:rPr>
          <w:rFonts w:ascii="Times New Roman" w:hAnsi="Times New Roman" w:cs="Times New Roman"/>
          <w:sz w:val="24"/>
          <w:szCs w:val="24"/>
        </w:rPr>
        <w:t xml:space="preserve"> and 1,360 exons</w:t>
      </w:r>
      <w:r w:rsidR="002366A0">
        <w:rPr>
          <w:rFonts w:ascii="Times New Roman" w:hAnsi="Times New Roman" w:cs="Times New Roman"/>
          <w:sz w:val="24"/>
          <w:szCs w:val="24"/>
        </w:rPr>
        <w:t xml:space="preserve"> </w:t>
      </w:r>
      <w:r w:rsidR="002366A0">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2366A0">
        <w:rPr>
          <w:rFonts w:ascii="Times New Roman" w:hAnsi="Times New Roman" w:cs="Times New Roman"/>
          <w:sz w:val="24"/>
          <w:szCs w:val="24"/>
        </w:rPr>
      </w:r>
      <w:r w:rsidR="002366A0">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2021)</w:t>
      </w:r>
      <w:r w:rsidR="002366A0">
        <w:rPr>
          <w:rFonts w:ascii="Times New Roman" w:hAnsi="Times New Roman" w:cs="Times New Roman"/>
          <w:sz w:val="24"/>
          <w:szCs w:val="24"/>
        </w:rPr>
        <w:fldChar w:fldCharType="end"/>
      </w:r>
      <w:r w:rsidR="00975C95">
        <w:rPr>
          <w:rFonts w:ascii="Times New Roman" w:hAnsi="Times New Roman" w:cs="Times New Roman"/>
          <w:sz w:val="24"/>
          <w:szCs w:val="24"/>
        </w:rPr>
        <w:t xml:space="preserve">, but have focused </w:t>
      </w:r>
      <w:del w:id="93" w:author="Jonathan James Hughes" w:date="2024-06-20T16:31:00Z" w16du:dateUtc="2024-06-20T23:31:00Z">
        <w:r w:rsidR="00975C95" w:rsidDel="0026437C">
          <w:rPr>
            <w:rFonts w:ascii="Times New Roman" w:hAnsi="Times New Roman" w:cs="Times New Roman"/>
            <w:sz w:val="24"/>
            <w:szCs w:val="24"/>
          </w:rPr>
          <w:delText>mainly on the Hydromyini group</w:delText>
        </w:r>
      </w:del>
      <w:ins w:id="94" w:author="Jonathan James Hughes" w:date="2024-06-20T16:31:00Z" w16du:dateUtc="2024-06-20T23:31:00Z">
        <w:r w:rsidR="0026437C">
          <w:rPr>
            <w:rFonts w:ascii="Times New Roman" w:hAnsi="Times New Roman" w:cs="Times New Roman"/>
            <w:sz w:val="24"/>
            <w:szCs w:val="24"/>
          </w:rPr>
          <w:t>on specific tribe</w:t>
        </w:r>
      </w:ins>
      <w:ins w:id="95" w:author="Jonathan James Hughes" w:date="2024-06-20T16:32:00Z" w16du:dateUtc="2024-06-20T23:32:00Z">
        <w:r w:rsidR="0026437C">
          <w:rPr>
            <w:rFonts w:ascii="Times New Roman" w:hAnsi="Times New Roman" w:cs="Times New Roman"/>
            <w:sz w:val="24"/>
            <w:szCs w:val="24"/>
          </w:rPr>
          <w:t xml:space="preserve">s within </w:t>
        </w:r>
        <w:proofErr w:type="spellStart"/>
        <w:r w:rsidR="0026437C">
          <w:rPr>
            <w:rFonts w:ascii="Times New Roman" w:hAnsi="Times New Roman" w:cs="Times New Roman"/>
            <w:sz w:val="24"/>
            <w:szCs w:val="24"/>
          </w:rPr>
          <w:t>Murinae</w:t>
        </w:r>
      </w:ins>
      <w:proofErr w:type="spellEnd"/>
      <w:r w:rsidR="00975C95">
        <w:rPr>
          <w:rFonts w:ascii="Times New Roman" w:hAnsi="Times New Roman" w:cs="Times New Roman"/>
          <w:sz w:val="24"/>
          <w:szCs w:val="24"/>
        </w:rPr>
        <w:t xml:space="preserve">. </w:t>
      </w:r>
    </w:p>
    <w:p w14:paraId="43BB69AE" w14:textId="000AA976" w:rsidR="00500045" w:rsidRPr="00237D7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0E014B">
        <w:rPr>
          <w:rFonts w:ascii="Times New Roman" w:hAnsi="Times New Roman" w:cs="Times New Roman"/>
          <w:sz w:val="24"/>
          <w:szCs w:val="24"/>
        </w:rPr>
        <w:t xml:space="preserve">Our </w:t>
      </w:r>
      <w:r w:rsidR="009F2E46">
        <w:rPr>
          <w:rFonts w:ascii="Times New Roman" w:hAnsi="Times New Roman" w:cs="Times New Roman"/>
          <w:sz w:val="24"/>
          <w:szCs w:val="24"/>
        </w:rPr>
        <w:t>inferred</w:t>
      </w:r>
      <w:r w:rsidR="000E014B">
        <w:rPr>
          <w:rFonts w:ascii="Times New Roman" w:hAnsi="Times New Roman" w:cs="Times New Roman"/>
          <w:sz w:val="24"/>
          <w:szCs w:val="24"/>
        </w:rPr>
        <w:t xml:space="preserve"> species</w:t>
      </w:r>
      <w:r w:rsidR="009F2E46">
        <w:rPr>
          <w:rFonts w:ascii="Times New Roman" w:hAnsi="Times New Roman" w:cs="Times New Roman"/>
          <w:sz w:val="24"/>
          <w:szCs w:val="24"/>
        </w:rPr>
        <w:t xml:space="preserve"> tree</w:t>
      </w:r>
      <w:r w:rsidR="000E014B">
        <w:rPr>
          <w:rFonts w:ascii="Times New Roman" w:hAnsi="Times New Roman" w:cs="Times New Roman"/>
          <w:sz w:val="24"/>
          <w:szCs w:val="24"/>
        </w:rPr>
        <w:t xml:space="preserve"> based on 2,632 UCEs from 18 species across the radiation</w:t>
      </w:r>
      <w:r w:rsidR="009F2E46">
        <w:rPr>
          <w:rFonts w:ascii="Times New Roman" w:hAnsi="Times New Roman" w:cs="Times New Roman"/>
          <w:sz w:val="24"/>
          <w:szCs w:val="24"/>
        </w:rPr>
        <w:t xml:space="preserve"> (Fig</w:t>
      </w:r>
      <w:r w:rsidR="009713C6">
        <w:rPr>
          <w:rFonts w:ascii="Times New Roman" w:hAnsi="Times New Roman" w:cs="Times New Roman"/>
          <w:sz w:val="24"/>
          <w:szCs w:val="24"/>
        </w:rPr>
        <w:t>.</w:t>
      </w:r>
      <w:r w:rsidR="009F2E46">
        <w:rPr>
          <w:rFonts w:ascii="Times New Roman" w:hAnsi="Times New Roman" w:cs="Times New Roman"/>
          <w:sz w:val="24"/>
          <w:szCs w:val="24"/>
        </w:rPr>
        <w:t xml:space="preserve"> 1)</w:t>
      </w:r>
      <w:r w:rsidR="004F3805">
        <w:rPr>
          <w:rFonts w:ascii="Times New Roman" w:hAnsi="Times New Roman" w:cs="Times New Roman"/>
          <w:sz w:val="24"/>
          <w:szCs w:val="24"/>
        </w:rPr>
        <w:t xml:space="preserve"> is consistent with previous studies </w: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 Aghova, et al. 2018)</w:t>
      </w:r>
      <w:r w:rsidR="004F3805">
        <w:rPr>
          <w:rFonts w:ascii="Times New Roman" w:hAnsi="Times New Roman" w:cs="Times New Roman"/>
          <w:sz w:val="24"/>
          <w:szCs w:val="24"/>
        </w:rPr>
        <w:fldChar w:fldCharType="end"/>
      </w:r>
      <w:r w:rsidR="009F2E46">
        <w:rPr>
          <w:rFonts w:ascii="Times New Roman" w:hAnsi="Times New Roman" w:cs="Times New Roman"/>
          <w:i/>
          <w:iCs/>
          <w:sz w:val="24"/>
          <w:szCs w:val="24"/>
        </w:rPr>
        <w:t>.</w:t>
      </w:r>
      <w:r w:rsidR="004F3805">
        <w:rPr>
          <w:rFonts w:ascii="Times New Roman" w:hAnsi="Times New Roman" w:cs="Times New Roman"/>
          <w:i/>
          <w:iCs/>
          <w:sz w:val="24"/>
          <w:szCs w:val="24"/>
        </w:rPr>
        <w:t xml:space="preserve"> </w:t>
      </w:r>
      <w:r w:rsidR="004F3805">
        <w:rPr>
          <w:rFonts w:ascii="Times New Roman" w:hAnsi="Times New Roman" w:cs="Times New Roman"/>
          <w:sz w:val="24"/>
          <w:szCs w:val="24"/>
        </w:rPr>
        <w:t xml:space="preserve">Branch support was uniformly high, and gene trees unambiguously support the tribal classification of </w:t>
      </w:r>
      <w:r w:rsidR="004F380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w:t>
      </w:r>
      <w:r w:rsidR="004F3805">
        <w:rPr>
          <w:rFonts w:ascii="Times New Roman" w:hAnsi="Times New Roman" w:cs="Times New Roman"/>
          <w:sz w:val="24"/>
          <w:szCs w:val="24"/>
        </w:rPr>
        <w:fldChar w:fldCharType="end"/>
      </w:r>
      <w:r w:rsidR="004F3805">
        <w:rPr>
          <w:rFonts w:ascii="Times New Roman" w:hAnsi="Times New Roman" w:cs="Times New Roman"/>
          <w:sz w:val="24"/>
          <w:szCs w:val="24"/>
        </w:rPr>
        <w:t xml:space="preserve">. However, four shorter branches show </w:t>
      </w:r>
      <w:r w:rsidR="00FC1502">
        <w:rPr>
          <w:rFonts w:ascii="Times New Roman" w:hAnsi="Times New Roman" w:cs="Times New Roman"/>
          <w:sz w:val="24"/>
          <w:szCs w:val="24"/>
        </w:rPr>
        <w:t xml:space="preserve">more </w:t>
      </w:r>
      <w:r w:rsidR="004F3805">
        <w:rPr>
          <w:rFonts w:ascii="Times New Roman" w:hAnsi="Times New Roman" w:cs="Times New Roman"/>
          <w:sz w:val="24"/>
          <w:szCs w:val="24"/>
        </w:rPr>
        <w:t>substantial gene tree discordance (Fig. 1, branches D, E, H, and J), with two recovered clades (E and J) being supported by less than half of all gene trees</w:t>
      </w:r>
      <w:r w:rsidR="005D2EA3">
        <w:rPr>
          <w:rFonts w:ascii="Times New Roman" w:hAnsi="Times New Roman" w:cs="Times New Roman"/>
          <w:sz w:val="24"/>
          <w:szCs w:val="24"/>
        </w:rPr>
        <w:t>.</w:t>
      </w:r>
      <w:r w:rsidR="00EF1EE0">
        <w:rPr>
          <w:rFonts w:ascii="Times New Roman" w:hAnsi="Times New Roman" w:cs="Times New Roman"/>
          <w:sz w:val="24"/>
          <w:szCs w:val="24"/>
        </w:rPr>
        <w:t xml:space="preserve"> </w:t>
      </w:r>
      <w:r w:rsidR="002F1C0B">
        <w:rPr>
          <w:rFonts w:ascii="Times New Roman" w:hAnsi="Times New Roman" w:cs="Times New Roman"/>
          <w:sz w:val="24"/>
          <w:szCs w:val="24"/>
        </w:rPr>
        <w:t xml:space="preserve">We also estimated divergence times on our inferred species tree using </w:t>
      </w:r>
      <w:r w:rsidR="00D526C2">
        <w:rPr>
          <w:rFonts w:ascii="Times New Roman" w:hAnsi="Times New Roman" w:cs="Times New Roman"/>
          <w:sz w:val="24"/>
          <w:szCs w:val="24"/>
        </w:rPr>
        <w:t xml:space="preserve">four </w:t>
      </w:r>
      <w:r w:rsidR="002F1C0B">
        <w:rPr>
          <w:rFonts w:ascii="Times New Roman" w:hAnsi="Times New Roman" w:cs="Times New Roman"/>
          <w:sz w:val="24"/>
          <w:szCs w:val="24"/>
        </w:rPr>
        <w:t xml:space="preserve">fossil calibration points (Table </w:t>
      </w:r>
      <w:r w:rsidR="005E3AC8">
        <w:rPr>
          <w:rFonts w:ascii="Times New Roman" w:hAnsi="Times New Roman" w:cs="Times New Roman"/>
          <w:sz w:val="24"/>
          <w:szCs w:val="24"/>
        </w:rPr>
        <w:t>S3</w:t>
      </w:r>
      <w:r w:rsidR="002F1C0B">
        <w:rPr>
          <w:rFonts w:ascii="Times New Roman" w:hAnsi="Times New Roman" w:cs="Times New Roman"/>
          <w:sz w:val="24"/>
          <w:szCs w:val="24"/>
        </w:rPr>
        <w:t>)</w:t>
      </w:r>
      <w:r w:rsidR="00156BD7">
        <w:rPr>
          <w:rFonts w:ascii="Times New Roman" w:hAnsi="Times New Roman" w:cs="Times New Roman"/>
          <w:sz w:val="24"/>
          <w:szCs w:val="24"/>
        </w:rPr>
        <w:t>, recovering times that are</w:t>
      </w:r>
      <w:r w:rsidR="002F1C0B">
        <w:rPr>
          <w:rFonts w:ascii="Times New Roman" w:hAnsi="Times New Roman" w:cs="Times New Roman"/>
          <w:sz w:val="24"/>
          <w:szCs w:val="24"/>
        </w:rPr>
        <w:t xml:space="preserve"> roughly consistent with </w:t>
      </w:r>
      <w:r w:rsidR="00156BD7">
        <w:rPr>
          <w:rFonts w:ascii="Times New Roman" w:hAnsi="Times New Roman" w:cs="Times New Roman"/>
          <w:sz w:val="24"/>
          <w:szCs w:val="24"/>
        </w:rPr>
        <w:t xml:space="preserve">the relatively young estimates </w:t>
      </w:r>
      <w:r w:rsidR="002F1C0B">
        <w:rPr>
          <w:rFonts w:ascii="Times New Roman" w:hAnsi="Times New Roman" w:cs="Times New Roman"/>
          <w:sz w:val="24"/>
          <w:szCs w:val="24"/>
        </w:rPr>
        <w:t>found</w:t>
      </w:r>
      <w:r w:rsidR="00156BD7">
        <w:rPr>
          <w:rFonts w:ascii="Times New Roman" w:hAnsi="Times New Roman" w:cs="Times New Roman"/>
          <w:sz w:val="24"/>
          <w:szCs w:val="24"/>
        </w:rPr>
        <w:t xml:space="preserve"> by </w:t>
      </w:r>
      <w:r w:rsidR="00156BD7">
        <w:rPr>
          <w:rFonts w:ascii="Times New Roman" w:hAnsi="Times New Roman" w:cs="Times New Roman"/>
          <w:sz w:val="24"/>
          <w:szCs w:val="24"/>
        </w:rPr>
        <w:fldChar w:fldCharType="begin"/>
      </w:r>
      <w:r w:rsidR="00156BD7">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156BD7">
        <w:rPr>
          <w:rFonts w:ascii="Times New Roman" w:hAnsi="Times New Roman" w:cs="Times New Roman"/>
          <w:sz w:val="24"/>
          <w:szCs w:val="24"/>
        </w:rPr>
        <w:fldChar w:fldCharType="separate"/>
      </w:r>
      <w:r w:rsidR="00156BD7">
        <w:rPr>
          <w:rFonts w:ascii="Times New Roman" w:hAnsi="Times New Roman" w:cs="Times New Roman"/>
          <w:noProof/>
          <w:sz w:val="24"/>
          <w:szCs w:val="24"/>
        </w:rPr>
        <w:t>(Steppan and Schenk 2017)</w:t>
      </w:r>
      <w:r w:rsidR="00156BD7">
        <w:rPr>
          <w:rFonts w:ascii="Times New Roman" w:hAnsi="Times New Roman" w:cs="Times New Roman"/>
          <w:sz w:val="24"/>
          <w:szCs w:val="24"/>
        </w:rPr>
        <w:fldChar w:fldCharType="end"/>
      </w:r>
      <w:r w:rsidR="00156BD7">
        <w:rPr>
          <w:rFonts w:ascii="Times New Roman" w:hAnsi="Times New Roman" w:cs="Times New Roman"/>
          <w:sz w:val="24"/>
          <w:szCs w:val="24"/>
        </w:rPr>
        <w:t xml:space="preserve"> </w:t>
      </w:r>
      <w:r w:rsidR="002F1C0B">
        <w:rPr>
          <w:rFonts w:ascii="Times New Roman" w:hAnsi="Times New Roman" w:cs="Times New Roman"/>
          <w:sz w:val="24"/>
          <w:szCs w:val="24"/>
        </w:rPr>
        <w:t>(see Supplement).</w:t>
      </w:r>
      <w:r w:rsidR="00500045">
        <w:rPr>
          <w:rFonts w:ascii="Times New Roman" w:hAnsi="Times New Roman" w:cs="Times New Roman"/>
          <w:sz w:val="24"/>
          <w:szCs w:val="24"/>
        </w:rPr>
        <w:t xml:space="preserve"> This dated species tree provides</w:t>
      </w:r>
      <w:r w:rsidR="000E014B">
        <w:rPr>
          <w:rFonts w:ascii="Times New Roman" w:hAnsi="Times New Roman" w:cs="Times New Roman"/>
          <w:sz w:val="24"/>
          <w:szCs w:val="24"/>
        </w:rPr>
        <w:t xml:space="preserve"> </w:t>
      </w:r>
      <w:r w:rsidR="00500045">
        <w:rPr>
          <w:rFonts w:ascii="Times New Roman" w:hAnsi="Times New Roman" w:cs="Times New Roman"/>
          <w:sz w:val="24"/>
          <w:szCs w:val="24"/>
        </w:rPr>
        <w:t>the evolutionary timescale upon which</w:t>
      </w:r>
      <w:r w:rsidR="000E014B">
        <w:rPr>
          <w:rFonts w:ascii="Times New Roman" w:hAnsi="Times New Roman" w:cs="Times New Roman"/>
          <w:sz w:val="24"/>
          <w:szCs w:val="24"/>
        </w:rPr>
        <w:t xml:space="preserve"> to evaluate</w:t>
      </w:r>
      <w:r w:rsidR="00500045">
        <w:rPr>
          <w:rFonts w:ascii="Times New Roman" w:hAnsi="Times New Roman" w:cs="Times New Roman"/>
          <w:sz w:val="24"/>
          <w:szCs w:val="24"/>
        </w:rPr>
        <w:t xml:space="preserve"> the genomic</w:t>
      </w:r>
      <w:r w:rsidR="00500045" w:rsidRPr="00197A2B">
        <w:rPr>
          <w:rFonts w:ascii="Times New Roman" w:hAnsi="Times New Roman" w:cs="Times New Roman"/>
          <w:sz w:val="24"/>
          <w:szCs w:val="24"/>
        </w:rPr>
        <w:t xml:space="preserve"> </w:t>
      </w:r>
      <w:r w:rsidR="00500045">
        <w:rPr>
          <w:rFonts w:ascii="Times New Roman" w:hAnsi="Times New Roman" w:cs="Times New Roman"/>
          <w:sz w:val="24"/>
          <w:szCs w:val="24"/>
        </w:rPr>
        <w:t xml:space="preserve">landscape of phylogenetic discordance across </w:t>
      </w:r>
      <w:r w:rsidR="000E014B">
        <w:rPr>
          <w:rFonts w:ascii="Times New Roman" w:hAnsi="Times New Roman" w:cs="Times New Roman"/>
          <w:sz w:val="24"/>
          <w:szCs w:val="24"/>
        </w:rPr>
        <w:t>~12 my of</w:t>
      </w:r>
      <w:r w:rsidR="00500045">
        <w:rPr>
          <w:rFonts w:ascii="Times New Roman" w:hAnsi="Times New Roman" w:cs="Times New Roman"/>
          <w:sz w:val="24"/>
          <w:szCs w:val="24"/>
        </w:rPr>
        <w:t xml:space="preserve"> murine </w:t>
      </w:r>
      <w:r w:rsidR="000E014B">
        <w:rPr>
          <w:rFonts w:ascii="Times New Roman" w:hAnsi="Times New Roman" w:cs="Times New Roman"/>
          <w:sz w:val="24"/>
          <w:szCs w:val="24"/>
        </w:rPr>
        <w:t>evolution</w:t>
      </w:r>
      <w:r w:rsidR="00500045">
        <w:rPr>
          <w:rFonts w:ascii="Times New Roman" w:hAnsi="Times New Roman" w:cs="Times New Roman"/>
          <w:sz w:val="24"/>
          <w:szCs w:val="24"/>
        </w:rPr>
        <w:t>.</w:t>
      </w:r>
    </w:p>
    <w:p w14:paraId="63E5AF5F" w14:textId="3DF8BA91" w:rsidR="005D3A4E" w:rsidRDefault="001C6851" w:rsidP="002F1C0B">
      <w:pPr>
        <w:spacing w:after="0"/>
        <w:jc w:val="both"/>
        <w:rPr>
          <w:rFonts w:ascii="Times New Roman" w:hAnsi="Times New Roman" w:cs="Times New Roman"/>
          <w:sz w:val="24"/>
          <w:szCs w:val="24"/>
        </w:rPr>
      </w:pPr>
      <w:r>
        <w:rPr>
          <w:rFonts w:ascii="Times New Roman" w:hAnsi="Times New Roman" w:cs="Times New Roman"/>
          <w:sz w:val="24"/>
          <w:szCs w:val="24"/>
        </w:rPr>
        <w:tab/>
      </w:r>
    </w:p>
    <w:p w14:paraId="150DD5AE" w14:textId="661848AB" w:rsidR="001C6851" w:rsidRPr="00534E01" w:rsidRDefault="002C320E" w:rsidP="00562FAD">
      <w:pPr>
        <w:pStyle w:val="Heading2"/>
      </w:pPr>
      <w:r w:rsidRPr="00534E01">
        <w:t>The genomic landscape of phylogenetic discordance</w:t>
      </w:r>
    </w:p>
    <w:p w14:paraId="176F2346" w14:textId="79149A33" w:rsidR="005926B1" w:rsidRDefault="00DD27E4" w:rsidP="001C6851">
      <w:pPr>
        <w:spacing w:after="0"/>
        <w:jc w:val="both"/>
        <w:rPr>
          <w:rFonts w:ascii="Times New Roman" w:hAnsi="Times New Roman" w:cs="Times New Roman"/>
          <w:sz w:val="24"/>
          <w:szCs w:val="24"/>
        </w:rPr>
      </w:pPr>
      <w:r w:rsidRPr="00031896">
        <w:rPr>
          <w:rFonts w:ascii="Times New Roman" w:hAnsi="Times New Roman" w:cs="Times New Roman"/>
          <w:sz w:val="24"/>
          <w:szCs w:val="24"/>
        </w:rPr>
        <w:lastRenderedPageBreak/>
        <w:t xml:space="preserve">Limiting the number and nature of the loci used to resolve species relationships is </w:t>
      </w:r>
      <w:r>
        <w:rPr>
          <w:rFonts w:ascii="Times New Roman" w:hAnsi="Times New Roman" w:cs="Times New Roman"/>
          <w:sz w:val="24"/>
          <w:szCs w:val="24"/>
        </w:rPr>
        <w:t>often useful</w:t>
      </w:r>
      <w:r w:rsidRPr="00031896">
        <w:rPr>
          <w:rFonts w:ascii="Times New Roman" w:hAnsi="Times New Roman" w:cs="Times New Roman"/>
          <w:sz w:val="24"/>
          <w:szCs w:val="24"/>
        </w:rPr>
        <w:t xml:space="preserve"> to get a</w:t>
      </w:r>
      <w:r w:rsidR="00AB3055">
        <w:rPr>
          <w:rFonts w:ascii="Times New Roman" w:hAnsi="Times New Roman" w:cs="Times New Roman"/>
          <w:sz w:val="24"/>
          <w:szCs w:val="24"/>
        </w:rPr>
        <w:t>n</w:t>
      </w:r>
      <w:r w:rsidRPr="00031896">
        <w:rPr>
          <w:rFonts w:ascii="Times New Roman" w:hAnsi="Times New Roman" w:cs="Times New Roman"/>
          <w:sz w:val="24"/>
          <w:szCs w:val="24"/>
        </w:rPr>
        <w:t xml:space="preserve"> </w:t>
      </w:r>
      <w:r w:rsidR="000E014B">
        <w:rPr>
          <w:rFonts w:ascii="Times New Roman" w:hAnsi="Times New Roman" w:cs="Times New Roman"/>
          <w:sz w:val="24"/>
          <w:szCs w:val="24"/>
        </w:rPr>
        <w:t>initial</w:t>
      </w:r>
      <w:r w:rsidR="000E014B" w:rsidRPr="00031896">
        <w:rPr>
          <w:rFonts w:ascii="Times New Roman" w:hAnsi="Times New Roman" w:cs="Times New Roman"/>
          <w:sz w:val="24"/>
          <w:szCs w:val="24"/>
        </w:rPr>
        <w:t xml:space="preserve"> </w:t>
      </w:r>
      <w:r w:rsidRPr="00031896">
        <w:rPr>
          <w:rFonts w:ascii="Times New Roman" w:hAnsi="Times New Roman" w:cs="Times New Roman"/>
          <w:sz w:val="24"/>
          <w:szCs w:val="24"/>
        </w:rPr>
        <w:t>picture of the</w:t>
      </w:r>
      <w:r>
        <w:rPr>
          <w:rFonts w:ascii="Times New Roman" w:hAnsi="Times New Roman" w:cs="Times New Roman"/>
          <w:sz w:val="24"/>
          <w:szCs w:val="24"/>
        </w:rPr>
        <w:t xml:space="preserve"> </w:t>
      </w:r>
      <w:r w:rsidR="009624B8">
        <w:rPr>
          <w:rFonts w:ascii="Times New Roman" w:hAnsi="Times New Roman" w:cs="Times New Roman"/>
          <w:sz w:val="24"/>
          <w:szCs w:val="24"/>
        </w:rPr>
        <w:t xml:space="preserve">history of </w:t>
      </w:r>
      <w:r>
        <w:rPr>
          <w:rFonts w:ascii="Times New Roman" w:hAnsi="Times New Roman" w:cs="Times New Roman"/>
          <w:sz w:val="24"/>
          <w:szCs w:val="24"/>
        </w:rPr>
        <w:t>speci</w:t>
      </w:r>
      <w:r w:rsidR="009624B8">
        <w:rPr>
          <w:rFonts w:ascii="Times New Roman" w:hAnsi="Times New Roman" w:cs="Times New Roman"/>
          <w:sz w:val="24"/>
          <w:szCs w:val="24"/>
        </w:rPr>
        <w:t>ation</w:t>
      </w:r>
      <w:r>
        <w:rPr>
          <w:rFonts w:ascii="Times New Roman" w:hAnsi="Times New Roman" w:cs="Times New Roman"/>
          <w:sz w:val="24"/>
          <w:szCs w:val="24"/>
        </w:rPr>
        <w:t xml:space="preserve"> across many taxa. However, such targeted approaches </w:t>
      </w:r>
      <w:r w:rsidR="001E1A7D">
        <w:rPr>
          <w:rFonts w:ascii="Times New Roman" w:hAnsi="Times New Roman" w:cs="Times New Roman"/>
          <w:sz w:val="24"/>
          <w:szCs w:val="24"/>
        </w:rPr>
        <w:t>may</w:t>
      </w:r>
      <w:r>
        <w:rPr>
          <w:rFonts w:ascii="Times New Roman" w:hAnsi="Times New Roman" w:cs="Times New Roman"/>
          <w:sz w:val="24"/>
          <w:szCs w:val="24"/>
        </w:rPr>
        <w:t xml:space="preserve"> fail to capture the degree </w:t>
      </w:r>
      <w:r w:rsidR="005D2EA3">
        <w:rPr>
          <w:rFonts w:ascii="Times New Roman" w:hAnsi="Times New Roman" w:cs="Times New Roman"/>
          <w:sz w:val="24"/>
          <w:szCs w:val="24"/>
        </w:rPr>
        <w:t xml:space="preserve">of </w:t>
      </w:r>
      <w:r>
        <w:rPr>
          <w:rFonts w:ascii="Times New Roman" w:hAnsi="Times New Roman" w:cs="Times New Roman"/>
          <w:sz w:val="24"/>
          <w:szCs w:val="24"/>
        </w:rPr>
        <w:t>discordance</w:t>
      </w:r>
      <w:r w:rsidR="005D2EA3">
        <w:rPr>
          <w:rFonts w:ascii="Times New Roman" w:hAnsi="Times New Roman" w:cs="Times New Roman"/>
          <w:sz w:val="24"/>
          <w:szCs w:val="24"/>
        </w:rPr>
        <w:t xml:space="preserve"> </w:t>
      </w:r>
      <w:r w:rsidR="005D2EA3" w:rsidRPr="00237D7D">
        <w:rPr>
          <w:rFonts w:ascii="Times New Roman" w:hAnsi="Times New Roman" w:cs="Times New Roman"/>
          <w:sz w:val="24"/>
          <w:szCs w:val="24"/>
        </w:rPr>
        <w:t>driven by incomplete lineage sorting</w:t>
      </w:r>
      <w:r w:rsidR="005D2EA3">
        <w:rPr>
          <w:rFonts w:ascii="Times New Roman" w:hAnsi="Times New Roman" w:cs="Times New Roman"/>
          <w:sz w:val="24"/>
          <w:szCs w:val="24"/>
        </w:rPr>
        <w:t xml:space="preserve"> </w:t>
      </w:r>
      <w:r w:rsidR="00D526C2">
        <w:rPr>
          <w:rFonts w:ascii="Times New Roman" w:hAnsi="Times New Roman" w:cs="Times New Roman"/>
          <w:sz w:val="24"/>
          <w:szCs w:val="24"/>
        </w:rPr>
        <w:t>and</w:t>
      </w:r>
      <w:r w:rsidR="005D2EA3" w:rsidRPr="00237D7D">
        <w:rPr>
          <w:rFonts w:ascii="Times New Roman" w:hAnsi="Times New Roman" w:cs="Times New Roman"/>
          <w:sz w:val="24"/>
          <w:szCs w:val="24"/>
        </w:rPr>
        <w:t xml:space="preserve"> introgression</w:t>
      </w:r>
      <w:r w:rsidR="005D2EA3">
        <w:rPr>
          <w:rFonts w:ascii="Times New Roman" w:hAnsi="Times New Roman" w:cs="Times New Roman"/>
          <w:sz w:val="24"/>
          <w:szCs w:val="24"/>
        </w:rPr>
        <w:t xml:space="preserve"> </w:t>
      </w:r>
      <w:r w:rsidR="005D2EA3">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5D2EA3">
        <w:rPr>
          <w:rFonts w:ascii="Times New Roman" w:hAnsi="Times New Roman" w:cs="Times New Roman"/>
          <w:sz w:val="24"/>
          <w:szCs w:val="24"/>
        </w:rPr>
      </w:r>
      <w:r w:rsidR="005D2EA3">
        <w:rPr>
          <w:rFonts w:ascii="Times New Roman" w:hAnsi="Times New Roman" w:cs="Times New Roman"/>
          <w:sz w:val="24"/>
          <w:szCs w:val="24"/>
        </w:rPr>
        <w:fldChar w:fldCharType="separate"/>
      </w:r>
      <w:r w:rsidR="001B6D59">
        <w:rPr>
          <w:rFonts w:ascii="Times New Roman" w:hAnsi="Times New Roman" w:cs="Times New Roman"/>
          <w:noProof/>
          <w:sz w:val="24"/>
          <w:szCs w:val="24"/>
        </w:rPr>
        <w:t>(Alexander, et al. 2017; Chan, et al. 2020; Vanderpool, et al. 2020; Alda, et al. 2021)</w:t>
      </w:r>
      <w:r w:rsidR="005D2EA3">
        <w:rPr>
          <w:rFonts w:ascii="Times New Roman" w:hAnsi="Times New Roman" w:cs="Times New Roman"/>
          <w:sz w:val="24"/>
          <w:szCs w:val="24"/>
        </w:rPr>
        <w:fldChar w:fldCharType="end"/>
      </w:r>
      <w:r>
        <w:rPr>
          <w:rFonts w:ascii="Times New Roman" w:hAnsi="Times New Roman" w:cs="Times New Roman"/>
          <w:sz w:val="24"/>
          <w:szCs w:val="24"/>
        </w:rPr>
        <w:t>.</w:t>
      </w:r>
      <w:r w:rsidR="001E1A7D">
        <w:rPr>
          <w:rFonts w:ascii="Times New Roman" w:hAnsi="Times New Roman" w:cs="Times New Roman"/>
          <w:sz w:val="24"/>
          <w:szCs w:val="24"/>
        </w:rPr>
        <w:t xml:space="preserve"> </w:t>
      </w:r>
      <w:r w:rsidR="00676CF0">
        <w:rPr>
          <w:rFonts w:ascii="Times New Roman" w:hAnsi="Times New Roman" w:cs="Times New Roman"/>
          <w:sz w:val="24"/>
          <w:szCs w:val="24"/>
        </w:rPr>
        <w:t xml:space="preserve">Our results highlight </w:t>
      </w:r>
      <w:r w:rsidR="000E014B">
        <w:rPr>
          <w:rFonts w:ascii="Times New Roman" w:hAnsi="Times New Roman" w:cs="Times New Roman"/>
          <w:sz w:val="24"/>
          <w:szCs w:val="24"/>
        </w:rPr>
        <w:t xml:space="preserve">the </w:t>
      </w:r>
      <w:r w:rsidR="00676CF0">
        <w:rPr>
          <w:rFonts w:ascii="Times New Roman" w:hAnsi="Times New Roman" w:cs="Times New Roman"/>
          <w:sz w:val="24"/>
          <w:szCs w:val="24"/>
        </w:rPr>
        <w:t>limitations</w:t>
      </w:r>
      <w:r w:rsidR="000E014B">
        <w:rPr>
          <w:rFonts w:ascii="Times New Roman" w:hAnsi="Times New Roman" w:cs="Times New Roman"/>
          <w:sz w:val="24"/>
          <w:szCs w:val="24"/>
        </w:rPr>
        <w:t xml:space="preserve"> of a reduced marker-based approach</w:t>
      </w:r>
      <w:r w:rsidR="00167C33">
        <w:rPr>
          <w:rFonts w:ascii="Times New Roman" w:hAnsi="Times New Roman" w:cs="Times New Roman"/>
          <w:sz w:val="24"/>
          <w:szCs w:val="24"/>
        </w:rPr>
        <w:t xml:space="preserve"> and the general relationships between phylogenetic patterns and functional </w:t>
      </w:r>
      <w:r w:rsidR="001C6851">
        <w:rPr>
          <w:rFonts w:ascii="Times New Roman" w:hAnsi="Times New Roman" w:cs="Times New Roman"/>
          <w:sz w:val="24"/>
          <w:szCs w:val="24"/>
        </w:rPr>
        <w:t>attributes</w:t>
      </w:r>
      <w:r w:rsidR="00167C33">
        <w:rPr>
          <w:rFonts w:ascii="Times New Roman" w:hAnsi="Times New Roman" w:cs="Times New Roman"/>
          <w:sz w:val="24"/>
          <w:szCs w:val="24"/>
        </w:rPr>
        <w:t xml:space="preserve"> of the genome</w:t>
      </w:r>
      <w:r w:rsidR="00676CF0">
        <w:rPr>
          <w:rFonts w:ascii="Times New Roman" w:hAnsi="Times New Roman" w:cs="Times New Roman"/>
          <w:sz w:val="24"/>
          <w:szCs w:val="24"/>
        </w:rPr>
        <w:t xml:space="preserve"> in several interesting ways. </w:t>
      </w:r>
      <w:commentRangeStart w:id="96"/>
      <w:r w:rsidR="001E1A7D">
        <w:rPr>
          <w:rFonts w:ascii="Times New Roman" w:hAnsi="Times New Roman" w:cs="Times New Roman"/>
          <w:sz w:val="24"/>
          <w:szCs w:val="24"/>
        </w:rPr>
        <w:t>Using</w:t>
      </w:r>
      <w:r w:rsidR="00BF08A1">
        <w:rPr>
          <w:rFonts w:ascii="Times New Roman" w:hAnsi="Times New Roman" w:cs="Times New Roman"/>
          <w:sz w:val="24"/>
          <w:szCs w:val="24"/>
        </w:rPr>
        <w:t xml:space="preserve"> the</w:t>
      </w:r>
      <w:r w:rsidR="001E1A7D">
        <w:rPr>
          <w:rFonts w:ascii="Times New Roman" w:hAnsi="Times New Roman" w:cs="Times New Roman"/>
          <w:sz w:val="24"/>
          <w:szCs w:val="24"/>
        </w:rPr>
        <w:t xml:space="preserve"> </w:t>
      </w:r>
      <w:commentRangeEnd w:id="96"/>
      <w:r w:rsidR="009624B8">
        <w:rPr>
          <w:rStyle w:val="CommentReference"/>
        </w:rPr>
        <w:commentReference w:id="96"/>
      </w:r>
      <w:r w:rsidR="000E014B" w:rsidRPr="00C120DB">
        <w:rPr>
          <w:rFonts w:ascii="Times New Roman" w:hAnsi="Times New Roman" w:cs="Times New Roman"/>
          <w:iCs/>
          <w:sz w:val="24"/>
          <w:szCs w:val="24"/>
        </w:rPr>
        <w:t>house mouse</w:t>
      </w:r>
      <w:r w:rsidR="00BF08A1">
        <w:rPr>
          <w:rFonts w:ascii="Times New Roman" w:hAnsi="Times New Roman" w:cs="Times New Roman"/>
          <w:iCs/>
          <w:sz w:val="24"/>
          <w:szCs w:val="24"/>
        </w:rPr>
        <w:t xml:space="preserve"> genome</w:t>
      </w:r>
      <w:r w:rsidR="000E014B">
        <w:rPr>
          <w:rFonts w:ascii="Times New Roman" w:hAnsi="Times New Roman" w:cs="Times New Roman"/>
          <w:iCs/>
          <w:sz w:val="24"/>
          <w:szCs w:val="24"/>
        </w:rPr>
        <w:t xml:space="preserve"> </w:t>
      </w:r>
      <w:r w:rsidR="000E014B">
        <w:rPr>
          <w:rFonts w:ascii="Times New Roman" w:hAnsi="Times New Roman" w:cs="Times New Roman"/>
          <w:sz w:val="24"/>
          <w:szCs w:val="24"/>
        </w:rPr>
        <w:t>annotation</w:t>
      </w:r>
      <w:r w:rsidR="001E1A7D">
        <w:rPr>
          <w:rFonts w:ascii="Times New Roman" w:hAnsi="Times New Roman" w:cs="Times New Roman"/>
          <w:sz w:val="24"/>
          <w:szCs w:val="24"/>
        </w:rPr>
        <w:t>, we found</w:t>
      </w:r>
      <w:r w:rsidR="00804026">
        <w:rPr>
          <w:rFonts w:ascii="Times New Roman" w:hAnsi="Times New Roman" w:cs="Times New Roman"/>
          <w:sz w:val="24"/>
          <w:szCs w:val="24"/>
        </w:rPr>
        <w:t xml:space="preserve"> that</w:t>
      </w:r>
      <w:r w:rsidR="001E1A7D">
        <w:rPr>
          <w:rFonts w:ascii="Times New Roman" w:hAnsi="Times New Roman" w:cs="Times New Roman"/>
          <w:sz w:val="24"/>
          <w:szCs w:val="24"/>
        </w:rPr>
        <w:t xml:space="preserve"> </w:t>
      </w:r>
      <w:r w:rsidR="00804026">
        <w:rPr>
          <w:rFonts w:ascii="Times New Roman" w:hAnsi="Times New Roman" w:cs="Times New Roman"/>
          <w:sz w:val="24"/>
          <w:szCs w:val="24"/>
        </w:rPr>
        <w:t xml:space="preserve">the </w:t>
      </w:r>
      <w:r w:rsidR="00645803">
        <w:rPr>
          <w:rFonts w:ascii="Times New Roman" w:hAnsi="Times New Roman" w:cs="Times New Roman"/>
          <w:sz w:val="24"/>
          <w:szCs w:val="24"/>
        </w:rPr>
        <w:t xml:space="preserve">species tree inferred from </w:t>
      </w:r>
      <w:r w:rsidR="00AB3055">
        <w:rPr>
          <w:rFonts w:ascii="Times New Roman" w:hAnsi="Times New Roman" w:cs="Times New Roman"/>
          <w:sz w:val="24"/>
          <w:szCs w:val="24"/>
        </w:rPr>
        <w:t xml:space="preserve">only </w:t>
      </w:r>
      <w:r w:rsidR="00645803">
        <w:rPr>
          <w:rFonts w:ascii="Times New Roman" w:hAnsi="Times New Roman" w:cs="Times New Roman"/>
          <w:sz w:val="24"/>
          <w:szCs w:val="24"/>
        </w:rPr>
        <w:t xml:space="preserve">genes or UCEs </w:t>
      </w:r>
      <w:r w:rsidR="00804026">
        <w:rPr>
          <w:rFonts w:ascii="Times New Roman" w:hAnsi="Times New Roman" w:cs="Times New Roman"/>
          <w:sz w:val="24"/>
          <w:szCs w:val="24"/>
        </w:rPr>
        <w:t xml:space="preserve">did not match evolutionary relationships inferred for </w:t>
      </w:r>
      <w:r w:rsidR="00FC1502">
        <w:rPr>
          <w:rFonts w:ascii="Times New Roman" w:hAnsi="Times New Roman" w:cs="Times New Roman"/>
          <w:sz w:val="24"/>
          <w:szCs w:val="24"/>
        </w:rPr>
        <w:t>over 85</w:t>
      </w:r>
      <w:r w:rsidR="00804026">
        <w:rPr>
          <w:rFonts w:ascii="Times New Roman" w:hAnsi="Times New Roman" w:cs="Times New Roman"/>
          <w:sz w:val="24"/>
          <w:szCs w:val="24"/>
        </w:rPr>
        <w:t>% of the genome.</w:t>
      </w:r>
      <w:r w:rsidR="00F726B3">
        <w:rPr>
          <w:rFonts w:ascii="Times New Roman" w:hAnsi="Times New Roman" w:cs="Times New Roman"/>
          <w:sz w:val="24"/>
          <w:szCs w:val="24"/>
        </w:rPr>
        <w:t xml:space="preserve"> </w:t>
      </w:r>
      <w:r w:rsidR="009624B8">
        <w:rPr>
          <w:rFonts w:ascii="Times New Roman" w:hAnsi="Times New Roman" w:cs="Times New Roman"/>
          <w:sz w:val="24"/>
          <w:szCs w:val="24"/>
        </w:rPr>
        <w:t>Although similar frequencies were observed among these three most common trees (Fig. 2), the topology robustly inferred from genes or UCEs was not that common overall and only the third most frequent topology among 10</w:t>
      </w:r>
      <w:r w:rsidR="00485CEA">
        <w:rPr>
          <w:rFonts w:ascii="Times New Roman" w:hAnsi="Times New Roman" w:cs="Times New Roman"/>
          <w:sz w:val="24"/>
          <w:szCs w:val="24"/>
        </w:rPr>
        <w:t xml:space="preserve"> </w:t>
      </w:r>
      <w:r w:rsidR="009624B8">
        <w:rPr>
          <w:rFonts w:ascii="Times New Roman" w:hAnsi="Times New Roman" w:cs="Times New Roman"/>
          <w:sz w:val="24"/>
          <w:szCs w:val="24"/>
        </w:rPr>
        <w:t xml:space="preserve">kb windows genome-wide. </w:t>
      </w:r>
      <w:r w:rsidR="00F726B3">
        <w:rPr>
          <w:rFonts w:ascii="Times New Roman" w:hAnsi="Times New Roman" w:cs="Times New Roman"/>
          <w:sz w:val="24"/>
          <w:szCs w:val="24"/>
        </w:rPr>
        <w:t xml:space="preserve">This result </w:t>
      </w:r>
      <w:r w:rsidR="00FC1502">
        <w:rPr>
          <w:rFonts w:ascii="Times New Roman" w:hAnsi="Times New Roman" w:cs="Times New Roman"/>
          <w:sz w:val="24"/>
          <w:szCs w:val="24"/>
        </w:rPr>
        <w:t>wa</w:t>
      </w:r>
      <w:r w:rsidR="00F726B3">
        <w:rPr>
          <w:rFonts w:ascii="Times New Roman" w:hAnsi="Times New Roman" w:cs="Times New Roman"/>
          <w:sz w:val="24"/>
          <w:szCs w:val="24"/>
        </w:rPr>
        <w:t>s driven mainly by discordance among three</w:t>
      </w:r>
      <w:r w:rsidR="00FC1502">
        <w:rPr>
          <w:rFonts w:ascii="Times New Roman" w:hAnsi="Times New Roman" w:cs="Times New Roman"/>
          <w:sz w:val="24"/>
          <w:szCs w:val="24"/>
        </w:rPr>
        <w:t xml:space="preserve"> more closely related</w:t>
      </w:r>
      <w:r w:rsidR="00F726B3">
        <w:rPr>
          <w:rFonts w:ascii="Times New Roman" w:hAnsi="Times New Roman" w:cs="Times New Roman"/>
          <w:sz w:val="24"/>
          <w:szCs w:val="24"/>
        </w:rPr>
        <w:t xml:space="preserve"> </w:t>
      </w:r>
      <w:r w:rsidR="00FC1502">
        <w:rPr>
          <w:rFonts w:ascii="Times New Roman" w:hAnsi="Times New Roman" w:cs="Times New Roman"/>
          <w:sz w:val="24"/>
          <w:szCs w:val="24"/>
        </w:rPr>
        <w:t>(</w:t>
      </w:r>
      <w:proofErr w:type="spellStart"/>
      <w:r w:rsidR="00F726B3">
        <w:rPr>
          <w:rFonts w:ascii="Times New Roman" w:hAnsi="Times New Roman" w:cs="Times New Roman"/>
          <w:sz w:val="24"/>
          <w:szCs w:val="24"/>
        </w:rPr>
        <w:t>Praomyini</w:t>
      </w:r>
      <w:proofErr w:type="spellEnd"/>
      <w:r w:rsidR="00FC1502">
        <w:rPr>
          <w:rFonts w:ascii="Times New Roman" w:hAnsi="Times New Roman" w:cs="Times New Roman"/>
          <w:sz w:val="24"/>
          <w:szCs w:val="24"/>
        </w:rPr>
        <w:t>)</w:t>
      </w:r>
      <w:r w:rsidR="00F726B3">
        <w:rPr>
          <w:rFonts w:ascii="Times New Roman" w:hAnsi="Times New Roman" w:cs="Times New Roman"/>
          <w:sz w:val="24"/>
          <w:szCs w:val="24"/>
        </w:rPr>
        <w:t xml:space="preserve"> species</w:t>
      </w:r>
      <w:r w:rsidR="00BA2805">
        <w:rPr>
          <w:rFonts w:ascii="Times New Roman" w:hAnsi="Times New Roman" w:cs="Times New Roman"/>
          <w:sz w:val="24"/>
          <w:szCs w:val="24"/>
        </w:rPr>
        <w:t xml:space="preserve"> </w:t>
      </w:r>
      <w:r w:rsidR="00F726B3">
        <w:rPr>
          <w:rFonts w:ascii="Times New Roman" w:hAnsi="Times New Roman" w:cs="Times New Roman"/>
          <w:sz w:val="24"/>
          <w:szCs w:val="24"/>
        </w:rPr>
        <w:t>sampled for this study,</w:t>
      </w:r>
      <w:r w:rsidR="000E72EA">
        <w:rPr>
          <w:rFonts w:ascii="Times New Roman" w:hAnsi="Times New Roman" w:cs="Times New Roman"/>
          <w:sz w:val="24"/>
          <w:szCs w:val="24"/>
        </w:rPr>
        <w:t xml:space="preserve"> which had</w:t>
      </w:r>
      <w:r w:rsidR="00AB3055">
        <w:rPr>
          <w:rFonts w:ascii="Times New Roman" w:hAnsi="Times New Roman" w:cs="Times New Roman"/>
          <w:sz w:val="24"/>
          <w:szCs w:val="24"/>
        </w:rPr>
        <w:t xml:space="preserve"> nodes with low </w:t>
      </w:r>
      <w:del w:id="97" w:author="Thomas, Gregg [2]" w:date="2024-06-13T10:56:00Z" w16du:dateUtc="2024-06-13T14:56:00Z">
        <w:r w:rsidR="00AB3055" w:rsidDel="00BF08A1">
          <w:rPr>
            <w:rFonts w:ascii="Times New Roman" w:hAnsi="Times New Roman" w:cs="Times New Roman"/>
            <w:sz w:val="24"/>
            <w:szCs w:val="24"/>
          </w:rPr>
          <w:delText xml:space="preserve">support </w:delText>
        </w:r>
      </w:del>
      <w:ins w:id="98" w:author="Thomas, Gregg [2]" w:date="2024-06-13T10:56:00Z" w16du:dateUtc="2024-06-13T14:56:00Z">
        <w:r w:rsidR="00BF08A1">
          <w:rPr>
            <w:rFonts w:ascii="Times New Roman" w:hAnsi="Times New Roman" w:cs="Times New Roman"/>
            <w:sz w:val="24"/>
            <w:szCs w:val="24"/>
          </w:rPr>
          <w:t xml:space="preserve">concordance </w:t>
        </w:r>
      </w:ins>
      <w:r w:rsidR="000E72EA">
        <w:rPr>
          <w:rFonts w:ascii="Times New Roman" w:hAnsi="Times New Roman" w:cs="Times New Roman"/>
          <w:sz w:val="24"/>
          <w:szCs w:val="24"/>
        </w:rPr>
        <w:t>in the UCE species tree (Fig 1, node J)</w:t>
      </w:r>
      <w:r w:rsidR="008C7672">
        <w:rPr>
          <w:rFonts w:ascii="Times New Roman" w:hAnsi="Times New Roman" w:cs="Times New Roman"/>
          <w:sz w:val="24"/>
          <w:szCs w:val="24"/>
        </w:rPr>
        <w:t>.</w:t>
      </w:r>
      <w:r w:rsidR="00F726B3">
        <w:rPr>
          <w:rFonts w:ascii="Times New Roman" w:hAnsi="Times New Roman" w:cs="Times New Roman"/>
          <w:sz w:val="24"/>
          <w:szCs w:val="24"/>
        </w:rPr>
        <w:t xml:space="preserve"> </w:t>
      </w:r>
      <w:r w:rsidR="008C7672">
        <w:rPr>
          <w:rFonts w:ascii="Times New Roman" w:hAnsi="Times New Roman" w:cs="Times New Roman"/>
          <w:sz w:val="24"/>
          <w:szCs w:val="24"/>
        </w:rPr>
        <w:t>In the window analysis,</w:t>
      </w:r>
      <w:r w:rsidR="00F726B3">
        <w:rPr>
          <w:rFonts w:ascii="Times New Roman" w:hAnsi="Times New Roman" w:cs="Times New Roman"/>
          <w:sz w:val="24"/>
          <w:szCs w:val="24"/>
        </w:rPr>
        <w:t xml:space="preserve"> each alternate topology</w:t>
      </w:r>
      <w:r w:rsidR="000E72EA">
        <w:rPr>
          <w:rFonts w:ascii="Times New Roman" w:hAnsi="Times New Roman" w:cs="Times New Roman"/>
          <w:sz w:val="24"/>
          <w:szCs w:val="24"/>
        </w:rPr>
        <w:t xml:space="preserve"> of this clade</w:t>
      </w:r>
      <w:r w:rsidR="00F726B3">
        <w:rPr>
          <w:rFonts w:ascii="Times New Roman" w:hAnsi="Times New Roman" w:cs="Times New Roman"/>
          <w:sz w:val="24"/>
          <w:szCs w:val="24"/>
        </w:rPr>
        <w:t xml:space="preserve"> occurr</w:t>
      </w:r>
      <w:r w:rsidR="008C7672">
        <w:rPr>
          <w:rFonts w:ascii="Times New Roman" w:hAnsi="Times New Roman" w:cs="Times New Roman"/>
          <w:sz w:val="24"/>
          <w:szCs w:val="24"/>
        </w:rPr>
        <w:t>ed</w:t>
      </w:r>
      <w:r w:rsidR="00F726B3">
        <w:rPr>
          <w:rFonts w:ascii="Times New Roman" w:hAnsi="Times New Roman" w:cs="Times New Roman"/>
          <w:sz w:val="24"/>
          <w:szCs w:val="24"/>
        </w:rPr>
        <w:t xml:space="preserve"> at a frequency of </w:t>
      </w:r>
      <w:r w:rsidR="00AB3055">
        <w:rPr>
          <w:rFonts w:ascii="Times New Roman" w:hAnsi="Times New Roman" w:cs="Times New Roman"/>
          <w:sz w:val="24"/>
          <w:szCs w:val="24"/>
        </w:rPr>
        <w:t>~</w:t>
      </w:r>
      <w:r w:rsidR="00F726B3">
        <w:rPr>
          <w:rFonts w:ascii="Times New Roman" w:hAnsi="Times New Roman" w:cs="Times New Roman"/>
          <w:sz w:val="24"/>
          <w:szCs w:val="24"/>
        </w:rPr>
        <w:t>14%</w:t>
      </w:r>
      <w:r w:rsidR="000E72EA">
        <w:rPr>
          <w:rFonts w:ascii="Times New Roman" w:hAnsi="Times New Roman" w:cs="Times New Roman"/>
          <w:sz w:val="24"/>
          <w:szCs w:val="24"/>
        </w:rPr>
        <w:t xml:space="preserve"> while the rest of the topology remained consistent with the species tree</w:t>
      </w:r>
      <w:r w:rsidR="00BA2805">
        <w:rPr>
          <w:rFonts w:ascii="Times New Roman" w:hAnsi="Times New Roman" w:cs="Times New Roman"/>
          <w:sz w:val="24"/>
          <w:szCs w:val="24"/>
        </w:rPr>
        <w:t xml:space="preserve"> (Fig. 2)</w:t>
      </w:r>
      <w:r w:rsidR="009624B8">
        <w:rPr>
          <w:rFonts w:ascii="Times New Roman" w:hAnsi="Times New Roman" w:cs="Times New Roman"/>
          <w:sz w:val="24"/>
          <w:szCs w:val="24"/>
        </w:rPr>
        <w:t>, indicating that the</w:t>
      </w:r>
      <w:r w:rsidR="008C7672">
        <w:rPr>
          <w:rFonts w:ascii="Times New Roman" w:hAnsi="Times New Roman" w:cs="Times New Roman"/>
          <w:sz w:val="24"/>
          <w:szCs w:val="24"/>
        </w:rPr>
        <w:t xml:space="preserve"> alternate topologies </w:t>
      </w:r>
      <w:r w:rsidR="005926B1">
        <w:rPr>
          <w:rFonts w:ascii="Times New Roman" w:hAnsi="Times New Roman" w:cs="Times New Roman"/>
          <w:sz w:val="24"/>
          <w:szCs w:val="24"/>
        </w:rPr>
        <w:t>are caused by</w:t>
      </w:r>
      <w:r w:rsidR="00F726B3">
        <w:rPr>
          <w:rFonts w:ascii="Times New Roman" w:hAnsi="Times New Roman" w:cs="Times New Roman"/>
          <w:sz w:val="24"/>
          <w:szCs w:val="24"/>
        </w:rPr>
        <w:t xml:space="preserve"> </w:t>
      </w:r>
      <w:r w:rsidR="00485CEA">
        <w:rPr>
          <w:rFonts w:ascii="Times New Roman" w:hAnsi="Times New Roman" w:cs="Times New Roman"/>
          <w:sz w:val="24"/>
          <w:szCs w:val="24"/>
        </w:rPr>
        <w:t xml:space="preserve">high levels of </w:t>
      </w:r>
      <w:r w:rsidR="009624B8">
        <w:rPr>
          <w:rFonts w:ascii="Times New Roman" w:hAnsi="Times New Roman" w:cs="Times New Roman"/>
          <w:sz w:val="24"/>
          <w:szCs w:val="24"/>
        </w:rPr>
        <w:t>ILS</w:t>
      </w:r>
      <w:r w:rsidR="00485CEA">
        <w:rPr>
          <w:rFonts w:ascii="Times New Roman" w:hAnsi="Times New Roman" w:cs="Times New Roman"/>
          <w:sz w:val="24"/>
          <w:szCs w:val="24"/>
        </w:rPr>
        <w:t xml:space="preserve"> at these nodes</w:t>
      </w:r>
      <w:r w:rsidR="00AB3055">
        <w:rPr>
          <w:rFonts w:ascii="Times New Roman" w:hAnsi="Times New Roman" w:cs="Times New Roman"/>
          <w:sz w:val="24"/>
          <w:szCs w:val="24"/>
        </w:rPr>
        <w:t xml:space="preserve">. </w:t>
      </w:r>
      <w:del w:id="99" w:author="Thomas, Gregg [2]" w:date="2024-06-13T10:57:00Z" w16du:dateUtc="2024-06-13T14:57:00Z">
        <w:r w:rsidR="00485CEA" w:rsidDel="00BF08A1">
          <w:rPr>
            <w:rFonts w:ascii="Times New Roman" w:hAnsi="Times New Roman" w:cs="Times New Roman"/>
            <w:sz w:val="24"/>
            <w:szCs w:val="24"/>
          </w:rPr>
          <w:delText xml:space="preserve">Enhanced </w:delText>
        </w:r>
      </w:del>
      <w:ins w:id="100" w:author="Thomas, Gregg [2]" w:date="2024-06-13T10:57:00Z" w16du:dateUtc="2024-06-13T14:57:00Z">
        <w:r w:rsidR="00BF08A1">
          <w:rPr>
            <w:rFonts w:ascii="Times New Roman" w:hAnsi="Times New Roman" w:cs="Times New Roman"/>
            <w:sz w:val="24"/>
            <w:szCs w:val="24"/>
          </w:rPr>
          <w:t xml:space="preserve">Increased </w:t>
        </w:r>
      </w:ins>
      <w:r w:rsidR="00485CEA">
        <w:rPr>
          <w:rFonts w:ascii="Times New Roman" w:hAnsi="Times New Roman" w:cs="Times New Roman"/>
          <w:sz w:val="24"/>
          <w:szCs w:val="24"/>
        </w:rPr>
        <w:t xml:space="preserve">discordance at unresolved nodes is a common feature of phylogenomic datasets. </w:t>
      </w:r>
      <w:r w:rsidR="00AB3055">
        <w:rPr>
          <w:rFonts w:ascii="Times New Roman" w:hAnsi="Times New Roman" w:cs="Times New Roman"/>
          <w:sz w:val="24"/>
          <w:szCs w:val="24"/>
        </w:rPr>
        <w:t xml:space="preserve">These patterns illustrate </w:t>
      </w:r>
      <w:r w:rsidR="009B34FB">
        <w:rPr>
          <w:rFonts w:ascii="Times New Roman" w:hAnsi="Times New Roman" w:cs="Times New Roman"/>
          <w:sz w:val="24"/>
          <w:szCs w:val="24"/>
        </w:rPr>
        <w:t xml:space="preserve">how </w:t>
      </w:r>
      <w:r w:rsidR="00AB3055">
        <w:rPr>
          <w:rFonts w:ascii="Times New Roman" w:hAnsi="Times New Roman" w:cs="Times New Roman"/>
          <w:sz w:val="24"/>
          <w:szCs w:val="24"/>
        </w:rPr>
        <w:t>extensive</w:t>
      </w:r>
      <w:r w:rsidR="009B34FB">
        <w:rPr>
          <w:rFonts w:ascii="Times New Roman" w:hAnsi="Times New Roman" w:cs="Times New Roman"/>
          <w:sz w:val="24"/>
          <w:szCs w:val="24"/>
        </w:rPr>
        <w:t xml:space="preserve"> discordance</w:t>
      </w:r>
      <w:r w:rsidR="00AB3055">
        <w:rPr>
          <w:rFonts w:ascii="Times New Roman" w:hAnsi="Times New Roman" w:cs="Times New Roman"/>
          <w:sz w:val="24"/>
          <w:szCs w:val="24"/>
        </w:rPr>
        <w:t xml:space="preserve"> can arise even</w:t>
      </w:r>
      <w:r w:rsidR="009B34FB">
        <w:rPr>
          <w:rFonts w:ascii="Times New Roman" w:hAnsi="Times New Roman" w:cs="Times New Roman"/>
          <w:sz w:val="24"/>
          <w:szCs w:val="24"/>
        </w:rPr>
        <w:t xml:space="preserve"> in a small sample of species</w:t>
      </w:r>
      <w:r w:rsidR="005926B1">
        <w:rPr>
          <w:rFonts w:ascii="Times New Roman" w:hAnsi="Times New Roman" w:cs="Times New Roman"/>
          <w:sz w:val="24"/>
          <w:szCs w:val="24"/>
        </w:rPr>
        <w:t xml:space="preserve"> and underscores that a single inferred species tree often may not capture the history of individual regions of the genome.</w:t>
      </w:r>
      <w:r w:rsidR="00485CEA">
        <w:rPr>
          <w:rFonts w:ascii="Times New Roman" w:hAnsi="Times New Roman" w:cs="Times New Roman"/>
          <w:sz w:val="24"/>
          <w:szCs w:val="24"/>
        </w:rPr>
        <w:t xml:space="preserve"> </w:t>
      </w:r>
    </w:p>
    <w:p w14:paraId="08696E1D" w14:textId="2D6FB937" w:rsidR="007E554A" w:rsidRDefault="004E19EF" w:rsidP="001B16F4">
      <w:pPr>
        <w:spacing w:after="0"/>
        <w:ind w:firstLine="720"/>
        <w:jc w:val="both"/>
        <w:rPr>
          <w:rFonts w:ascii="Times New Roman" w:hAnsi="Times New Roman" w:cs="Times New Roman"/>
          <w:sz w:val="24"/>
          <w:szCs w:val="24"/>
        </w:rPr>
      </w:pPr>
      <w:commentRangeStart w:id="101"/>
      <w:r>
        <w:rPr>
          <w:rFonts w:ascii="Times New Roman" w:hAnsi="Times New Roman" w:cs="Times New Roman"/>
          <w:sz w:val="24"/>
          <w:szCs w:val="24"/>
        </w:rPr>
        <w:t xml:space="preserve">Given the fundamental </w:t>
      </w:r>
      <w:commentRangeEnd w:id="101"/>
      <w:r w:rsidR="00433355">
        <w:rPr>
          <w:rStyle w:val="CommentReference"/>
        </w:rPr>
        <w:commentReference w:id="101"/>
      </w:r>
      <w:r>
        <w:rPr>
          <w:rFonts w:ascii="Times New Roman" w:hAnsi="Times New Roman" w:cs="Times New Roman"/>
          <w:sz w:val="24"/>
          <w:szCs w:val="24"/>
        </w:rPr>
        <w:t xml:space="preserve">role that recombination </w:t>
      </w:r>
      <w:r w:rsidR="00B63FFD">
        <w:rPr>
          <w:rFonts w:ascii="Times New Roman" w:hAnsi="Times New Roman" w:cs="Times New Roman"/>
          <w:sz w:val="24"/>
          <w:szCs w:val="24"/>
        </w:rPr>
        <w:t>should play</w:t>
      </w:r>
      <w:r>
        <w:rPr>
          <w:rFonts w:ascii="Times New Roman" w:hAnsi="Times New Roman" w:cs="Times New Roman"/>
          <w:sz w:val="24"/>
          <w:szCs w:val="24"/>
        </w:rPr>
        <w:t xml:space="preserve"> in </w:t>
      </w:r>
      <w:r w:rsidR="00F74E20">
        <w:rPr>
          <w:rFonts w:ascii="Times New Roman" w:hAnsi="Times New Roman" w:cs="Times New Roman"/>
          <w:sz w:val="24"/>
          <w:szCs w:val="24"/>
        </w:rPr>
        <w:t xml:space="preserve">shaping </w:t>
      </w:r>
      <w:r>
        <w:rPr>
          <w:rFonts w:ascii="Times New Roman" w:hAnsi="Times New Roman" w:cs="Times New Roman"/>
          <w:sz w:val="24"/>
          <w:szCs w:val="24"/>
        </w:rPr>
        <w:t xml:space="preserve">patterns of </w:t>
      </w:r>
      <w:r w:rsidR="00364964">
        <w:rPr>
          <w:rFonts w:ascii="Times New Roman" w:hAnsi="Times New Roman" w:cs="Times New Roman"/>
          <w:sz w:val="24"/>
          <w:szCs w:val="24"/>
        </w:rPr>
        <w:t>genetic variation within genomes</w:t>
      </w:r>
      <w:r>
        <w:rPr>
          <w:rFonts w:ascii="Times New Roman" w:hAnsi="Times New Roman" w:cs="Times New Roman"/>
          <w:sz w:val="24"/>
          <w:szCs w:val="24"/>
        </w:rPr>
        <w:t xml:space="preserve">, it is reasonable to assume that patterns of ILS should be broadly shaped by </w:t>
      </w:r>
      <w:r w:rsidR="00B63FFD">
        <w:rPr>
          <w:rFonts w:ascii="Times New Roman" w:hAnsi="Times New Roman" w:cs="Times New Roman"/>
          <w:sz w:val="24"/>
          <w:szCs w:val="24"/>
        </w:rPr>
        <w:t xml:space="preserve">local </w:t>
      </w:r>
      <w:r>
        <w:rPr>
          <w:rFonts w:ascii="Times New Roman" w:hAnsi="Times New Roman" w:cs="Times New Roman"/>
          <w:sz w:val="24"/>
          <w:szCs w:val="24"/>
        </w:rPr>
        <w:t>recombination rate.</w:t>
      </w:r>
      <w:r w:rsidR="00B63FFD">
        <w:rPr>
          <w:rFonts w:ascii="Times New Roman" w:hAnsi="Times New Roman" w:cs="Times New Roman"/>
          <w:sz w:val="24"/>
          <w:szCs w:val="24"/>
        </w:rPr>
        <w:t xml:space="preserve"> W</w:t>
      </w:r>
      <w:r w:rsidR="00BF633A">
        <w:rPr>
          <w:rFonts w:ascii="Times New Roman" w:hAnsi="Times New Roman" w:cs="Times New Roman"/>
          <w:sz w:val="24"/>
          <w:szCs w:val="24"/>
        </w:rPr>
        <w:t>e</w:t>
      </w:r>
      <w:r w:rsidR="00645BBB">
        <w:rPr>
          <w:rFonts w:ascii="Times New Roman" w:hAnsi="Times New Roman" w:cs="Times New Roman"/>
          <w:sz w:val="24"/>
          <w:szCs w:val="24"/>
        </w:rPr>
        <w:t xml:space="preserve"> did not observe </w:t>
      </w:r>
      <w:r w:rsidR="00F726B3">
        <w:rPr>
          <w:rFonts w:ascii="Times New Roman" w:hAnsi="Times New Roman" w:cs="Times New Roman"/>
          <w:sz w:val="24"/>
          <w:szCs w:val="24"/>
        </w:rPr>
        <w:t xml:space="preserve">a </w:t>
      </w:r>
      <w:r w:rsidR="00F74E20">
        <w:rPr>
          <w:rFonts w:ascii="Times New Roman" w:hAnsi="Times New Roman" w:cs="Times New Roman"/>
          <w:sz w:val="24"/>
          <w:szCs w:val="24"/>
        </w:rPr>
        <w:t xml:space="preserve">clear </w:t>
      </w:r>
      <w:r w:rsidR="00645BBB">
        <w:rPr>
          <w:rFonts w:ascii="Times New Roman" w:hAnsi="Times New Roman" w:cs="Times New Roman"/>
          <w:sz w:val="24"/>
          <w:szCs w:val="24"/>
        </w:rPr>
        <w:t>relationship</w:t>
      </w:r>
      <w:r w:rsidR="00534E01">
        <w:rPr>
          <w:rFonts w:ascii="Times New Roman" w:hAnsi="Times New Roman" w:cs="Times New Roman"/>
          <w:sz w:val="24"/>
          <w:szCs w:val="24"/>
        </w:rPr>
        <w:t xml:space="preserve"> </w:t>
      </w:r>
      <w:r w:rsidR="00645BBB">
        <w:rPr>
          <w:rFonts w:ascii="Times New Roman" w:hAnsi="Times New Roman" w:cs="Times New Roman"/>
          <w:sz w:val="24"/>
          <w:szCs w:val="24"/>
        </w:rPr>
        <w:t xml:space="preserve">between </w:t>
      </w:r>
      <w:r w:rsidR="00B63FFD">
        <w:rPr>
          <w:rFonts w:ascii="Times New Roman" w:hAnsi="Times New Roman" w:cs="Times New Roman"/>
          <w:sz w:val="24"/>
          <w:szCs w:val="24"/>
        </w:rPr>
        <w:t xml:space="preserve">local </w:t>
      </w:r>
      <w:r w:rsidR="00804026" w:rsidRPr="00031896">
        <w:rPr>
          <w:rFonts w:ascii="Times New Roman" w:hAnsi="Times New Roman" w:cs="Times New Roman"/>
          <w:sz w:val="24"/>
          <w:szCs w:val="24"/>
        </w:rPr>
        <w:t>recombination</w:t>
      </w:r>
      <w:r w:rsidR="00676CF0">
        <w:rPr>
          <w:rFonts w:ascii="Times New Roman" w:hAnsi="Times New Roman" w:cs="Times New Roman"/>
          <w:sz w:val="24"/>
          <w:szCs w:val="24"/>
        </w:rPr>
        <w:t xml:space="preserve"> rates</w:t>
      </w:r>
      <w:r w:rsidR="00B63FFD">
        <w:rPr>
          <w:rFonts w:ascii="Times New Roman" w:hAnsi="Times New Roman" w:cs="Times New Roman"/>
          <w:sz w:val="24"/>
          <w:szCs w:val="24"/>
        </w:rPr>
        <w:t xml:space="preserve"> </w:t>
      </w:r>
      <w:r w:rsidR="00167C33">
        <w:rPr>
          <w:rFonts w:ascii="Times New Roman" w:hAnsi="Times New Roman" w:cs="Times New Roman"/>
          <w:sz w:val="24"/>
          <w:szCs w:val="24"/>
        </w:rPr>
        <w:t>in mice</w:t>
      </w:r>
      <w:r w:rsidR="00583F62">
        <w:rPr>
          <w:rFonts w:ascii="Times New Roman" w:hAnsi="Times New Roman" w:cs="Times New Roman"/>
          <w:sz w:val="24"/>
          <w:szCs w:val="24"/>
        </w:rPr>
        <w:t xml:space="preserve"> (</w:t>
      </w:r>
      <w:r w:rsidR="00583F62">
        <w:rPr>
          <w:rFonts w:ascii="Times New Roman" w:hAnsi="Times New Roman" w:cs="Times New Roman"/>
          <w:i/>
          <w:iCs/>
          <w:sz w:val="24"/>
          <w:szCs w:val="24"/>
        </w:rPr>
        <w:t xml:space="preserve">M. </w:t>
      </w:r>
      <w:r w:rsidR="00583F62" w:rsidRPr="00D22A5C">
        <w:rPr>
          <w:rFonts w:ascii="Times New Roman" w:hAnsi="Times New Roman" w:cs="Times New Roman"/>
          <w:i/>
          <w:iCs/>
          <w:sz w:val="24"/>
          <w:szCs w:val="24"/>
        </w:rPr>
        <w:t>musculus</w:t>
      </w:r>
      <w:r w:rsidR="00583F62">
        <w:rPr>
          <w:rFonts w:ascii="Times New Roman" w:hAnsi="Times New Roman" w:cs="Times New Roman"/>
          <w:sz w:val="24"/>
          <w:szCs w:val="24"/>
        </w:rPr>
        <w:t>)</w:t>
      </w:r>
      <w:r w:rsidR="00804026" w:rsidRPr="00031896">
        <w:rPr>
          <w:rFonts w:ascii="Times New Roman" w:hAnsi="Times New Roman" w:cs="Times New Roman"/>
          <w:sz w:val="24"/>
          <w:szCs w:val="24"/>
        </w:rPr>
        <w:t xml:space="preserve"> and </w:t>
      </w:r>
      <w:r w:rsidR="00167C33">
        <w:rPr>
          <w:rFonts w:ascii="Times New Roman" w:hAnsi="Times New Roman" w:cs="Times New Roman"/>
          <w:sz w:val="24"/>
          <w:szCs w:val="24"/>
        </w:rPr>
        <w:t xml:space="preserve">the </w:t>
      </w:r>
      <w:r w:rsidR="00213DE4">
        <w:rPr>
          <w:rFonts w:ascii="Times New Roman" w:hAnsi="Times New Roman" w:cs="Times New Roman"/>
          <w:sz w:val="24"/>
          <w:szCs w:val="24"/>
        </w:rPr>
        <w:t xml:space="preserve">degree </w:t>
      </w:r>
      <w:r w:rsidR="00167C33">
        <w:rPr>
          <w:rFonts w:ascii="Times New Roman" w:hAnsi="Times New Roman" w:cs="Times New Roman"/>
          <w:sz w:val="24"/>
          <w:szCs w:val="24"/>
        </w:rPr>
        <w:t xml:space="preserve">of </w:t>
      </w:r>
      <w:r w:rsidR="00213DE4">
        <w:rPr>
          <w:rFonts w:ascii="Times New Roman" w:hAnsi="Times New Roman" w:cs="Times New Roman"/>
          <w:sz w:val="24"/>
          <w:szCs w:val="24"/>
        </w:rPr>
        <w:t xml:space="preserve">local </w:t>
      </w:r>
      <w:r w:rsidR="00804026" w:rsidRPr="00031896">
        <w:rPr>
          <w:rFonts w:ascii="Times New Roman" w:hAnsi="Times New Roman" w:cs="Times New Roman"/>
          <w:sz w:val="24"/>
          <w:szCs w:val="24"/>
        </w:rPr>
        <w:t>phylogenetic discordance</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 xml:space="preserve">i.e., phylogenetic similarity over </w:t>
      </w:r>
      <w:r w:rsidR="00B63FFD">
        <w:rPr>
          <w:rFonts w:ascii="Times New Roman" w:hAnsi="Times New Roman" w:cs="Times New Roman"/>
          <w:sz w:val="24"/>
          <w:szCs w:val="24"/>
        </w:rPr>
        <w:t>5 Mb intervals)</w:t>
      </w:r>
      <w:r w:rsidR="00364964">
        <w:rPr>
          <w:rFonts w:ascii="Times New Roman" w:hAnsi="Times New Roman" w:cs="Times New Roman"/>
          <w:sz w:val="24"/>
          <w:szCs w:val="24"/>
        </w:rPr>
        <w:t xml:space="preserve">. However, </w:t>
      </w:r>
      <w:r w:rsidR="00B63FFD">
        <w:rPr>
          <w:rFonts w:ascii="Times New Roman" w:hAnsi="Times New Roman" w:cs="Times New Roman"/>
          <w:sz w:val="24"/>
          <w:szCs w:val="24"/>
        </w:rPr>
        <w:t>w</w:t>
      </w:r>
      <w:r w:rsidR="00B63FFD" w:rsidRPr="00031896">
        <w:rPr>
          <w:rFonts w:ascii="Times New Roman" w:hAnsi="Times New Roman" w:cs="Times New Roman"/>
          <w:sz w:val="24"/>
          <w:szCs w:val="24"/>
        </w:rPr>
        <w:t>e d</w:t>
      </w:r>
      <w:r w:rsidR="00B63FFD">
        <w:rPr>
          <w:rFonts w:ascii="Times New Roman" w:hAnsi="Times New Roman" w:cs="Times New Roman"/>
          <w:sz w:val="24"/>
          <w:szCs w:val="24"/>
        </w:rPr>
        <w:t>id</w:t>
      </w:r>
      <w:r w:rsidR="00B63FFD" w:rsidRPr="00031896">
        <w:rPr>
          <w:rFonts w:ascii="Times New Roman" w:hAnsi="Times New Roman" w:cs="Times New Roman"/>
          <w:sz w:val="24"/>
          <w:szCs w:val="24"/>
        </w:rPr>
        <w:t xml:space="preserve"> find</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that regions of high</w:t>
      </w:r>
      <w:r w:rsidR="00B63FFD">
        <w:rPr>
          <w:rFonts w:ascii="Times New Roman" w:hAnsi="Times New Roman" w:cs="Times New Roman"/>
          <w:sz w:val="24"/>
          <w:szCs w:val="24"/>
        </w:rPr>
        <w:t xml:space="preserve"> recombination rate </w:t>
      </w:r>
      <w:r w:rsidR="00433355">
        <w:rPr>
          <w:rFonts w:ascii="Times New Roman" w:hAnsi="Times New Roman" w:cs="Times New Roman"/>
          <w:sz w:val="24"/>
          <w:szCs w:val="24"/>
        </w:rPr>
        <w:t xml:space="preserve">tended to me more discordant with </w:t>
      </w:r>
      <w:r w:rsidR="00B63FFD">
        <w:rPr>
          <w:rFonts w:ascii="Times New Roman" w:hAnsi="Times New Roman" w:cs="Times New Roman"/>
          <w:sz w:val="24"/>
          <w:szCs w:val="24"/>
        </w:rPr>
        <w:t xml:space="preserve">the inferred species tree, in line with </w:t>
      </w:r>
      <w:r w:rsidR="00433355">
        <w:rPr>
          <w:rFonts w:ascii="Times New Roman" w:hAnsi="Times New Roman" w:cs="Times New Roman"/>
          <w:sz w:val="24"/>
          <w:szCs w:val="24"/>
        </w:rPr>
        <w:t>findings</w:t>
      </w:r>
      <w:r w:rsidR="00B63FFD">
        <w:rPr>
          <w:rFonts w:ascii="Times New Roman" w:hAnsi="Times New Roman" w:cs="Times New Roman"/>
          <w:sz w:val="24"/>
          <w:szCs w:val="24"/>
        </w:rPr>
        <w:t xml:space="preserve"> in mammals </w:t>
      </w:r>
      <w:r w:rsidR="00B63FFD">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(Pease and Hahn 2013; Foley, et al. 2023; Rivas-Gonzalez, et al. 2023)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and </w:t>
      </w:r>
      <w:r w:rsidR="00B63FFD">
        <w:rPr>
          <w:rFonts w:ascii="Times New Roman" w:hAnsi="Times New Roman" w:cs="Times New Roman"/>
          <w:i/>
          <w:iCs/>
          <w:sz w:val="24"/>
          <w:szCs w:val="24"/>
        </w:rPr>
        <w:t>Drosophila</w:t>
      </w:r>
      <w:r w:rsidR="00B63FFD">
        <w:rPr>
          <w:rFonts w:ascii="Times New Roman" w:hAnsi="Times New Roman" w:cs="Times New Roman"/>
          <w:sz w:val="24"/>
          <w:szCs w:val="24"/>
        </w:rPr>
        <w:t xml:space="preserve"> </w:t>
      </w:r>
      <w:r w:rsidR="00B63FFD">
        <w:rPr>
          <w:rFonts w:ascii="Times New Roman" w:hAnsi="Times New Roman" w:cs="Times New Roman"/>
          <w:sz w:val="24"/>
          <w:szCs w:val="24"/>
        </w:rPr>
        <w:fldChar w:fldCharType="begin"/>
      </w:r>
      <w:r w:rsidR="00B63FFD">
        <w:rPr>
          <w:rFonts w:ascii="Times New Roman" w:hAnsi="Times New Roman" w:cs="Times New Roman"/>
          <w:sz w:val="24"/>
          <w:szCs w:val="24"/>
        </w:rPr>
        <w:instrText xml:space="preserve"> ADDIN EN.CITE &lt;EndNote&gt;&lt;Cite&gt;&lt;Author&gt;Pease&lt;/Author&gt;&lt;Year&gt;2013&lt;/Year&gt;&lt;RecNum&gt;228&lt;/RecNum&gt;&lt;DisplayText&gt;(Pease and Hahn 2013)&lt;/DisplayText&gt;&lt;record&gt;&lt;rec-number&gt;228&lt;/rec-number&gt;&lt;foreign-keys&gt;&lt;key app="EN" db-id="vdwt9psdezv5tlee9vn5swzfzafw0azp5adx" timestamp="1695926230"&gt;228&lt;/key&gt;&lt;/foreign-keys&gt;&lt;ref-type name="Journal Article"&gt;17&lt;/ref-type&gt;&lt;contributors&gt;&lt;authors&gt;&lt;author&gt;Pease, J. B.&lt;/author&gt;&lt;author&gt;Hahn, M. W.&lt;/author&gt;&lt;/authors&gt;&lt;/contributors&gt;&lt;auth-address&gt;Department of Biology, Indiana University, Bloomington, Indiana 47405, USA. jbpease@indiana.edu&lt;/auth-address&gt;&lt;titles&gt;&lt;title&gt;More accurate phylogenies inferred from low-recombination regions in the presence of incomplete lineage sorting&lt;/title&gt;&lt;secondary-title&gt;Evolution&lt;/secondary-title&gt;&lt;/titles&gt;&lt;periodical&gt;&lt;full-title&gt;Evolution&lt;/full-title&gt;&lt;/periodical&gt;&lt;pages&gt;2376-84&lt;/pages&gt;&lt;volume&gt;67&lt;/volume&gt;&lt;number&gt;8&lt;/number&gt;&lt;edition&gt;20130419&lt;/edition&gt;&lt;keywords&gt;&lt;keyword&gt;Animals&lt;/keyword&gt;&lt;keyword&gt;DNA, Mitochondrial/genetics&lt;/keyword&gt;&lt;keyword&gt;Drosophila/*classification/*genetics&lt;/keyword&gt;&lt;keyword&gt;Humans&lt;/keyword&gt;&lt;keyword&gt;*Phylogeny&lt;/keyword&gt;&lt;keyword&gt;Primates/*classification/*genetics&lt;/keyword&gt;&lt;keyword&gt;X Chromosome&lt;/keyword&gt;&lt;keyword&gt;Drosophila&lt;/keyword&gt;&lt;keyword&gt;mitochondria&lt;/keyword&gt;&lt;keyword&gt;phylogenomics&lt;/keyword&gt;&lt;keyword&gt;primates&lt;/keyword&gt;&lt;keyword&gt;sex chromosomes&lt;/keyword&gt;&lt;/keywords&gt;&lt;dates&gt;&lt;year&gt;2013&lt;/year&gt;&lt;pub-dates&gt;&lt;date&gt;Aug&lt;/date&gt;&lt;/pub-dates&gt;&lt;/dates&gt;&lt;isbn&gt;1558-5646 (Electronic)&amp;#xD;0014-3820 (Print)&amp;#xD;0014-3820 (Linking)&lt;/isbn&gt;&lt;accession-num&gt;23888858&lt;/accession-num&gt;&lt;urls&gt;&lt;related-urls&gt;&lt;url&gt;https://www.ncbi.nlm.nih.gov/pubmed/23888858&lt;/url&gt;&lt;/related-urls&gt;&lt;/urls&gt;&lt;custom2&gt;PMC3929462&lt;/custom2&gt;&lt;electronic-resource-num&gt;10.1111/evo.12118&lt;/electronic-resource-num&gt;&lt;remote-database-name&gt;Medline&lt;/remote-database-name&gt;&lt;remote-database-provider&gt;NLM&lt;/remote-database-provider&gt;&lt;/record&gt;&lt;/Cite&gt;&lt;/EndNote&gt;</w:instrText>
      </w:r>
      <w:r w:rsidR="00B63FFD">
        <w:rPr>
          <w:rFonts w:ascii="Times New Roman" w:hAnsi="Times New Roman" w:cs="Times New Roman"/>
          <w:sz w:val="24"/>
          <w:szCs w:val="24"/>
        </w:rPr>
        <w:fldChar w:fldCharType="separate"/>
      </w:r>
      <w:r w:rsidR="00B63FFD">
        <w:rPr>
          <w:rFonts w:ascii="Times New Roman" w:hAnsi="Times New Roman" w:cs="Times New Roman"/>
          <w:noProof/>
          <w:sz w:val="24"/>
          <w:szCs w:val="24"/>
        </w:rPr>
        <w:t>(Pease and Hahn 2013)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w:t>
      </w:r>
      <w:r w:rsidR="00B63FFD" w:rsidRPr="00031896">
        <w:rPr>
          <w:rFonts w:ascii="Times New Roman" w:hAnsi="Times New Roman" w:cs="Times New Roman"/>
          <w:sz w:val="24"/>
          <w:szCs w:val="24"/>
        </w:rPr>
        <w:t xml:space="preserve"> </w:t>
      </w:r>
      <w:r w:rsidR="00AF5646">
        <w:rPr>
          <w:rFonts w:ascii="Times New Roman" w:hAnsi="Times New Roman" w:cs="Times New Roman"/>
          <w:sz w:val="24"/>
          <w:szCs w:val="24"/>
        </w:rPr>
        <w:t>R</w:t>
      </w:r>
      <w:r w:rsidR="00F74E20">
        <w:rPr>
          <w:rFonts w:ascii="Times New Roman" w:hAnsi="Times New Roman" w:cs="Times New Roman"/>
          <w:sz w:val="24"/>
          <w:szCs w:val="24"/>
        </w:rPr>
        <w:t xml:space="preserve">ecombination rates evolve </w:t>
      </w:r>
      <w:r w:rsidR="00996C78">
        <w:rPr>
          <w:rFonts w:ascii="Times New Roman" w:hAnsi="Times New Roman" w:cs="Times New Roman"/>
          <w:sz w:val="24"/>
          <w:szCs w:val="24"/>
        </w:rPr>
        <w:t xml:space="preserve">fairly </w:t>
      </w:r>
      <w:r w:rsidR="00F74E20">
        <w:rPr>
          <w:rFonts w:ascii="Times New Roman" w:hAnsi="Times New Roman" w:cs="Times New Roman"/>
          <w:sz w:val="24"/>
          <w:szCs w:val="24"/>
        </w:rPr>
        <w:t xml:space="preserve">rapidly both within </w:t>
      </w:r>
      <w:r w:rsidR="00F74E20">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(Kong, et al. 2002; Cox, et al. 2009;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and between </w:t>
      </w:r>
      <w:r w:rsidR="00AF5646">
        <w:rPr>
          <w:rFonts w:ascii="Times New Roman" w:hAnsi="Times New Roman" w:cs="Times New Roman"/>
          <w:sz w:val="24"/>
          <w:szCs w:val="24"/>
        </w:rPr>
        <w:t xml:space="preserve">mammalian </w:t>
      </w:r>
      <w:r w:rsidR="00F74E20">
        <w:rPr>
          <w:rFonts w:ascii="Times New Roman" w:hAnsi="Times New Roman" w:cs="Times New Roman"/>
          <w:sz w:val="24"/>
          <w:szCs w:val="24"/>
        </w:rPr>
        <w:t xml:space="preserve">species </w:t>
      </w:r>
      <w:commentRangeStart w:id="102"/>
      <w:r w:rsidR="00F74E20">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(Jensen-Seaman, et al. 2004; Ptak, et al. 2005; Stevison, et al. 2016; Stapley, et al. 2017)</w:t>
      </w:r>
      <w:r w:rsidR="00F74E20">
        <w:rPr>
          <w:rFonts w:ascii="Times New Roman" w:hAnsi="Times New Roman" w:cs="Times New Roman"/>
          <w:sz w:val="24"/>
          <w:szCs w:val="24"/>
        </w:rPr>
        <w:fldChar w:fldCharType="end"/>
      </w:r>
      <w:commentRangeEnd w:id="102"/>
      <w:r w:rsidR="00C1711B">
        <w:rPr>
          <w:rStyle w:val="CommentReference"/>
        </w:rPr>
        <w:commentReference w:id="102"/>
      </w:r>
      <w:r w:rsidR="00F74E20">
        <w:rPr>
          <w:rFonts w:ascii="Times New Roman" w:hAnsi="Times New Roman" w:cs="Times New Roman"/>
          <w:sz w:val="24"/>
          <w:szCs w:val="24"/>
        </w:rPr>
        <w:t xml:space="preserve"> due, in part, to the high turnover of hotspots due to the changing landscape of binding sites for PRDM9 </w:t>
      </w:r>
      <w:r w:rsidR="00F74E20">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(Baudat, et al. 2010; Singhal, et al. 2015)</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w:t>
      </w:r>
      <w:proofErr w:type="gramStart"/>
      <w:r w:rsidR="00B63FFD">
        <w:rPr>
          <w:rFonts w:ascii="Times New Roman" w:hAnsi="Times New Roman" w:cs="Times New Roman"/>
          <w:sz w:val="24"/>
          <w:szCs w:val="24"/>
        </w:rPr>
        <w:t>Similar to</w:t>
      </w:r>
      <w:proofErr w:type="gramEnd"/>
      <w:r w:rsidR="00B63FFD">
        <w:rPr>
          <w:rFonts w:ascii="Times New Roman" w:hAnsi="Times New Roman" w:cs="Times New Roman"/>
          <w:sz w:val="24"/>
          <w:szCs w:val="24"/>
        </w:rPr>
        <w:t xml:space="preserve"> findings in </w:t>
      </w:r>
      <w:r w:rsidR="00364964">
        <w:rPr>
          <w:rFonts w:ascii="Times New Roman" w:hAnsi="Times New Roman" w:cs="Times New Roman"/>
          <w:sz w:val="24"/>
          <w:szCs w:val="24"/>
        </w:rPr>
        <w:t>g</w:t>
      </w:r>
      <w:r w:rsidR="00B63FFD">
        <w:rPr>
          <w:rFonts w:ascii="Times New Roman" w:hAnsi="Times New Roman" w:cs="Times New Roman"/>
          <w:sz w:val="24"/>
          <w:szCs w:val="24"/>
        </w:rPr>
        <w:t xml:space="preserve">reat </w:t>
      </w:r>
      <w:r w:rsidR="00364964">
        <w:rPr>
          <w:rFonts w:ascii="Times New Roman" w:hAnsi="Times New Roman" w:cs="Times New Roman"/>
          <w:sz w:val="24"/>
          <w:szCs w:val="24"/>
        </w:rPr>
        <w:t>a</w:t>
      </w:r>
      <w:r w:rsidR="00B63FFD">
        <w:rPr>
          <w:rFonts w:ascii="Times New Roman" w:hAnsi="Times New Roman" w:cs="Times New Roman"/>
          <w:sz w:val="24"/>
          <w:szCs w:val="24"/>
        </w:rPr>
        <w:t xml:space="preserve">pes </w:t>
      </w:r>
      <w:r w:rsidR="00B63FFD">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our results suggest that high-resolution genetic </w:t>
      </w:r>
      <w:r w:rsidR="00364964">
        <w:rPr>
          <w:rFonts w:ascii="Times New Roman" w:hAnsi="Times New Roman" w:cs="Times New Roman"/>
          <w:sz w:val="24"/>
          <w:szCs w:val="24"/>
        </w:rPr>
        <w:t>maps</w:t>
      </w:r>
      <w:r w:rsidR="00B63FFD">
        <w:rPr>
          <w:rFonts w:ascii="Times New Roman" w:hAnsi="Times New Roman" w:cs="Times New Roman"/>
          <w:sz w:val="24"/>
          <w:szCs w:val="24"/>
        </w:rPr>
        <w:t xml:space="preserve"> from a single species </w:t>
      </w:r>
      <w:r w:rsidR="00AF5646">
        <w:rPr>
          <w:rFonts w:ascii="Times New Roman" w:hAnsi="Times New Roman" w:cs="Times New Roman"/>
          <w:sz w:val="24"/>
          <w:szCs w:val="24"/>
        </w:rPr>
        <w:t>provide some</w:t>
      </w:r>
      <w:r w:rsidR="00E2554E">
        <w:rPr>
          <w:rFonts w:ascii="Times New Roman" w:hAnsi="Times New Roman" w:cs="Times New Roman"/>
          <w:sz w:val="24"/>
          <w:szCs w:val="24"/>
        </w:rPr>
        <w:t xml:space="preserve"> </w:t>
      </w:r>
      <w:r w:rsidR="001B16F4">
        <w:rPr>
          <w:rFonts w:ascii="Times New Roman" w:hAnsi="Times New Roman" w:cs="Times New Roman"/>
          <w:sz w:val="24"/>
          <w:szCs w:val="24"/>
        </w:rPr>
        <w:t xml:space="preserve">weak predictive </w:t>
      </w:r>
      <w:r w:rsidR="00AF5646">
        <w:rPr>
          <w:rFonts w:ascii="Times New Roman" w:hAnsi="Times New Roman" w:cs="Times New Roman"/>
          <w:sz w:val="24"/>
          <w:szCs w:val="24"/>
        </w:rPr>
        <w:t xml:space="preserve">value for </w:t>
      </w:r>
      <w:r w:rsidR="00364964">
        <w:rPr>
          <w:rFonts w:ascii="Times New Roman" w:hAnsi="Times New Roman" w:cs="Times New Roman"/>
          <w:sz w:val="24"/>
          <w:szCs w:val="24"/>
        </w:rPr>
        <w:t xml:space="preserve">understanding </w:t>
      </w:r>
      <w:r w:rsidR="00433355">
        <w:rPr>
          <w:rFonts w:ascii="Times New Roman" w:hAnsi="Times New Roman" w:cs="Times New Roman"/>
          <w:sz w:val="24"/>
          <w:szCs w:val="24"/>
        </w:rPr>
        <w:t xml:space="preserve">broader </w:t>
      </w:r>
      <w:r w:rsidR="00AF5646">
        <w:rPr>
          <w:rFonts w:ascii="Times New Roman" w:hAnsi="Times New Roman" w:cs="Times New Roman"/>
          <w:sz w:val="24"/>
          <w:szCs w:val="24"/>
        </w:rPr>
        <w:t xml:space="preserve">patterns of </w:t>
      </w:r>
      <w:r w:rsidR="00433355">
        <w:rPr>
          <w:rFonts w:ascii="Times New Roman" w:hAnsi="Times New Roman" w:cs="Times New Roman"/>
          <w:sz w:val="24"/>
          <w:szCs w:val="24"/>
        </w:rPr>
        <w:t>species tree</w:t>
      </w:r>
      <w:r w:rsidR="00AF5646">
        <w:rPr>
          <w:rFonts w:ascii="Times New Roman" w:hAnsi="Times New Roman" w:cs="Times New Roman"/>
          <w:sz w:val="24"/>
          <w:szCs w:val="24"/>
        </w:rPr>
        <w:t xml:space="preserve"> discordance</w:t>
      </w:r>
      <w:r w:rsidR="001B16F4">
        <w:rPr>
          <w:rFonts w:ascii="Times New Roman" w:hAnsi="Times New Roman" w:cs="Times New Roman"/>
          <w:sz w:val="24"/>
          <w:szCs w:val="24"/>
        </w:rPr>
        <w:t>. However, these limited estimates</w:t>
      </w:r>
      <w:r w:rsidR="00433355">
        <w:rPr>
          <w:rFonts w:ascii="Times New Roman" w:hAnsi="Times New Roman" w:cs="Times New Roman"/>
          <w:sz w:val="24"/>
          <w:szCs w:val="24"/>
        </w:rPr>
        <w:t xml:space="preserve"> </w:t>
      </w:r>
      <w:r w:rsidR="00B63FFD">
        <w:rPr>
          <w:rFonts w:ascii="Times New Roman" w:hAnsi="Times New Roman" w:cs="Times New Roman"/>
          <w:sz w:val="24"/>
          <w:szCs w:val="24"/>
        </w:rPr>
        <w:t xml:space="preserve">may </w:t>
      </w:r>
      <w:r w:rsidR="00433355">
        <w:rPr>
          <w:rFonts w:ascii="Times New Roman" w:hAnsi="Times New Roman" w:cs="Times New Roman"/>
          <w:sz w:val="24"/>
          <w:szCs w:val="24"/>
        </w:rPr>
        <w:t xml:space="preserve">not be </w:t>
      </w:r>
      <w:r w:rsidR="00364964">
        <w:rPr>
          <w:rFonts w:ascii="Times New Roman" w:hAnsi="Times New Roman" w:cs="Times New Roman"/>
          <w:sz w:val="24"/>
          <w:szCs w:val="24"/>
        </w:rPr>
        <w:t xml:space="preserve">predictive of </w:t>
      </w:r>
      <w:r w:rsidR="00433355">
        <w:rPr>
          <w:rFonts w:ascii="Times New Roman" w:hAnsi="Times New Roman" w:cs="Times New Roman"/>
          <w:sz w:val="24"/>
          <w:szCs w:val="24"/>
        </w:rPr>
        <w:t>finer-scale patterns</w:t>
      </w:r>
      <w:r w:rsidR="00B63FFD">
        <w:rPr>
          <w:rFonts w:ascii="Times New Roman" w:hAnsi="Times New Roman" w:cs="Times New Roman"/>
          <w:sz w:val="24"/>
          <w:szCs w:val="24"/>
        </w:rPr>
        <w:t xml:space="preserve"> in a sample spanning over 12 million years of mammalian evolution</w:t>
      </w:r>
      <w:r w:rsidR="001B16F4">
        <w:rPr>
          <w:rFonts w:ascii="Times New Roman" w:hAnsi="Times New Roman" w:cs="Times New Roman"/>
          <w:sz w:val="24"/>
          <w:szCs w:val="24"/>
        </w:rPr>
        <w:t xml:space="preserve"> (but see </w:t>
      </w:r>
      <w:r w:rsidR="001B16F4">
        <w:rPr>
          <w:rFonts w:ascii="Times New Roman" w:hAnsi="Times New Roman" w:cs="Times New Roman"/>
          <w:sz w:val="24"/>
          <w:szCs w:val="24"/>
        </w:rPr>
        <w:fldChar w:fldCharType="begin">
          <w:fldData xml:space="preserve">PEVuZE5vdGU+PENpdGU+PEF1dGhvcj5Gb2xleTwvQXV0aG9yPjxZZWFyPjIwMjM8L1llYXI+PFJl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PEVuZE5vdGU+PENpdGU+PEF1dGhvcj5Gb2xleTwvQXV0aG9yPjxZZWFyPjIwMjM8L1llYXI+PFJl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16F4">
        <w:rPr>
          <w:rFonts w:ascii="Times New Roman" w:hAnsi="Times New Roman" w:cs="Times New Roman"/>
          <w:sz w:val="24"/>
          <w:szCs w:val="24"/>
        </w:rPr>
      </w:r>
      <w:r w:rsidR="001B16F4">
        <w:rPr>
          <w:rFonts w:ascii="Times New Roman" w:hAnsi="Times New Roman" w:cs="Times New Roman"/>
          <w:sz w:val="24"/>
          <w:szCs w:val="24"/>
        </w:rPr>
        <w:fldChar w:fldCharType="separate"/>
      </w:r>
      <w:r w:rsidR="001B6D59">
        <w:rPr>
          <w:rFonts w:ascii="Times New Roman" w:hAnsi="Times New Roman" w:cs="Times New Roman"/>
          <w:noProof/>
          <w:sz w:val="24"/>
          <w:szCs w:val="24"/>
        </w:rPr>
        <w:t>(Foley, et al. 2023)</w:t>
      </w:r>
      <w:r w:rsidR="001B16F4">
        <w:rPr>
          <w:rFonts w:ascii="Times New Roman" w:hAnsi="Times New Roman" w:cs="Times New Roman"/>
          <w:sz w:val="24"/>
          <w:szCs w:val="24"/>
        </w:rPr>
        <w:fldChar w:fldCharType="end"/>
      </w:r>
      <w:r w:rsidR="00B63FFD">
        <w:rPr>
          <w:rFonts w:ascii="Times New Roman" w:hAnsi="Times New Roman" w:cs="Times New Roman"/>
          <w:sz w:val="24"/>
          <w:szCs w:val="24"/>
        </w:rPr>
        <w:t>.</w:t>
      </w:r>
      <w:r w:rsidR="00433355">
        <w:rPr>
          <w:rFonts w:ascii="Times New Roman" w:hAnsi="Times New Roman" w:cs="Times New Roman"/>
          <w:sz w:val="24"/>
          <w:szCs w:val="24"/>
        </w:rPr>
        <w:t xml:space="preserve"> Overall, t</w:t>
      </w:r>
      <w:r w:rsidR="00996C78">
        <w:rPr>
          <w:rFonts w:ascii="Times New Roman" w:hAnsi="Times New Roman" w:cs="Times New Roman"/>
          <w:sz w:val="24"/>
          <w:szCs w:val="24"/>
        </w:rPr>
        <w:t xml:space="preserve">he </w:t>
      </w:r>
      <w:r w:rsidR="00E2554E">
        <w:rPr>
          <w:rFonts w:ascii="Times New Roman" w:hAnsi="Times New Roman" w:cs="Times New Roman"/>
          <w:sz w:val="24"/>
          <w:szCs w:val="24"/>
        </w:rPr>
        <w:t>evolution</w:t>
      </w:r>
      <w:r w:rsidR="0083795A">
        <w:rPr>
          <w:rFonts w:ascii="Times New Roman" w:hAnsi="Times New Roman" w:cs="Times New Roman"/>
          <w:sz w:val="24"/>
          <w:szCs w:val="24"/>
        </w:rPr>
        <w:t xml:space="preserve"> of</w:t>
      </w:r>
      <w:r w:rsidR="00F74E20">
        <w:rPr>
          <w:rFonts w:ascii="Times New Roman" w:hAnsi="Times New Roman" w:cs="Times New Roman"/>
          <w:sz w:val="24"/>
          <w:szCs w:val="24"/>
        </w:rPr>
        <w:t xml:space="preserve"> </w:t>
      </w:r>
      <w:r w:rsidR="00E2554E">
        <w:rPr>
          <w:rFonts w:ascii="Times New Roman" w:hAnsi="Times New Roman" w:cs="Times New Roman"/>
          <w:sz w:val="24"/>
          <w:szCs w:val="24"/>
        </w:rPr>
        <w:t xml:space="preserve">recombination landscapes across </w:t>
      </w:r>
      <w:r w:rsidR="005C742B">
        <w:rPr>
          <w:rFonts w:ascii="Times New Roman" w:hAnsi="Times New Roman" w:cs="Times New Roman"/>
          <w:sz w:val="24"/>
          <w:szCs w:val="24"/>
        </w:rPr>
        <w:t xml:space="preserve">closely related species remains </w:t>
      </w:r>
      <w:r w:rsidR="00433355">
        <w:rPr>
          <w:rFonts w:ascii="Times New Roman" w:hAnsi="Times New Roman" w:cs="Times New Roman"/>
          <w:sz w:val="24"/>
          <w:szCs w:val="24"/>
        </w:rPr>
        <w:t>an important empirical question</w:t>
      </w:r>
      <w:r w:rsidR="00364964">
        <w:rPr>
          <w:rFonts w:ascii="Times New Roman" w:hAnsi="Times New Roman" w:cs="Times New Roman"/>
          <w:sz w:val="24"/>
          <w:szCs w:val="24"/>
        </w:rPr>
        <w:t xml:space="preserve"> in evolutionary genetics</w:t>
      </w:r>
      <w:r w:rsidR="009B506F">
        <w:rPr>
          <w:rFonts w:ascii="Times New Roman" w:hAnsi="Times New Roman" w:cs="Times New Roman"/>
          <w:sz w:val="24"/>
          <w:szCs w:val="24"/>
        </w:rPr>
        <w:t xml:space="preserve"> </w:t>
      </w:r>
      <w:r w:rsidR="009B506F">
        <w:rPr>
          <w:rFonts w:ascii="Times New Roman" w:hAnsi="Times New Roman" w:cs="Times New Roman"/>
          <w:sz w:val="24"/>
          <w:szCs w:val="24"/>
        </w:rPr>
        <w:fldChar w:fldCharType="begin"/>
      </w:r>
      <w:r w:rsidR="009B506F">
        <w:rPr>
          <w:rFonts w:ascii="Times New Roman" w:hAnsi="Times New Roman" w:cs="Times New Roman"/>
          <w:sz w:val="24"/>
          <w:szCs w:val="24"/>
        </w:rPr>
        <w:instrText xml:space="preserve"> ADDIN EN.CITE &lt;EndNote&gt;&lt;Cite&gt;&lt;Author&gt;Dapper&lt;/Author&gt;&lt;Year&gt;2017&lt;/Year&gt;&lt;RecNum&gt;242&lt;/RecNum&gt;&lt;DisplayText&gt;(Dapper and Payseur 2017)&lt;/DisplayText&gt;&lt;record&gt;&lt;rec-number&gt;242&lt;/rec-number&gt;&lt;foreign-keys&gt;&lt;key app="EN" db-id="vdwt9psdezv5tlee9vn5swzfzafw0azp5adx" timestamp="1718290973"&gt;242&lt;/key&gt;&lt;/foreign-keys&gt;&lt;ref-type name="Journal Article"&gt;17&lt;/ref-type&gt;&lt;contributors&gt;&lt;authors&gt;&lt;author&gt;Dapper, A. L.&lt;/author&gt;&lt;author&gt;Payseur, B. A.&lt;/author&gt;&lt;/authors&gt;&lt;/contributors&gt;&lt;auth-address&gt;Laboratory of Genetics, University of Wisconsin, Madison, WI 53706, USA dapper@wisc.edu.&amp;#xD;Laboratory of Genetics, University of Wisconsin, Madison, WI 53706, USA bret.payseur@wisc.edu.&lt;/auth-address&gt;&lt;titles&gt;&lt;title&gt;Connecting theory and data to understand recombination rate evolution&lt;/title&gt;&lt;secondary-title&gt;Philos Trans R Soc Lond B Biol Sci&lt;/secondary-title&gt;&lt;/titles&gt;&lt;periodical&gt;&lt;full-title&gt;Philos Trans R Soc Lond B Biol Sci&lt;/full-title&gt;&lt;/periodical&gt;&lt;volume&gt;372&lt;/volume&gt;&lt;number&gt;1736&lt;/number&gt;&lt;keywords&gt;&lt;keyword&gt;*Evolution, Molecular&lt;/keyword&gt;&lt;keyword&gt;*Genome&lt;/keyword&gt;&lt;keyword&gt;Models, Genetic&lt;/keyword&gt;&lt;keyword&gt;*Recombination, Genetic&lt;/keyword&gt;&lt;keyword&gt;evolution&lt;/keyword&gt;&lt;keyword&gt;genetic variation&lt;/keyword&gt;&lt;keyword&gt;meiotic recombination&lt;/keyword&gt;&lt;keyword&gt;recombination rate&lt;/keyword&gt;&lt;keyword&gt;theory&lt;/keyword&gt;&lt;/keywords&gt;&lt;dates&gt;&lt;year&gt;2017&lt;/year&gt;&lt;pub-dates&gt;&lt;date&gt;Dec 19&lt;/date&gt;&lt;/pub-dates&gt;&lt;/dates&gt;&lt;isbn&gt;1471-2970 (Electronic)&amp;#xD;0962-8436 (Print)&amp;#xD;0962-8436 (Linking)&lt;/isbn&gt;&lt;accession-num&gt;29109228&lt;/accession-num&gt;&lt;urls&gt;&lt;related-urls&gt;&lt;url&gt;https://www.ncbi.nlm.nih.gov/pubmed/29109228&lt;/url&gt;&lt;/related-urls&gt;&lt;/urls&gt;&lt;custom1&gt;We declare we have no competing interests.&lt;/custom1&gt;&lt;custom2&gt;PMC5698627&lt;/custom2&gt;&lt;electronic-resource-num&gt;10.1098/rstb.2016.0469&lt;/electronic-resource-num&gt;&lt;remote-database-name&gt;Medline&lt;/remote-database-name&gt;&lt;remote-database-provider&gt;NLM&lt;/remote-database-provider&gt;&lt;/record&gt;&lt;/Cite&gt;&lt;/EndNote&gt;</w:instrText>
      </w:r>
      <w:r w:rsidR="009B506F">
        <w:rPr>
          <w:rFonts w:ascii="Times New Roman" w:hAnsi="Times New Roman" w:cs="Times New Roman"/>
          <w:sz w:val="24"/>
          <w:szCs w:val="24"/>
        </w:rPr>
        <w:fldChar w:fldCharType="separate"/>
      </w:r>
      <w:r w:rsidR="009B506F">
        <w:rPr>
          <w:rFonts w:ascii="Times New Roman" w:hAnsi="Times New Roman" w:cs="Times New Roman"/>
          <w:noProof/>
          <w:sz w:val="24"/>
          <w:szCs w:val="24"/>
        </w:rPr>
        <w:t>(Dapper and Payseur 2017)</w:t>
      </w:r>
      <w:r w:rsidR="009B506F">
        <w:rPr>
          <w:rFonts w:ascii="Times New Roman" w:hAnsi="Times New Roman" w:cs="Times New Roman"/>
          <w:sz w:val="24"/>
          <w:szCs w:val="24"/>
        </w:rPr>
        <w:fldChar w:fldCharType="end"/>
      </w:r>
      <w:r w:rsidR="00AC1DEA">
        <w:rPr>
          <w:rFonts w:ascii="Times New Roman" w:hAnsi="Times New Roman" w:cs="Times New Roman"/>
          <w:sz w:val="24"/>
          <w:szCs w:val="24"/>
        </w:rPr>
        <w:t xml:space="preserve">, especially as the generation of chromosome-scale genome assemblies </w:t>
      </w:r>
      <w:r w:rsidR="00E2554E">
        <w:rPr>
          <w:rFonts w:ascii="Times New Roman" w:hAnsi="Times New Roman" w:cs="Times New Roman"/>
          <w:sz w:val="24"/>
          <w:szCs w:val="24"/>
        </w:rPr>
        <w:t xml:space="preserve">continues to greatly </w:t>
      </w:r>
      <w:r w:rsidR="00AC1DEA">
        <w:rPr>
          <w:rFonts w:ascii="Times New Roman" w:hAnsi="Times New Roman" w:cs="Times New Roman"/>
          <w:sz w:val="24"/>
          <w:szCs w:val="24"/>
        </w:rPr>
        <w:t>outpace</w:t>
      </w:r>
      <w:r w:rsidR="00E2554E">
        <w:rPr>
          <w:rFonts w:ascii="Times New Roman" w:hAnsi="Times New Roman" w:cs="Times New Roman"/>
          <w:sz w:val="24"/>
          <w:szCs w:val="24"/>
        </w:rPr>
        <w:t xml:space="preserve"> estimates of patterns of </w:t>
      </w:r>
      <w:r w:rsidR="00AC1DEA">
        <w:rPr>
          <w:rFonts w:ascii="Times New Roman" w:hAnsi="Times New Roman" w:cs="Times New Roman"/>
          <w:sz w:val="24"/>
          <w:szCs w:val="24"/>
        </w:rPr>
        <w:t>recombination within those genomes</w:t>
      </w:r>
      <w:commentRangeStart w:id="103"/>
      <w:commentRangeEnd w:id="103"/>
      <w:r w:rsidR="00996C78">
        <w:rPr>
          <w:rStyle w:val="CommentReference"/>
        </w:rPr>
        <w:commentReference w:id="103"/>
      </w:r>
      <w:r w:rsidR="005C742B">
        <w:rPr>
          <w:rFonts w:ascii="Times New Roman" w:hAnsi="Times New Roman" w:cs="Times New Roman"/>
          <w:sz w:val="24"/>
          <w:szCs w:val="24"/>
        </w:rPr>
        <w:t>.</w:t>
      </w:r>
      <w:r w:rsidR="00AC1DEA">
        <w:rPr>
          <w:rFonts w:ascii="Times New Roman" w:hAnsi="Times New Roman" w:cs="Times New Roman"/>
          <w:sz w:val="24"/>
          <w:szCs w:val="24"/>
        </w:rPr>
        <w:t xml:space="preserve"> </w:t>
      </w:r>
      <w:r w:rsidR="005C742B">
        <w:rPr>
          <w:rFonts w:ascii="Times New Roman" w:hAnsi="Times New Roman" w:cs="Times New Roman"/>
          <w:sz w:val="24"/>
          <w:szCs w:val="24"/>
        </w:rPr>
        <w:t xml:space="preserve"> </w:t>
      </w:r>
    </w:p>
    <w:p w14:paraId="5EFCB32E" w14:textId="56B7667C" w:rsidR="00804026" w:rsidRDefault="000E72EA" w:rsidP="00534E01">
      <w:pPr>
        <w:spacing w:after="0"/>
        <w:ind w:firstLine="720"/>
        <w:jc w:val="both"/>
        <w:rPr>
          <w:rFonts w:ascii="Times New Roman" w:hAnsi="Times New Roman" w:cs="Times New Roman"/>
          <w:sz w:val="24"/>
          <w:szCs w:val="24"/>
        </w:rPr>
      </w:pPr>
      <w:r>
        <w:rPr>
          <w:rFonts w:ascii="Times New Roman" w:hAnsi="Times New Roman" w:cs="Times New Roman"/>
          <w:sz w:val="24"/>
          <w:szCs w:val="24"/>
        </w:rPr>
        <w:lastRenderedPageBreak/>
        <w:t>One source of evolution in the recombination map may be changes in synteny</w:t>
      </w:r>
      <w:r w:rsidR="003777B8">
        <w:rPr>
          <w:rFonts w:ascii="Times New Roman" w:hAnsi="Times New Roman" w:cs="Times New Roman"/>
          <w:sz w:val="24"/>
          <w:szCs w:val="24"/>
        </w:rPr>
        <w:t>.</w:t>
      </w:r>
      <w:r>
        <w:rPr>
          <w:rFonts w:ascii="Times New Roman" w:hAnsi="Times New Roman" w:cs="Times New Roman"/>
          <w:sz w:val="24"/>
          <w:szCs w:val="24"/>
        </w:rPr>
        <w:t xml:space="preserve"> </w:t>
      </w:r>
      <w:r w:rsidR="003777B8">
        <w:rPr>
          <w:rFonts w:ascii="Times New Roman" w:hAnsi="Times New Roman" w:cs="Times New Roman"/>
          <w:sz w:val="24"/>
          <w:szCs w:val="24"/>
        </w:rPr>
        <w:t>O</w:t>
      </w:r>
      <w:r>
        <w:rPr>
          <w:rFonts w:ascii="Times New Roman" w:hAnsi="Times New Roman" w:cs="Times New Roman"/>
          <w:sz w:val="24"/>
          <w:szCs w:val="24"/>
        </w:rPr>
        <w:t xml:space="preserve">ur </w:t>
      </w:r>
      <w:r w:rsidR="003777B8">
        <w:rPr>
          <w:rFonts w:ascii="Times New Roman" w:hAnsi="Times New Roman" w:cs="Times New Roman"/>
          <w:sz w:val="24"/>
          <w:szCs w:val="24"/>
        </w:rPr>
        <w:t xml:space="preserve">reference-guided </w:t>
      </w:r>
      <w:r>
        <w:rPr>
          <w:rFonts w:ascii="Times New Roman" w:hAnsi="Times New Roman" w:cs="Times New Roman"/>
          <w:sz w:val="24"/>
          <w:szCs w:val="24"/>
        </w:rPr>
        <w:t>analyses</w:t>
      </w:r>
      <w:r w:rsidR="00170904">
        <w:rPr>
          <w:rFonts w:ascii="Times New Roman" w:hAnsi="Times New Roman" w:cs="Times New Roman"/>
          <w:sz w:val="24"/>
          <w:szCs w:val="24"/>
        </w:rPr>
        <w:t xml:space="preserve"> assume collinearity</w:t>
      </w:r>
      <w:r w:rsidR="004F3D87">
        <w:rPr>
          <w:rFonts w:ascii="Times New Roman" w:hAnsi="Times New Roman" w:cs="Times New Roman"/>
          <w:sz w:val="24"/>
          <w:szCs w:val="24"/>
        </w:rPr>
        <w:t xml:space="preserve"> between </w:t>
      </w:r>
      <w:r w:rsidR="004F3D87" w:rsidRPr="00534E01">
        <w:rPr>
          <w:rFonts w:ascii="Times New Roman" w:hAnsi="Times New Roman" w:cs="Times New Roman"/>
          <w:i/>
          <w:iCs/>
          <w:sz w:val="24"/>
          <w:szCs w:val="24"/>
        </w:rPr>
        <w:t>Mus</w:t>
      </w:r>
      <w:r w:rsidR="004F3D87">
        <w:rPr>
          <w:rFonts w:ascii="Times New Roman" w:hAnsi="Times New Roman" w:cs="Times New Roman"/>
          <w:sz w:val="24"/>
          <w:szCs w:val="24"/>
        </w:rPr>
        <w:t xml:space="preserve"> and the other lineages we are comparing</w:t>
      </w:r>
      <w:r w:rsidR="00170904">
        <w:rPr>
          <w:rFonts w:ascii="Times New Roman" w:hAnsi="Times New Roman" w:cs="Times New Roman"/>
          <w:sz w:val="24"/>
          <w:szCs w:val="24"/>
        </w:rPr>
        <w:t xml:space="preserve"> (</w:t>
      </w:r>
      <w:r w:rsidR="00170904" w:rsidRPr="008462C6">
        <w:rPr>
          <w:rFonts w:ascii="Times New Roman" w:hAnsi="Times New Roman" w:cs="Times New Roman"/>
          <w:i/>
          <w:iCs/>
          <w:sz w:val="24"/>
          <w:szCs w:val="24"/>
        </w:rPr>
        <w:t>i.e.</w:t>
      </w:r>
      <w:r w:rsidR="00170904">
        <w:rPr>
          <w:rFonts w:ascii="Times New Roman" w:hAnsi="Times New Roman" w:cs="Times New Roman"/>
          <w:sz w:val="24"/>
          <w:szCs w:val="24"/>
        </w:rPr>
        <w:t xml:space="preserve">, no </w:t>
      </w:r>
      <w:r w:rsidR="003777B8">
        <w:rPr>
          <w:rFonts w:ascii="Times New Roman" w:hAnsi="Times New Roman" w:cs="Times New Roman"/>
          <w:sz w:val="24"/>
          <w:szCs w:val="24"/>
        </w:rPr>
        <w:t xml:space="preserve">karyotype </w:t>
      </w:r>
      <w:r w:rsidR="00170904">
        <w:rPr>
          <w:rFonts w:ascii="Times New Roman" w:hAnsi="Times New Roman" w:cs="Times New Roman"/>
          <w:sz w:val="24"/>
          <w:szCs w:val="24"/>
        </w:rPr>
        <w:t>variation)</w:t>
      </w:r>
      <w:r w:rsidR="00146890">
        <w:rPr>
          <w:rFonts w:ascii="Times New Roman" w:hAnsi="Times New Roman" w:cs="Times New Roman"/>
          <w:sz w:val="24"/>
          <w:szCs w:val="24"/>
        </w:rPr>
        <w:t xml:space="preserve">, at least at the </w:t>
      </w:r>
      <w:r w:rsidR="003777B8">
        <w:rPr>
          <w:rFonts w:ascii="Times New Roman" w:hAnsi="Times New Roman" w:cs="Times New Roman"/>
          <w:sz w:val="24"/>
          <w:szCs w:val="24"/>
        </w:rPr>
        <w:t xml:space="preserve">window-based </w:t>
      </w:r>
      <w:r w:rsidR="00146890">
        <w:rPr>
          <w:rFonts w:ascii="Times New Roman" w:hAnsi="Times New Roman" w:cs="Times New Roman"/>
          <w:sz w:val="24"/>
          <w:szCs w:val="24"/>
        </w:rPr>
        <w:t>scale we are comparing variation.</w:t>
      </w:r>
      <w:r w:rsidR="00170904">
        <w:rPr>
          <w:rFonts w:ascii="Times New Roman" w:hAnsi="Times New Roman" w:cs="Times New Roman"/>
          <w:sz w:val="24"/>
          <w:szCs w:val="24"/>
        </w:rPr>
        <w:t xml:space="preserve"> </w:t>
      </w:r>
      <w:r w:rsidR="004F3D87">
        <w:rPr>
          <w:rFonts w:ascii="Times New Roman" w:hAnsi="Times New Roman" w:cs="Times New Roman"/>
          <w:sz w:val="24"/>
          <w:szCs w:val="24"/>
        </w:rPr>
        <w:t xml:space="preserve">Structural variation, including substantial variation in chromosome numbers, </w:t>
      </w:r>
      <w:r w:rsidR="00364964">
        <w:rPr>
          <w:rFonts w:ascii="Times New Roman" w:hAnsi="Times New Roman" w:cs="Times New Roman"/>
          <w:sz w:val="24"/>
          <w:szCs w:val="24"/>
        </w:rPr>
        <w:t xml:space="preserve">is </w:t>
      </w:r>
      <w:r w:rsidR="00170904">
        <w:rPr>
          <w:rFonts w:ascii="Times New Roman" w:hAnsi="Times New Roman" w:cs="Times New Roman"/>
          <w:sz w:val="24"/>
          <w:szCs w:val="24"/>
        </w:rPr>
        <w:t xml:space="preserve">likely to be widespread in rodents </w:t>
      </w:r>
      <w:r w:rsidR="00170904">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70904">
        <w:rPr>
          <w:rFonts w:ascii="Times New Roman" w:hAnsi="Times New Roman" w:cs="Times New Roman"/>
          <w:sz w:val="24"/>
          <w:szCs w:val="24"/>
        </w:rPr>
      </w:r>
      <w:r w:rsidR="00170904">
        <w:rPr>
          <w:rFonts w:ascii="Times New Roman" w:hAnsi="Times New Roman" w:cs="Times New Roman"/>
          <w:sz w:val="24"/>
          <w:szCs w:val="24"/>
        </w:rPr>
        <w:fldChar w:fldCharType="separate"/>
      </w:r>
      <w:r w:rsidR="001B6D59">
        <w:rPr>
          <w:rFonts w:ascii="Times New Roman" w:hAnsi="Times New Roman" w:cs="Times New Roman"/>
          <w:noProof/>
          <w:sz w:val="24"/>
          <w:szCs w:val="24"/>
        </w:rPr>
        <w:t>(Stanyon, et al. 1999; Yalcin, et al. 2011; Romanenko, et al. 2012; Keane, et al. 2014)</w:t>
      </w:r>
      <w:r w:rsidR="00170904">
        <w:rPr>
          <w:rFonts w:ascii="Times New Roman" w:hAnsi="Times New Roman" w:cs="Times New Roman"/>
          <w:sz w:val="24"/>
          <w:szCs w:val="24"/>
        </w:rPr>
        <w:fldChar w:fldCharType="end"/>
      </w:r>
      <w:r w:rsidR="00D17870">
        <w:rPr>
          <w:rFonts w:ascii="Times New Roman" w:hAnsi="Times New Roman" w:cs="Times New Roman"/>
          <w:sz w:val="24"/>
          <w:szCs w:val="24"/>
        </w:rPr>
        <w:t xml:space="preserve"> and has the potential to skew our results when comparing tree similarity between regions of the genome using multiple species</w:t>
      </w:r>
      <w:r w:rsidR="004F3D87">
        <w:rPr>
          <w:rFonts w:ascii="Times New Roman" w:hAnsi="Times New Roman" w:cs="Times New Roman"/>
          <w:sz w:val="24"/>
          <w:szCs w:val="24"/>
        </w:rPr>
        <w:t>.</w:t>
      </w:r>
      <w:r w:rsidR="006C1351">
        <w:rPr>
          <w:rFonts w:ascii="Times New Roman" w:hAnsi="Times New Roman" w:cs="Times New Roman"/>
          <w:sz w:val="24"/>
          <w:szCs w:val="24"/>
        </w:rPr>
        <w:t xml:space="preserve"> </w:t>
      </w:r>
      <w:r w:rsidR="004F3D87">
        <w:rPr>
          <w:rFonts w:ascii="Times New Roman" w:hAnsi="Times New Roman" w:cs="Times New Roman"/>
          <w:sz w:val="24"/>
          <w:szCs w:val="24"/>
        </w:rPr>
        <w:t xml:space="preserve"> </w:t>
      </w:r>
      <w:r w:rsidR="0066407C">
        <w:rPr>
          <w:rFonts w:ascii="Times New Roman" w:hAnsi="Times New Roman" w:cs="Times New Roman"/>
          <w:sz w:val="24"/>
          <w:szCs w:val="24"/>
        </w:rPr>
        <w:t>Generating c</w:t>
      </w:r>
      <w:r w:rsidR="00170904">
        <w:rPr>
          <w:rFonts w:ascii="Times New Roman" w:hAnsi="Times New Roman" w:cs="Times New Roman"/>
          <w:sz w:val="24"/>
          <w:szCs w:val="24"/>
        </w:rPr>
        <w:t>hromosome</w:t>
      </w:r>
      <w:r w:rsidR="0066407C">
        <w:rPr>
          <w:rFonts w:ascii="Times New Roman" w:hAnsi="Times New Roman" w:cs="Times New Roman"/>
          <w:sz w:val="24"/>
          <w:szCs w:val="24"/>
        </w:rPr>
        <w:t>-</w:t>
      </w:r>
      <w:r w:rsidR="00170904">
        <w:rPr>
          <w:rFonts w:ascii="Times New Roman" w:hAnsi="Times New Roman" w:cs="Times New Roman"/>
          <w:sz w:val="24"/>
          <w:szCs w:val="24"/>
        </w:rPr>
        <w:t xml:space="preserve">scale assemblies for </w:t>
      </w:r>
      <w:r w:rsidR="0066407C">
        <w:rPr>
          <w:rFonts w:ascii="Times New Roman" w:hAnsi="Times New Roman" w:cs="Times New Roman"/>
          <w:sz w:val="24"/>
          <w:szCs w:val="24"/>
        </w:rPr>
        <w:t xml:space="preserve">many </w:t>
      </w:r>
      <w:r w:rsidR="00170904">
        <w:rPr>
          <w:rFonts w:ascii="Times New Roman" w:hAnsi="Times New Roman" w:cs="Times New Roman"/>
          <w:sz w:val="24"/>
          <w:szCs w:val="24"/>
        </w:rPr>
        <w:t>non-</w:t>
      </w:r>
      <w:r w:rsidR="00170904" w:rsidRPr="008462C6">
        <w:rPr>
          <w:rFonts w:ascii="Times New Roman" w:hAnsi="Times New Roman" w:cs="Times New Roman"/>
          <w:i/>
          <w:iCs/>
          <w:sz w:val="24"/>
          <w:szCs w:val="24"/>
        </w:rPr>
        <w:t>Mus</w:t>
      </w:r>
      <w:r w:rsidR="00170904">
        <w:rPr>
          <w:rFonts w:ascii="Times New Roman" w:hAnsi="Times New Roman" w:cs="Times New Roman"/>
          <w:sz w:val="24"/>
          <w:szCs w:val="24"/>
        </w:rPr>
        <w:t xml:space="preserve"> and </w:t>
      </w:r>
      <w:r w:rsidR="00170904" w:rsidRPr="008462C6">
        <w:rPr>
          <w:rFonts w:ascii="Times New Roman" w:hAnsi="Times New Roman" w:cs="Times New Roman"/>
          <w:i/>
          <w:iCs/>
          <w:sz w:val="24"/>
          <w:szCs w:val="24"/>
        </w:rPr>
        <w:t>Rattus</w:t>
      </w:r>
      <w:r w:rsidR="00170904">
        <w:rPr>
          <w:rFonts w:ascii="Times New Roman" w:hAnsi="Times New Roman" w:cs="Times New Roman"/>
          <w:sz w:val="24"/>
          <w:szCs w:val="24"/>
        </w:rPr>
        <w:t xml:space="preserve"> </w:t>
      </w:r>
      <w:r w:rsidR="005B59AD">
        <w:rPr>
          <w:rFonts w:ascii="Times New Roman" w:hAnsi="Times New Roman" w:cs="Times New Roman"/>
          <w:sz w:val="24"/>
          <w:szCs w:val="24"/>
        </w:rPr>
        <w:t xml:space="preserve">species </w:t>
      </w:r>
      <w:r w:rsidR="00170904">
        <w:rPr>
          <w:rFonts w:ascii="Times New Roman" w:hAnsi="Times New Roman" w:cs="Times New Roman"/>
          <w:sz w:val="24"/>
          <w:szCs w:val="24"/>
        </w:rPr>
        <w:t>may prove limiting given that most tissue resources for this group are derived from natural history collections that often lack high molecular weight DNA.</w:t>
      </w:r>
      <w:r w:rsidR="00D17870">
        <w:rPr>
          <w:rFonts w:ascii="Times New Roman" w:hAnsi="Times New Roman" w:cs="Times New Roman"/>
          <w:sz w:val="24"/>
          <w:szCs w:val="24"/>
        </w:rPr>
        <w:t xml:space="preserve"> </w:t>
      </w:r>
      <w:r w:rsidR="0066407C">
        <w:rPr>
          <w:rFonts w:ascii="Times New Roman" w:hAnsi="Times New Roman" w:cs="Times New Roman"/>
          <w:sz w:val="24"/>
          <w:szCs w:val="24"/>
        </w:rPr>
        <w:t>Nonetheless, whole genome alignments between mouse and rat indicate high degrees of chromosomal synteny and co-</w:t>
      </w:r>
      <w:r w:rsidR="0066407C" w:rsidRPr="00DA388E">
        <w:rPr>
          <w:rFonts w:ascii="Times New Roman" w:hAnsi="Times New Roman" w:cs="Times New Roman"/>
          <w:sz w:val="24"/>
          <w:szCs w:val="24"/>
        </w:rPr>
        <w:t xml:space="preserve">linearity (Fig S6), </w:t>
      </w:r>
      <w:r w:rsidR="0066407C">
        <w:rPr>
          <w:rFonts w:ascii="Times New Roman" w:hAnsi="Times New Roman" w:cs="Times New Roman"/>
          <w:sz w:val="24"/>
          <w:szCs w:val="24"/>
        </w:rPr>
        <w:t xml:space="preserve">suggesting </w:t>
      </w:r>
      <w:r w:rsidR="00D17870">
        <w:rPr>
          <w:rFonts w:ascii="Times New Roman" w:hAnsi="Times New Roman" w:cs="Times New Roman"/>
          <w:sz w:val="24"/>
          <w:szCs w:val="24"/>
        </w:rPr>
        <w:t xml:space="preserve">that </w:t>
      </w:r>
      <w:r w:rsidR="0066407C">
        <w:rPr>
          <w:rFonts w:ascii="Times New Roman" w:hAnsi="Times New Roman" w:cs="Times New Roman"/>
          <w:sz w:val="24"/>
          <w:szCs w:val="24"/>
        </w:rPr>
        <w:t>many regions</w:t>
      </w:r>
      <w:r w:rsidR="00D17870">
        <w:rPr>
          <w:rFonts w:ascii="Times New Roman" w:hAnsi="Times New Roman" w:cs="Times New Roman"/>
          <w:sz w:val="24"/>
          <w:szCs w:val="24"/>
        </w:rPr>
        <w:t xml:space="preserve"> will be colinear</w:t>
      </w:r>
      <w:r w:rsidR="0066407C">
        <w:rPr>
          <w:rFonts w:ascii="Times New Roman" w:hAnsi="Times New Roman" w:cs="Times New Roman"/>
          <w:sz w:val="24"/>
          <w:szCs w:val="24"/>
        </w:rPr>
        <w:t xml:space="preserve"> in our sample</w:t>
      </w:r>
      <w:r w:rsidR="004B088B">
        <w:rPr>
          <w:rFonts w:ascii="Times New Roman" w:hAnsi="Times New Roman" w:cs="Times New Roman"/>
          <w:sz w:val="24"/>
          <w:szCs w:val="24"/>
        </w:rPr>
        <w:t>.</w:t>
      </w:r>
    </w:p>
    <w:p w14:paraId="6F3E1B03" w14:textId="6BCDE3F7" w:rsidR="0089723E" w:rsidRDefault="00D27115" w:rsidP="006F0055">
      <w:pPr>
        <w:spacing w:after="0"/>
        <w:ind w:firstLine="720"/>
        <w:jc w:val="both"/>
        <w:rPr>
          <w:rFonts w:ascii="Times New Roman" w:hAnsi="Times New Roman" w:cs="Times New Roman"/>
          <w:sz w:val="24"/>
          <w:szCs w:val="24"/>
        </w:rPr>
      </w:pPr>
      <w:r>
        <w:rPr>
          <w:rFonts w:ascii="Times New Roman" w:hAnsi="Times New Roman" w:cs="Times New Roman"/>
          <w:sz w:val="24"/>
          <w:szCs w:val="24"/>
        </w:rPr>
        <w:t>Natural selection reduces the effective population size (</w:t>
      </w:r>
      <w:r w:rsidRPr="005B45C4">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of genomic regions through the processes of genetic hitchhiking of variation linked to the fixation of positively selected mutations </w:t>
      </w:r>
      <w:r>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MTk3NDsgS2FwbGFuLCBldCBhbC4gMTk4OSk8L0Rpc3BsYXlUZXh0PjxyZWNvcmQ+PHJlYy1udW1i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MTk3NDsgS2FwbGFuLCBldCBhbC4gMTk4OSk8L0Rpc3BsYXlUZXh0PjxyZWNvcmQ+PHJlYy1udW1i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(i.e., selective sweeps; Smith and Haigh 1974; Kaplan, et al. 1989)</w:t>
      </w:r>
      <w:r>
        <w:rPr>
          <w:rFonts w:ascii="Times New Roman" w:hAnsi="Times New Roman" w:cs="Times New Roman"/>
          <w:sz w:val="24"/>
          <w:szCs w:val="24"/>
        </w:rPr>
        <w:fldChar w:fldCharType="end"/>
      </w:r>
      <w:r>
        <w:rPr>
          <w:rFonts w:ascii="Times New Roman" w:hAnsi="Times New Roman" w:cs="Times New Roman"/>
          <w:sz w:val="24"/>
          <w:szCs w:val="24"/>
        </w:rPr>
        <w:t xml:space="preserve"> and the purging of deleterious mutations </w: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(i.e., background selection; Charlesworth, et al. 1993; Hudson and Kaplan 1995)</w:t>
      </w:r>
      <w:r>
        <w:rPr>
          <w:rFonts w:ascii="Times New Roman" w:hAnsi="Times New Roman" w:cs="Times New Roman"/>
          <w:sz w:val="24"/>
          <w:szCs w:val="24"/>
        </w:rPr>
        <w:fldChar w:fldCharType="end"/>
      </w:r>
      <w:r>
        <w:rPr>
          <w:rFonts w:ascii="Times New Roman" w:hAnsi="Times New Roman" w:cs="Times New Roman"/>
          <w:sz w:val="24"/>
          <w:szCs w:val="24"/>
        </w:rPr>
        <w:t xml:space="preserve">. Thus, variation </w:t>
      </w:r>
      <w:del w:id="104" w:author="Thomas, Gregg [2]" w:date="2024-04-09T10:54:00Z">
        <w:r w:rsidDel="00751B61">
          <w:rPr>
            <w:rFonts w:ascii="Times New Roman" w:hAnsi="Times New Roman" w:cs="Times New Roman"/>
            <w:sz w:val="24"/>
            <w:szCs w:val="24"/>
          </w:rPr>
          <w:delText xml:space="preserve">on </w:delText>
        </w:r>
      </w:del>
      <w:ins w:id="105" w:author="Thomas, Gregg [2]" w:date="2024-04-09T10:54:00Z">
        <w:r w:rsidR="00751B61">
          <w:rPr>
            <w:rFonts w:ascii="Times New Roman" w:hAnsi="Times New Roman" w:cs="Times New Roman"/>
            <w:sz w:val="24"/>
            <w:szCs w:val="24"/>
          </w:rPr>
          <w:t xml:space="preserve">in </w:t>
        </w:r>
      </w:ins>
      <w:r>
        <w:rPr>
          <w:rFonts w:ascii="Times New Roman" w:hAnsi="Times New Roman" w:cs="Times New Roman"/>
          <w:sz w:val="24"/>
          <w:szCs w:val="24"/>
        </w:rPr>
        <w:t xml:space="preserve">parameters dependent on </w:t>
      </w:r>
      <w:r w:rsidRPr="00B84C77">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 such as standing levels of nucleotide variation and patterns of incomplete lineage sorting – should be </w:t>
      </w:r>
      <w:r w:rsidR="001B3523">
        <w:rPr>
          <w:rFonts w:ascii="Times New Roman" w:hAnsi="Times New Roman" w:cs="Times New Roman"/>
          <w:sz w:val="24"/>
          <w:szCs w:val="24"/>
        </w:rPr>
        <w:t xml:space="preserve">reduced </w:t>
      </w:r>
      <w:r>
        <w:rPr>
          <w:rFonts w:ascii="Times New Roman" w:hAnsi="Times New Roman" w:cs="Times New Roman"/>
          <w:sz w:val="24"/>
          <w:szCs w:val="24"/>
        </w:rPr>
        <w:t>by linkage to functional elements</w:t>
      </w:r>
      <w:r w:rsidR="001B3523">
        <w:rPr>
          <w:rFonts w:ascii="Times New Roman" w:hAnsi="Times New Roman" w:cs="Times New Roman"/>
          <w:sz w:val="24"/>
          <w:szCs w:val="24"/>
        </w:rPr>
        <w:t xml:space="preserve"> subject to selection</w:t>
      </w:r>
      <w:r>
        <w:rPr>
          <w:rFonts w:ascii="Times New Roman" w:hAnsi="Times New Roman" w:cs="Times New Roman"/>
          <w:sz w:val="24"/>
          <w:szCs w:val="24"/>
        </w:rPr>
        <w:t>.</w:t>
      </w:r>
      <w:r w:rsidR="00B12402">
        <w:rPr>
          <w:rFonts w:ascii="Times New Roman" w:hAnsi="Times New Roman" w:cs="Times New Roman"/>
          <w:sz w:val="24"/>
          <w:szCs w:val="24"/>
        </w:rPr>
        <w:t xml:space="preserve"> Consistent with</w:t>
      </w:r>
      <w:r w:rsidR="009B506F">
        <w:rPr>
          <w:rFonts w:ascii="Times New Roman" w:hAnsi="Times New Roman" w:cs="Times New Roman"/>
          <w:sz w:val="24"/>
          <w:szCs w:val="24"/>
        </w:rPr>
        <w:t xml:space="preserve"> this</w:t>
      </w:r>
      <w:r w:rsidR="00B12402">
        <w:rPr>
          <w:rFonts w:ascii="Times New Roman" w:hAnsi="Times New Roman" w:cs="Times New Roman"/>
          <w:sz w:val="24"/>
          <w:szCs w:val="24"/>
        </w:rPr>
        <w:t>,</w:t>
      </w:r>
      <w:ins w:id="106" w:author="Thomas, Gregg [2]" w:date="2024-06-13T11:07:00Z" w16du:dateUtc="2024-06-13T15:07:00Z">
        <w:r w:rsidR="009B506F">
          <w:rPr>
            <w:rFonts w:ascii="Times New Roman" w:hAnsi="Times New Roman" w:cs="Times New Roman"/>
            <w:sz w:val="24"/>
            <w:szCs w:val="24"/>
          </w:rPr>
          <w:t xml:space="preserve"> we observed</w:t>
        </w:r>
      </w:ins>
      <w:r w:rsidR="00B12402">
        <w:rPr>
          <w:rFonts w:ascii="Times New Roman" w:hAnsi="Times New Roman" w:cs="Times New Roman"/>
          <w:sz w:val="24"/>
          <w:szCs w:val="24"/>
        </w:rPr>
        <w:t xml:space="preserve"> </w:t>
      </w:r>
      <w:r w:rsidR="006F0055">
        <w:rPr>
          <w:rFonts w:ascii="Times New Roman" w:hAnsi="Times New Roman" w:cs="Times New Roman"/>
          <w:sz w:val="24"/>
          <w:szCs w:val="24"/>
        </w:rPr>
        <w:t>the lowest</w:t>
      </w:r>
      <w:r w:rsidR="00232ED1">
        <w:rPr>
          <w:rFonts w:ascii="Times New Roman" w:hAnsi="Times New Roman" w:cs="Times New Roman"/>
          <w:sz w:val="24"/>
          <w:szCs w:val="24"/>
        </w:rPr>
        <w:t xml:space="preserve"> rates of local discordance (Fig. </w:t>
      </w:r>
      <w:del w:id="107" w:author="Thomas, Gregg [2]" w:date="2024-06-13T11:08:00Z" w16du:dateUtc="2024-06-13T15:08:00Z">
        <w:r w:rsidR="00232ED1" w:rsidDel="009B506F">
          <w:rPr>
            <w:rFonts w:ascii="Times New Roman" w:hAnsi="Times New Roman" w:cs="Times New Roman"/>
            <w:sz w:val="24"/>
            <w:szCs w:val="24"/>
          </w:rPr>
          <w:delText>5B</w:delText>
        </w:r>
      </w:del>
      <w:ins w:id="108" w:author="Thomas, Gregg [2]" w:date="2024-06-13T11:08:00Z" w16du:dateUtc="2024-06-13T15:08:00Z">
        <w:r w:rsidR="009B506F">
          <w:rPr>
            <w:rFonts w:ascii="Times New Roman" w:hAnsi="Times New Roman" w:cs="Times New Roman"/>
            <w:sz w:val="24"/>
            <w:szCs w:val="24"/>
          </w:rPr>
          <w:t>5A</w:t>
        </w:r>
      </w:ins>
      <w:r w:rsidR="00232ED1">
        <w:rPr>
          <w:rFonts w:ascii="Times New Roman" w:hAnsi="Times New Roman" w:cs="Times New Roman"/>
          <w:sz w:val="24"/>
          <w:szCs w:val="24"/>
        </w:rPr>
        <w:t xml:space="preserve">) and overall </w:t>
      </w:r>
      <w:r w:rsidR="00653E33">
        <w:rPr>
          <w:rFonts w:ascii="Times New Roman" w:hAnsi="Times New Roman" w:cs="Times New Roman"/>
          <w:sz w:val="24"/>
          <w:szCs w:val="24"/>
        </w:rPr>
        <w:t>gene</w:t>
      </w:r>
      <w:r w:rsidR="00B12402">
        <w:rPr>
          <w:rFonts w:ascii="Times New Roman" w:hAnsi="Times New Roman" w:cs="Times New Roman"/>
          <w:sz w:val="24"/>
          <w:szCs w:val="24"/>
        </w:rPr>
        <w:t xml:space="preserve"> tree</w:t>
      </w:r>
      <w:r w:rsidR="00653E33">
        <w:rPr>
          <w:rFonts w:ascii="Times New Roman" w:hAnsi="Times New Roman" w:cs="Times New Roman"/>
          <w:sz w:val="24"/>
          <w:szCs w:val="24"/>
        </w:rPr>
        <w:t>/species tree</w:t>
      </w:r>
      <w:r w:rsidR="00B12402">
        <w:rPr>
          <w:rFonts w:ascii="Times New Roman" w:hAnsi="Times New Roman" w:cs="Times New Roman"/>
          <w:sz w:val="24"/>
          <w:szCs w:val="24"/>
        </w:rPr>
        <w:t xml:space="preserve"> discordance</w:t>
      </w:r>
      <w:r w:rsidR="0089723E">
        <w:rPr>
          <w:rFonts w:ascii="Times New Roman" w:hAnsi="Times New Roman" w:cs="Times New Roman"/>
          <w:sz w:val="24"/>
          <w:szCs w:val="24"/>
        </w:rPr>
        <w:t xml:space="preserve"> (Fig. </w:t>
      </w:r>
      <w:del w:id="109" w:author="Thomas, Gregg [2]" w:date="2024-06-13T11:08:00Z" w16du:dateUtc="2024-06-13T15:08:00Z">
        <w:r w:rsidR="0089723E" w:rsidDel="009B506F">
          <w:rPr>
            <w:rFonts w:ascii="Times New Roman" w:hAnsi="Times New Roman" w:cs="Times New Roman"/>
            <w:sz w:val="24"/>
            <w:szCs w:val="24"/>
          </w:rPr>
          <w:delText>5C</w:delText>
        </w:r>
      </w:del>
      <w:ins w:id="110" w:author="Thomas, Gregg [2]" w:date="2024-06-13T11:08:00Z" w16du:dateUtc="2024-06-13T15:08:00Z">
        <w:r w:rsidR="009B506F">
          <w:rPr>
            <w:rFonts w:ascii="Times New Roman" w:hAnsi="Times New Roman" w:cs="Times New Roman"/>
            <w:sz w:val="24"/>
            <w:szCs w:val="24"/>
          </w:rPr>
          <w:t>5B</w:t>
        </w:r>
      </w:ins>
      <w:r w:rsidR="0089723E">
        <w:rPr>
          <w:rFonts w:ascii="Times New Roman" w:hAnsi="Times New Roman" w:cs="Times New Roman"/>
          <w:sz w:val="24"/>
          <w:szCs w:val="24"/>
        </w:rPr>
        <w:t>)</w:t>
      </w:r>
      <w:r w:rsidR="001D4181">
        <w:rPr>
          <w:rFonts w:ascii="Times New Roman" w:hAnsi="Times New Roman" w:cs="Times New Roman"/>
          <w:sz w:val="24"/>
          <w:szCs w:val="24"/>
        </w:rPr>
        <w:t xml:space="preserve"> </w:t>
      </w:r>
      <w:r w:rsidR="00B12402">
        <w:rPr>
          <w:rFonts w:ascii="Times New Roman" w:hAnsi="Times New Roman" w:cs="Times New Roman"/>
          <w:sz w:val="24"/>
          <w:szCs w:val="24"/>
        </w:rPr>
        <w:t>near</w:t>
      </w:r>
      <w:r w:rsidR="001D4181">
        <w:rPr>
          <w:rFonts w:ascii="Times New Roman" w:hAnsi="Times New Roman" w:cs="Times New Roman"/>
          <w:sz w:val="24"/>
          <w:szCs w:val="24"/>
        </w:rPr>
        <w:t xml:space="preserve"> </w:t>
      </w:r>
      <w:r w:rsidR="00232ED1">
        <w:rPr>
          <w:rFonts w:ascii="Times New Roman" w:hAnsi="Times New Roman" w:cs="Times New Roman"/>
          <w:sz w:val="24"/>
          <w:szCs w:val="24"/>
        </w:rPr>
        <w:t xml:space="preserve">UCEs </w:t>
      </w:r>
      <w:r w:rsidR="006F0055">
        <w:rPr>
          <w:rFonts w:ascii="Times New Roman" w:hAnsi="Times New Roman" w:cs="Times New Roman"/>
          <w:sz w:val="24"/>
          <w:szCs w:val="24"/>
        </w:rPr>
        <w:t>when compared to all</w:t>
      </w:r>
      <w:r w:rsidR="00526F59">
        <w:rPr>
          <w:rFonts w:ascii="Times New Roman" w:hAnsi="Times New Roman" w:cs="Times New Roman"/>
          <w:sz w:val="24"/>
          <w:szCs w:val="24"/>
        </w:rPr>
        <w:t xml:space="preserve"> other genomic features we studied. These results suggest that a history of </w:t>
      </w:r>
      <w:r w:rsidR="006F0055">
        <w:rPr>
          <w:rFonts w:ascii="Times New Roman" w:hAnsi="Times New Roman" w:cs="Times New Roman"/>
          <w:sz w:val="24"/>
          <w:szCs w:val="24"/>
        </w:rPr>
        <w:t xml:space="preserve">recurrent </w:t>
      </w:r>
      <w:r w:rsidR="00526F59">
        <w:rPr>
          <w:rFonts w:ascii="Times New Roman" w:hAnsi="Times New Roman" w:cs="Times New Roman"/>
          <w:sz w:val="24"/>
          <w:szCs w:val="24"/>
        </w:rPr>
        <w:t xml:space="preserve">purifying selection </w:t>
      </w:r>
      <w:r w:rsidR="00AB65E3">
        <w:rPr>
          <w:rFonts w:ascii="Times New Roman" w:hAnsi="Times New Roman" w:cs="Times New Roman"/>
          <w:sz w:val="24"/>
          <w:szCs w:val="24"/>
        </w:rPr>
        <w:t>on</w:t>
      </w:r>
      <w:r w:rsidR="00526F59">
        <w:rPr>
          <w:rFonts w:ascii="Times New Roman" w:hAnsi="Times New Roman" w:cs="Times New Roman"/>
          <w:sz w:val="24"/>
          <w:szCs w:val="24"/>
        </w:rPr>
        <w:t xml:space="preserve"> UCEs </w:t>
      </w:r>
      <w:r w:rsidR="00526F59">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&lt;EndNote&gt;&lt;Cite&gt;&lt;Author&gt;Katzman&lt;/Author&gt;&lt;Year&gt;2007&lt;/Year&gt;&lt;RecNum&gt;107&lt;/RecNum&gt;&lt;DisplayText&gt;(Katzman, et al. 2007)&lt;/DisplayText&gt;&lt;record&gt;&lt;rec-number&gt;107&lt;/rec-number&gt;&lt;foreign-keys&gt;&lt;key app="EN" db-id="vdwt9psdezv5tlee9vn5swzfzafw0azp5adx" timestamp="1649254500"&gt;107&lt;/key&gt;&lt;/foreign-keys&gt;&lt;ref-type name="Journal Article"&gt;17&lt;/ref-type&gt;&lt;contributors&gt;&lt;authors&gt;&lt;author&gt;Katzman, S.&lt;/author&gt;&lt;author&gt;Kern, A. D.&lt;/author&gt;&lt;author&gt;Bejerano, G.&lt;/author&gt;&lt;author&gt;Fewell, G.&lt;/author&gt;&lt;author&gt;Fulton, L.&lt;/author&gt;&lt;author&gt;Wilson, R. K.&lt;/author&gt;&lt;author&gt;Salama, S. R.&lt;/author&gt;&lt;author&gt;Haussler, D.&lt;/author&gt;&lt;/authors&gt;&lt;/contributors&gt;&lt;auth-address&gt;Department of Biomolecular Engineering, University of California, Santa Cruz, CA 95064, USA.&lt;/auth-address&gt;&lt;titles&gt;&lt;title&gt;Human genome ultraconserved elements are ultraselected&lt;/title&gt;&lt;secondary-title&gt;Science&lt;/secondary-title&gt;&lt;/titles&gt;&lt;periodical&gt;&lt;full-title&gt;Science&lt;/full-title&gt;&lt;/periodical&gt;&lt;pages&gt;915&lt;/pages&gt;&lt;volume&gt;317&lt;/volume&gt;&lt;number&gt;5840&lt;/number&gt;&lt;edition&gt;2007/08/19&lt;/edition&gt;&lt;keywords&gt;&lt;keyword&gt;Bayes Theorem&lt;/keyword&gt;&lt;keyword&gt;*Conserved Sequence&lt;/keyword&gt;&lt;keyword&gt;Gene Frequency&lt;/keyword&gt;&lt;keyword&gt;*Genome, Human&lt;/keyword&gt;&lt;keyword&gt;Humans&lt;/keyword&gt;&lt;keyword&gt;Likelihood Functions&lt;/keyword&gt;&lt;keyword&gt;Polymorphism, Single Nucleotide&lt;/keyword&gt;&lt;keyword&gt;*Selection, Genetic&lt;/keyword&gt;&lt;/keywords&gt;&lt;dates&gt;&lt;year&gt;2007&lt;/year&gt;&lt;pub-dates&gt;&lt;date&gt;Aug 17&lt;/date&gt;&lt;/pub-dates&gt;&lt;/dates&gt;&lt;isbn&gt;1095-9203 (Electronic)&amp;#xD;0036-8075 (Linking)&lt;/isbn&gt;&lt;accession-num&gt;17702936&lt;/accession-num&gt;&lt;urls&gt;&lt;related-urls&gt;&lt;url&gt;https://www.ncbi.nlm.nih.gov/pubmed/17702936&lt;/url&gt;&lt;/related-urls&gt;&lt;/urls&gt;&lt;electronic-resource-num&gt;10.1126/science.1142430&lt;/electronic-resource-num&gt;&lt;/record&gt;&lt;/Cite&gt;&lt;/EndNote&gt;</w:instrText>
      </w:r>
      <w:r w:rsidR="00526F59">
        <w:rPr>
          <w:rFonts w:ascii="Times New Roman" w:hAnsi="Times New Roman" w:cs="Times New Roman"/>
          <w:sz w:val="24"/>
          <w:szCs w:val="24"/>
        </w:rPr>
        <w:fldChar w:fldCharType="separate"/>
      </w:r>
      <w:r w:rsidR="001B6D59">
        <w:rPr>
          <w:rFonts w:ascii="Times New Roman" w:hAnsi="Times New Roman" w:cs="Times New Roman"/>
          <w:noProof/>
          <w:sz w:val="24"/>
          <w:szCs w:val="24"/>
        </w:rPr>
        <w:t>(Katzman, et al. 2007)</w:t>
      </w:r>
      <w:r w:rsidR="00526F59">
        <w:rPr>
          <w:rFonts w:ascii="Times New Roman" w:hAnsi="Times New Roman" w:cs="Times New Roman"/>
          <w:sz w:val="24"/>
          <w:szCs w:val="24"/>
        </w:rPr>
        <w:fldChar w:fldCharType="end"/>
      </w:r>
      <w:r w:rsidR="00526F59">
        <w:rPr>
          <w:rFonts w:ascii="Times New Roman" w:hAnsi="Times New Roman" w:cs="Times New Roman"/>
          <w:sz w:val="24"/>
          <w:szCs w:val="24"/>
        </w:rPr>
        <w:t xml:space="preserve"> strongly </w:t>
      </w:r>
      <w:r w:rsidR="00232ED1">
        <w:rPr>
          <w:rFonts w:ascii="Times New Roman" w:hAnsi="Times New Roman" w:cs="Times New Roman"/>
          <w:sz w:val="24"/>
          <w:szCs w:val="24"/>
        </w:rPr>
        <w:t xml:space="preserve">reduces </w:t>
      </w:r>
      <w:r w:rsidR="00526F59">
        <w:rPr>
          <w:rFonts w:ascii="Times New Roman" w:hAnsi="Times New Roman" w:cs="Times New Roman"/>
          <w:sz w:val="24"/>
          <w:szCs w:val="24"/>
        </w:rPr>
        <w:t xml:space="preserve">patterns of discordance </w:t>
      </w:r>
      <w:r w:rsidR="006F0055">
        <w:rPr>
          <w:rFonts w:ascii="Times New Roman" w:hAnsi="Times New Roman" w:cs="Times New Roman"/>
          <w:sz w:val="24"/>
          <w:szCs w:val="24"/>
        </w:rPr>
        <w:t xml:space="preserve">through </w:t>
      </w:r>
      <w:r w:rsidR="00526F59">
        <w:rPr>
          <w:rFonts w:ascii="Times New Roman" w:hAnsi="Times New Roman" w:cs="Times New Roman"/>
          <w:sz w:val="24"/>
          <w:szCs w:val="24"/>
        </w:rPr>
        <w:t xml:space="preserve">a persistent local reduction in </w:t>
      </w:r>
      <w:r w:rsidR="00526F59" w:rsidRPr="005B45C4">
        <w:rPr>
          <w:rFonts w:ascii="Times New Roman" w:hAnsi="Times New Roman" w:cs="Times New Roman"/>
          <w:i/>
          <w:iCs/>
          <w:sz w:val="24"/>
          <w:szCs w:val="24"/>
        </w:rPr>
        <w:t>N</w:t>
      </w:r>
      <w:r w:rsidR="00526F59" w:rsidRPr="000E72EA">
        <w:rPr>
          <w:rFonts w:ascii="Times New Roman" w:hAnsi="Times New Roman" w:cs="Times New Roman"/>
          <w:i/>
          <w:iCs/>
          <w:sz w:val="24"/>
          <w:szCs w:val="24"/>
          <w:vertAlign w:val="subscript"/>
        </w:rPr>
        <w:t>e</w:t>
      </w:r>
      <w:r w:rsidR="00526F59">
        <w:rPr>
          <w:rFonts w:ascii="Times New Roman" w:hAnsi="Times New Roman" w:cs="Times New Roman"/>
          <w:sz w:val="24"/>
          <w:szCs w:val="24"/>
        </w:rPr>
        <w:t>.</w:t>
      </w:r>
      <w:r w:rsidR="00526F59" w:rsidRPr="00526F59">
        <w:rPr>
          <w:rFonts w:ascii="Times New Roman" w:hAnsi="Times New Roman" w:cs="Times New Roman"/>
          <w:sz w:val="24"/>
          <w:szCs w:val="24"/>
        </w:rPr>
        <w:t xml:space="preserve"> </w:t>
      </w:r>
      <w:r w:rsidR="0089723E">
        <w:rPr>
          <w:rFonts w:ascii="Times New Roman" w:hAnsi="Times New Roman" w:cs="Times New Roman"/>
          <w:sz w:val="24"/>
          <w:szCs w:val="24"/>
        </w:rPr>
        <w:t xml:space="preserve">In contrast, protein coding genes showed rates of local discordance that were </w:t>
      </w:r>
      <w:proofErr w:type="gramStart"/>
      <w:r w:rsidR="0089723E">
        <w:rPr>
          <w:rFonts w:ascii="Times New Roman" w:hAnsi="Times New Roman" w:cs="Times New Roman"/>
          <w:sz w:val="24"/>
          <w:szCs w:val="24"/>
        </w:rPr>
        <w:t>similar to</w:t>
      </w:r>
      <w:proofErr w:type="gramEnd"/>
      <w:r w:rsidR="0089723E">
        <w:rPr>
          <w:rFonts w:ascii="Times New Roman" w:hAnsi="Times New Roman" w:cs="Times New Roman"/>
          <w:sz w:val="24"/>
          <w:szCs w:val="24"/>
        </w:rPr>
        <w:t xml:space="preserve"> background levels, even when considering genes rapidly evolving due to positive directional selection (Fig. </w:t>
      </w:r>
      <w:del w:id="111" w:author="Thomas, Gregg [2]" w:date="2024-06-13T11:08:00Z" w16du:dateUtc="2024-06-13T15:08:00Z">
        <w:r w:rsidR="0089723E" w:rsidDel="009B506F">
          <w:rPr>
            <w:rFonts w:ascii="Times New Roman" w:hAnsi="Times New Roman" w:cs="Times New Roman"/>
            <w:sz w:val="24"/>
            <w:szCs w:val="24"/>
          </w:rPr>
          <w:delText>5B</w:delText>
        </w:r>
      </w:del>
      <w:ins w:id="112" w:author="Thomas, Gregg [2]" w:date="2024-06-13T11:08:00Z" w16du:dateUtc="2024-06-13T15:08:00Z">
        <w:r w:rsidR="009B506F">
          <w:rPr>
            <w:rFonts w:ascii="Times New Roman" w:hAnsi="Times New Roman" w:cs="Times New Roman"/>
            <w:sz w:val="24"/>
            <w:szCs w:val="24"/>
          </w:rPr>
          <w:t>5A</w:t>
        </w:r>
      </w:ins>
      <w:r w:rsidR="0089723E">
        <w:rPr>
          <w:rFonts w:ascii="Times New Roman" w:hAnsi="Times New Roman" w:cs="Times New Roman"/>
          <w:sz w:val="24"/>
          <w:szCs w:val="24"/>
        </w:rPr>
        <w:t xml:space="preserve">). </w:t>
      </w:r>
      <w:r w:rsidR="006F0055">
        <w:rPr>
          <w:rFonts w:ascii="Times New Roman" w:hAnsi="Times New Roman" w:cs="Times New Roman"/>
          <w:sz w:val="24"/>
          <w:szCs w:val="24"/>
        </w:rPr>
        <w:t>However, b</w:t>
      </w:r>
      <w:r w:rsidR="0089723E">
        <w:rPr>
          <w:rFonts w:ascii="Times New Roman" w:hAnsi="Times New Roman" w:cs="Times New Roman"/>
          <w:sz w:val="24"/>
          <w:szCs w:val="24"/>
        </w:rPr>
        <w:t>oth classes of genes did show less species tree discordance than background</w:t>
      </w:r>
      <w:r w:rsidR="006F0055">
        <w:rPr>
          <w:rFonts w:ascii="Times New Roman" w:hAnsi="Times New Roman" w:cs="Times New Roman"/>
          <w:sz w:val="24"/>
          <w:szCs w:val="24"/>
        </w:rPr>
        <w:t xml:space="preserve"> consistent with previous results </w:t>
      </w:r>
      <w:r w:rsidR="006F0055">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F0055">
        <w:rPr>
          <w:rFonts w:ascii="Times New Roman" w:hAnsi="Times New Roman" w:cs="Times New Roman"/>
          <w:sz w:val="24"/>
          <w:szCs w:val="24"/>
        </w:rPr>
      </w:r>
      <w:r w:rsidR="006F0055">
        <w:rPr>
          <w:rFonts w:ascii="Times New Roman" w:hAnsi="Times New Roman" w:cs="Times New Roman"/>
          <w:sz w:val="24"/>
          <w:szCs w:val="24"/>
        </w:rPr>
        <w:fldChar w:fldCharType="separate"/>
      </w:r>
      <w:r w:rsidR="001B6D59">
        <w:rPr>
          <w:rFonts w:ascii="Times New Roman" w:hAnsi="Times New Roman" w:cs="Times New Roman"/>
          <w:noProof/>
          <w:sz w:val="24"/>
          <w:szCs w:val="24"/>
        </w:rPr>
        <w:t>(Scally, et al. 2012; Rivas-Gonzalez, et al. 2023)</w:t>
      </w:r>
      <w:r w:rsidR="006F0055">
        <w:rPr>
          <w:rFonts w:ascii="Times New Roman" w:hAnsi="Times New Roman" w:cs="Times New Roman"/>
          <w:sz w:val="24"/>
          <w:szCs w:val="24"/>
        </w:rPr>
        <w:fldChar w:fldCharType="end"/>
      </w:r>
      <w:r w:rsidR="006F0055">
        <w:rPr>
          <w:rFonts w:ascii="Times New Roman" w:hAnsi="Times New Roman" w:cs="Times New Roman"/>
          <w:sz w:val="24"/>
          <w:szCs w:val="24"/>
        </w:rPr>
        <w:t>, b</w:t>
      </w:r>
      <w:r w:rsidR="0089723E">
        <w:rPr>
          <w:rFonts w:ascii="Times New Roman" w:hAnsi="Times New Roman" w:cs="Times New Roman"/>
          <w:sz w:val="24"/>
          <w:szCs w:val="24"/>
        </w:rPr>
        <w:t>ut this effect was much weaker than</w:t>
      </w:r>
      <w:r w:rsidR="006F0055">
        <w:rPr>
          <w:rFonts w:ascii="Times New Roman" w:hAnsi="Times New Roman" w:cs="Times New Roman"/>
          <w:sz w:val="24"/>
          <w:szCs w:val="24"/>
        </w:rPr>
        <w:t xml:space="preserve"> as</w:t>
      </w:r>
      <w:r w:rsidR="0089723E">
        <w:rPr>
          <w:rFonts w:ascii="Times New Roman" w:hAnsi="Times New Roman" w:cs="Times New Roman"/>
          <w:sz w:val="24"/>
          <w:szCs w:val="24"/>
        </w:rPr>
        <w:t xml:space="preserve"> observed at UCEs</w:t>
      </w:r>
      <w:r w:rsidR="006F0055">
        <w:rPr>
          <w:rFonts w:ascii="Times New Roman" w:hAnsi="Times New Roman" w:cs="Times New Roman"/>
          <w:sz w:val="24"/>
          <w:szCs w:val="24"/>
        </w:rPr>
        <w:t xml:space="preserve"> (Fig. </w:t>
      </w:r>
      <w:del w:id="113" w:author="Thomas, Gregg [2]" w:date="2024-06-13T11:08:00Z" w16du:dateUtc="2024-06-13T15:08:00Z">
        <w:r w:rsidR="006F0055" w:rsidDel="009B506F">
          <w:rPr>
            <w:rFonts w:ascii="Times New Roman" w:hAnsi="Times New Roman" w:cs="Times New Roman"/>
            <w:sz w:val="24"/>
            <w:szCs w:val="24"/>
          </w:rPr>
          <w:delText>5C</w:delText>
        </w:r>
      </w:del>
      <w:ins w:id="114" w:author="Thomas, Gregg [2]" w:date="2024-06-13T11:08:00Z" w16du:dateUtc="2024-06-13T15:08:00Z">
        <w:r w:rsidR="009B506F">
          <w:rPr>
            <w:rFonts w:ascii="Times New Roman" w:hAnsi="Times New Roman" w:cs="Times New Roman"/>
            <w:sz w:val="24"/>
            <w:szCs w:val="24"/>
          </w:rPr>
          <w:t>5B</w:t>
        </w:r>
      </w:ins>
      <w:r w:rsidR="006F0055">
        <w:rPr>
          <w:rFonts w:ascii="Times New Roman" w:hAnsi="Times New Roman" w:cs="Times New Roman"/>
          <w:sz w:val="24"/>
          <w:szCs w:val="24"/>
        </w:rPr>
        <w:t>)</w:t>
      </w:r>
      <w:r w:rsidR="0089723E">
        <w:rPr>
          <w:rFonts w:ascii="Times New Roman" w:hAnsi="Times New Roman" w:cs="Times New Roman"/>
          <w:sz w:val="24"/>
          <w:szCs w:val="24"/>
        </w:rPr>
        <w:t xml:space="preserve">. </w:t>
      </w:r>
      <w:r w:rsidR="006F0055">
        <w:rPr>
          <w:rFonts w:ascii="Times New Roman" w:hAnsi="Times New Roman" w:cs="Times New Roman"/>
          <w:sz w:val="24"/>
          <w:szCs w:val="24"/>
        </w:rPr>
        <w:t xml:space="preserve">Collectively, these </w:t>
      </w:r>
      <w:r w:rsidR="0089723E">
        <w:rPr>
          <w:rFonts w:ascii="Times New Roman" w:hAnsi="Times New Roman" w:cs="Times New Roman"/>
          <w:sz w:val="24"/>
          <w:szCs w:val="24"/>
        </w:rPr>
        <w:t xml:space="preserve">data suggest that </w:t>
      </w:r>
      <w:r w:rsidR="006F0055">
        <w:rPr>
          <w:rFonts w:ascii="Times New Roman" w:hAnsi="Times New Roman" w:cs="Times New Roman"/>
          <w:sz w:val="24"/>
          <w:szCs w:val="24"/>
        </w:rPr>
        <w:t xml:space="preserve">the frequency and strength of </w:t>
      </w:r>
      <w:r w:rsidR="0089723E">
        <w:rPr>
          <w:rFonts w:ascii="Times New Roman" w:hAnsi="Times New Roman" w:cs="Times New Roman"/>
          <w:sz w:val="24"/>
          <w:szCs w:val="24"/>
        </w:rPr>
        <w:t>selection</w:t>
      </w:r>
      <w:r w:rsidR="006F0055">
        <w:rPr>
          <w:rFonts w:ascii="Times New Roman" w:hAnsi="Times New Roman" w:cs="Times New Roman"/>
          <w:sz w:val="24"/>
          <w:szCs w:val="24"/>
        </w:rPr>
        <w:t xml:space="preserve"> plays an</w:t>
      </w:r>
      <w:r w:rsidR="0089723E">
        <w:rPr>
          <w:rFonts w:ascii="Times New Roman" w:hAnsi="Times New Roman" w:cs="Times New Roman"/>
          <w:sz w:val="24"/>
          <w:szCs w:val="24"/>
        </w:rPr>
        <w:t xml:space="preserve"> important </w:t>
      </w:r>
      <w:r w:rsidR="006F0055">
        <w:rPr>
          <w:rFonts w:ascii="Times New Roman" w:hAnsi="Times New Roman" w:cs="Times New Roman"/>
          <w:sz w:val="24"/>
          <w:szCs w:val="24"/>
        </w:rPr>
        <w:t xml:space="preserve">role </w:t>
      </w:r>
      <w:r w:rsidR="0089723E">
        <w:rPr>
          <w:rFonts w:ascii="Times New Roman" w:hAnsi="Times New Roman" w:cs="Times New Roman"/>
          <w:sz w:val="24"/>
          <w:szCs w:val="24"/>
        </w:rPr>
        <w:t xml:space="preserve">in structuring </w:t>
      </w:r>
      <w:r w:rsidR="006F0055">
        <w:rPr>
          <w:rFonts w:ascii="Times New Roman" w:hAnsi="Times New Roman" w:cs="Times New Roman"/>
          <w:sz w:val="24"/>
          <w:szCs w:val="24"/>
        </w:rPr>
        <w:t xml:space="preserve">patterns of </w:t>
      </w:r>
      <w:r w:rsidR="0089723E">
        <w:rPr>
          <w:rFonts w:ascii="Times New Roman" w:hAnsi="Times New Roman" w:cs="Times New Roman"/>
          <w:sz w:val="24"/>
          <w:szCs w:val="24"/>
        </w:rPr>
        <w:t>incomplete lineage sorting</w:t>
      </w:r>
      <w:r w:rsidR="006F0055">
        <w:rPr>
          <w:rFonts w:ascii="Times New Roman" w:hAnsi="Times New Roman" w:cs="Times New Roman"/>
          <w:sz w:val="24"/>
          <w:szCs w:val="24"/>
        </w:rPr>
        <w:t xml:space="preserve"> across the genome over deeper evolutionary timescales</w:t>
      </w:r>
      <w:r w:rsidR="0089723E">
        <w:rPr>
          <w:rFonts w:ascii="Times New Roman" w:hAnsi="Times New Roman" w:cs="Times New Roman"/>
          <w:sz w:val="24"/>
          <w:szCs w:val="24"/>
        </w:rPr>
        <w:t xml:space="preserve">. </w:t>
      </w:r>
    </w:p>
    <w:p w14:paraId="3FD9A6D4" w14:textId="45779000" w:rsidR="00232ED1" w:rsidRDefault="00526F59" w:rsidP="00F53A37">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One practical consequence of this is that phylogenetic inferences based on UCE markers would seem less prone to discordance and may provide cleaner estimates of species tree history than randomly chosen </w:t>
      </w:r>
      <w:r w:rsidR="006F0055">
        <w:rPr>
          <w:rFonts w:ascii="Times New Roman" w:hAnsi="Times New Roman" w:cs="Times New Roman"/>
          <w:sz w:val="24"/>
          <w:szCs w:val="24"/>
        </w:rPr>
        <w:t xml:space="preserve">or protein-coding </w:t>
      </w:r>
      <w:r>
        <w:rPr>
          <w:rFonts w:ascii="Times New Roman" w:hAnsi="Times New Roman" w:cs="Times New Roman"/>
          <w:sz w:val="24"/>
          <w:szCs w:val="24"/>
        </w:rPr>
        <w:t>regions. Indeed, windows centered on UCEs have a higher degree of similarity to the species tree than other genomic features (i.e., 17% concordance with the species tree, versus 13% genome-wide or 15% for protein</w:t>
      </w:r>
      <w:r w:rsidR="00AB65E3">
        <w:rPr>
          <w:rFonts w:ascii="Times New Roman" w:hAnsi="Times New Roman" w:cs="Times New Roman"/>
          <w:sz w:val="24"/>
          <w:szCs w:val="24"/>
        </w:rPr>
        <w:t>-</w:t>
      </w:r>
      <w:r>
        <w:rPr>
          <w:rFonts w:ascii="Times New Roman" w:hAnsi="Times New Roman" w:cs="Times New Roman"/>
          <w:sz w:val="24"/>
          <w:szCs w:val="24"/>
        </w:rPr>
        <w:t>coding genes). However, it is worth noting that UCEs are also more likely to provide a potentially misleading underestimate</w:t>
      </w:r>
      <w:r w:rsidR="00751B61">
        <w:rPr>
          <w:rFonts w:ascii="Times New Roman" w:hAnsi="Times New Roman" w:cs="Times New Roman"/>
          <w:sz w:val="24"/>
          <w:szCs w:val="24"/>
        </w:rPr>
        <w:t xml:space="preserve"> of</w:t>
      </w:r>
      <w:r>
        <w:rPr>
          <w:rFonts w:ascii="Times New Roman" w:hAnsi="Times New Roman" w:cs="Times New Roman"/>
          <w:sz w:val="24"/>
          <w:szCs w:val="24"/>
        </w:rPr>
        <w:t xml:space="preserve"> genome-wide levels </w:t>
      </w:r>
      <w:r w:rsidR="00AB65E3">
        <w:rPr>
          <w:rFonts w:ascii="Times New Roman" w:hAnsi="Times New Roman" w:cs="Times New Roman"/>
          <w:sz w:val="24"/>
          <w:szCs w:val="24"/>
        </w:rPr>
        <w:t xml:space="preserve">of </w:t>
      </w:r>
      <w:r>
        <w:rPr>
          <w:rFonts w:ascii="Times New Roman" w:hAnsi="Times New Roman" w:cs="Times New Roman"/>
          <w:sz w:val="24"/>
          <w:szCs w:val="24"/>
        </w:rPr>
        <w:t xml:space="preserve">discordance. Given this relationship, </w:t>
      </w:r>
      <w:r w:rsidR="00F53A37">
        <w:rPr>
          <w:rFonts w:ascii="Times New Roman" w:hAnsi="Times New Roman" w:cs="Times New Roman"/>
          <w:sz w:val="24"/>
          <w:szCs w:val="24"/>
        </w:rPr>
        <w:t xml:space="preserve">species tree </w:t>
      </w:r>
      <w:r>
        <w:rPr>
          <w:rFonts w:ascii="Times New Roman" w:hAnsi="Times New Roman" w:cs="Times New Roman"/>
          <w:sz w:val="24"/>
          <w:szCs w:val="24"/>
        </w:rPr>
        <w:t xml:space="preserve">inferences based on UCEs </w:t>
      </w:r>
      <w:r w:rsidR="00A2583D">
        <w:rPr>
          <w:rFonts w:ascii="Times New Roman" w:hAnsi="Times New Roman" w:cs="Times New Roman"/>
          <w:sz w:val="24"/>
          <w:szCs w:val="24"/>
        </w:rPr>
        <w:t xml:space="preserve">should likely </w:t>
      </w:r>
      <w:r>
        <w:rPr>
          <w:rFonts w:ascii="Times New Roman" w:hAnsi="Times New Roman" w:cs="Times New Roman"/>
          <w:sz w:val="24"/>
          <w:szCs w:val="24"/>
        </w:rPr>
        <w:t xml:space="preserve">not, for example, be extended to related </w:t>
      </w:r>
      <w:r w:rsidR="00A2583D">
        <w:rPr>
          <w:rFonts w:ascii="Times New Roman" w:hAnsi="Times New Roman" w:cs="Times New Roman"/>
          <w:sz w:val="24"/>
          <w:szCs w:val="24"/>
        </w:rPr>
        <w:t xml:space="preserve">population </w:t>
      </w:r>
      <w:r>
        <w:rPr>
          <w:rFonts w:ascii="Times New Roman" w:hAnsi="Times New Roman" w:cs="Times New Roman"/>
          <w:sz w:val="24"/>
          <w:szCs w:val="24"/>
        </w:rPr>
        <w:t>genetic parameters of interest (</w:t>
      </w:r>
      <w:r w:rsidRPr="00702AD3">
        <w:rPr>
          <w:rFonts w:ascii="Times New Roman" w:hAnsi="Times New Roman" w:cs="Times New Roman"/>
          <w:i/>
          <w:iCs/>
          <w:sz w:val="24"/>
          <w:szCs w:val="24"/>
        </w:rPr>
        <w:t>e.g.</w:t>
      </w:r>
      <w:r>
        <w:rPr>
          <w:rFonts w:ascii="Times New Roman" w:hAnsi="Times New Roman" w:cs="Times New Roman"/>
          <w:sz w:val="24"/>
          <w:szCs w:val="24"/>
        </w:rPr>
        <w:t>, ancestral population sizes</w:t>
      </w:r>
      <w:r w:rsidR="00A2583D">
        <w:rPr>
          <w:rFonts w:ascii="Times New Roman" w:hAnsi="Times New Roman" w:cs="Times New Roman"/>
          <w:sz w:val="24"/>
          <w:szCs w:val="24"/>
        </w:rPr>
        <w:t>, estimates population genetic diversity</w:t>
      </w:r>
      <w:r>
        <w:rPr>
          <w:rFonts w:ascii="Times New Roman" w:hAnsi="Times New Roman" w:cs="Times New Roman"/>
          <w:sz w:val="24"/>
          <w:szCs w:val="24"/>
        </w:rPr>
        <w:t xml:space="preserve">), </w:t>
      </w:r>
      <w:r w:rsidR="00F53A37">
        <w:rPr>
          <w:rFonts w:ascii="Times New Roman" w:hAnsi="Times New Roman" w:cs="Times New Roman"/>
          <w:sz w:val="24"/>
          <w:szCs w:val="24"/>
        </w:rPr>
        <w:t xml:space="preserve">and could mislead the reconstruction of trait evolution across phylogenies </w:t>
      </w:r>
      <w:r w:rsidR="00F53A3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53A37">
        <w:rPr>
          <w:rFonts w:ascii="Times New Roman" w:hAnsi="Times New Roman" w:cs="Times New Roman"/>
          <w:sz w:val="24"/>
          <w:szCs w:val="24"/>
        </w:rPr>
      </w:r>
      <w:r w:rsidR="00F53A3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F53A37">
        <w:rPr>
          <w:rFonts w:ascii="Times New Roman" w:hAnsi="Times New Roman" w:cs="Times New Roman"/>
          <w:sz w:val="24"/>
          <w:szCs w:val="24"/>
        </w:rPr>
        <w:fldChar w:fldCharType="end"/>
      </w:r>
      <w:r w:rsidR="00F53A37">
        <w:rPr>
          <w:rFonts w:ascii="Times New Roman" w:hAnsi="Times New Roman" w:cs="Times New Roman"/>
          <w:sz w:val="24"/>
          <w:szCs w:val="24"/>
        </w:rPr>
        <w:t xml:space="preserve">. Finally, </w:t>
      </w:r>
      <w:r>
        <w:rPr>
          <w:rFonts w:ascii="Times New Roman" w:hAnsi="Times New Roman" w:cs="Times New Roman"/>
          <w:sz w:val="24"/>
          <w:szCs w:val="24"/>
        </w:rPr>
        <w:t xml:space="preserve">despite the relative ease of generating </w:t>
      </w:r>
      <w:r>
        <w:rPr>
          <w:rFonts w:ascii="Times New Roman" w:hAnsi="Times New Roman" w:cs="Times New Roman"/>
          <w:sz w:val="24"/>
          <w:szCs w:val="24"/>
        </w:rPr>
        <w:lastRenderedPageBreak/>
        <w:t xml:space="preserve">UCE data, such markers are </w:t>
      </w:r>
      <w:r w:rsidR="00500045">
        <w:rPr>
          <w:rFonts w:ascii="Times New Roman" w:hAnsi="Times New Roman" w:cs="Times New Roman"/>
          <w:sz w:val="24"/>
          <w:szCs w:val="24"/>
        </w:rPr>
        <w:t xml:space="preserve">likely </w:t>
      </w:r>
      <w:r>
        <w:rPr>
          <w:rFonts w:ascii="Times New Roman" w:hAnsi="Times New Roman" w:cs="Times New Roman"/>
          <w:sz w:val="24"/>
          <w:szCs w:val="24"/>
        </w:rPr>
        <w:t>not suitable for genetic inferences within populations</w:t>
      </w:r>
      <w:r w:rsidR="002D4BD4">
        <w:rPr>
          <w:rFonts w:ascii="Times New Roman" w:hAnsi="Times New Roman" w:cs="Times New Roman"/>
          <w:sz w:val="24"/>
          <w:szCs w:val="24"/>
        </w:rPr>
        <w:t xml:space="preserve"> given the pervasive effects of linked selection</w:t>
      </w:r>
      <w:r>
        <w:rPr>
          <w:rFonts w:ascii="Times New Roman" w:hAnsi="Times New Roman" w:cs="Times New Roman"/>
          <w:sz w:val="24"/>
          <w:szCs w:val="24"/>
        </w:rPr>
        <w:t>.</w:t>
      </w:r>
      <w:r w:rsidR="003106CE">
        <w:rPr>
          <w:rFonts w:ascii="Times New Roman" w:hAnsi="Times New Roman" w:cs="Times New Roman"/>
          <w:sz w:val="24"/>
          <w:szCs w:val="24"/>
        </w:rPr>
        <w:t xml:space="preserve"> </w:t>
      </w:r>
    </w:p>
    <w:p w14:paraId="7DCBCF65" w14:textId="77777777" w:rsidR="00355078" w:rsidRDefault="00355078" w:rsidP="005E7C10">
      <w:pPr>
        <w:spacing w:after="0"/>
        <w:jc w:val="both"/>
        <w:rPr>
          <w:rFonts w:ascii="Times New Roman" w:hAnsi="Times New Roman" w:cs="Times New Roman"/>
          <w:sz w:val="24"/>
          <w:szCs w:val="24"/>
        </w:rPr>
      </w:pPr>
    </w:p>
    <w:p w14:paraId="7E28C791" w14:textId="015DCD17" w:rsidR="005B45C4" w:rsidRPr="00C75391" w:rsidRDefault="0073640B" w:rsidP="00C75391">
      <w:pPr>
        <w:pStyle w:val="Heading2"/>
      </w:pPr>
      <w:r w:rsidRPr="005B45C4">
        <w:t>Discordance</w:t>
      </w:r>
      <w:r w:rsidR="00355078" w:rsidRPr="005B45C4">
        <w:t xml:space="preserve"> and Molecular Evolution</w:t>
      </w:r>
    </w:p>
    <w:p w14:paraId="12DA19A5" w14:textId="05F39288" w:rsidR="006C1351" w:rsidRDefault="005725C6"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W</w:t>
      </w:r>
      <w:r w:rsidR="0002598C" w:rsidRPr="00031896">
        <w:rPr>
          <w:rFonts w:ascii="Times New Roman" w:hAnsi="Times New Roman" w:cs="Times New Roman"/>
          <w:sz w:val="24"/>
          <w:szCs w:val="24"/>
        </w:rPr>
        <w:t xml:space="preserve">e </w:t>
      </w:r>
      <w:r w:rsidRPr="00031896">
        <w:rPr>
          <w:rFonts w:ascii="Times New Roman" w:hAnsi="Times New Roman" w:cs="Times New Roman"/>
          <w:sz w:val="24"/>
          <w:szCs w:val="24"/>
        </w:rPr>
        <w:t xml:space="preserve">also </w:t>
      </w:r>
      <w:r w:rsidR="006C1351">
        <w:rPr>
          <w:rFonts w:ascii="Times New Roman" w:hAnsi="Times New Roman" w:cs="Times New Roman"/>
          <w:sz w:val="24"/>
          <w:szCs w:val="24"/>
        </w:rPr>
        <w:t>found</w:t>
      </w:r>
      <w:r w:rsidR="006C1351" w:rsidRPr="00031896">
        <w:rPr>
          <w:rFonts w:ascii="Times New Roman" w:hAnsi="Times New Roman" w:cs="Times New Roman"/>
          <w:sz w:val="24"/>
          <w:szCs w:val="24"/>
        </w:rPr>
        <w:t xml:space="preserve"> </w:t>
      </w:r>
      <w:r w:rsidR="0002598C" w:rsidRPr="00031896">
        <w:rPr>
          <w:rFonts w:ascii="Times New Roman" w:hAnsi="Times New Roman" w:cs="Times New Roman"/>
          <w:sz w:val="24"/>
          <w:szCs w:val="24"/>
        </w:rPr>
        <w:t>that</w:t>
      </w:r>
      <w:r w:rsidR="00D40C88">
        <w:rPr>
          <w:rFonts w:ascii="Times New Roman" w:hAnsi="Times New Roman" w:cs="Times New Roman"/>
          <w:sz w:val="24"/>
          <w:szCs w:val="24"/>
        </w:rPr>
        <w:t xml:space="preserve"> the</w:t>
      </w:r>
      <w:r w:rsidR="0002598C" w:rsidRPr="00031896">
        <w:rPr>
          <w:rFonts w:ascii="Times New Roman" w:hAnsi="Times New Roman" w:cs="Times New Roman"/>
          <w:sz w:val="24"/>
          <w:szCs w:val="24"/>
        </w:rPr>
        <w:t xml:space="preserve"> choice of tree topology </w:t>
      </w:r>
      <w:r w:rsidR="00317E4A" w:rsidRPr="00031896">
        <w:rPr>
          <w:rFonts w:ascii="Times New Roman" w:hAnsi="Times New Roman" w:cs="Times New Roman"/>
          <w:sz w:val="24"/>
          <w:szCs w:val="24"/>
        </w:rPr>
        <w:t>drastically</w:t>
      </w:r>
      <w:r w:rsidR="0002598C" w:rsidRPr="00031896">
        <w:rPr>
          <w:rFonts w:ascii="Times New Roman" w:hAnsi="Times New Roman" w:cs="Times New Roman"/>
          <w:sz w:val="24"/>
          <w:szCs w:val="24"/>
        </w:rPr>
        <w:t xml:space="preserve"> </w:t>
      </w:r>
      <w:r w:rsidR="00D40C88">
        <w:rPr>
          <w:rFonts w:ascii="Times New Roman" w:hAnsi="Times New Roman" w:cs="Times New Roman"/>
          <w:sz w:val="24"/>
          <w:szCs w:val="24"/>
        </w:rPr>
        <w:t>a</w:t>
      </w:r>
      <w:r w:rsidR="0002598C" w:rsidRPr="00031896">
        <w:rPr>
          <w:rFonts w:ascii="Times New Roman" w:hAnsi="Times New Roman" w:cs="Times New Roman"/>
          <w:sz w:val="24"/>
          <w:szCs w:val="24"/>
        </w:rPr>
        <w:t xml:space="preserve">ffects the results from various common tests for positive selection. </w:t>
      </w:r>
      <w:r w:rsidR="00B246A2">
        <w:rPr>
          <w:rFonts w:ascii="Times New Roman" w:hAnsi="Times New Roman" w:cs="Times New Roman"/>
          <w:sz w:val="24"/>
          <w:szCs w:val="24"/>
        </w:rPr>
        <w:t>Previous studies have used simulations to show</w:t>
      </w:r>
      <w:r w:rsidR="0002598C" w:rsidRPr="00031896">
        <w:rPr>
          <w:rFonts w:ascii="Times New Roman" w:hAnsi="Times New Roman" w:cs="Times New Roman"/>
          <w:sz w:val="24"/>
          <w:szCs w:val="24"/>
        </w:rPr>
        <w:t xml:space="preserve"> that tree misspecification can lead to </w:t>
      </w:r>
      <w:r w:rsidR="002B29C5">
        <w:rPr>
          <w:rFonts w:ascii="Times New Roman" w:hAnsi="Times New Roman" w:cs="Times New Roman"/>
          <w:sz w:val="24"/>
          <w:szCs w:val="24"/>
        </w:rPr>
        <w:t>incorrect</w:t>
      </w:r>
      <w:r w:rsidR="006C1351">
        <w:rPr>
          <w:rFonts w:ascii="Times New Roman" w:hAnsi="Times New Roman" w:cs="Times New Roman"/>
          <w:sz w:val="24"/>
          <w:szCs w:val="24"/>
        </w:rPr>
        <w:t xml:space="preserve"> placement </w:t>
      </w:r>
      <w:r w:rsidR="0002598C" w:rsidRPr="00031896">
        <w:rPr>
          <w:rFonts w:ascii="Times New Roman" w:hAnsi="Times New Roman" w:cs="Times New Roman"/>
          <w:sz w:val="24"/>
          <w:szCs w:val="24"/>
        </w:rPr>
        <w:t xml:space="preserve">of substitutions on </w:t>
      </w:r>
      <w:r w:rsidR="006C1351">
        <w:rPr>
          <w:rFonts w:ascii="Times New Roman" w:hAnsi="Times New Roman" w:cs="Times New Roman"/>
          <w:sz w:val="24"/>
          <w:szCs w:val="24"/>
        </w:rPr>
        <w:t>branches</w:t>
      </w:r>
      <w:r w:rsidR="00162F74">
        <w:rPr>
          <w:rFonts w:ascii="Times New Roman" w:hAnsi="Times New Roman" w:cs="Times New Roman"/>
          <w:sz w:val="24"/>
          <w:szCs w:val="24"/>
        </w:rPr>
        <w:t>, possibly leading to spurious results for tests of positive directional selection</w:t>
      </w:r>
      <w:r w:rsidR="00B246A2">
        <w:rPr>
          <w:rFonts w:ascii="Times New Roman" w:hAnsi="Times New Roman" w:cs="Times New Roman"/>
          <w:sz w:val="24"/>
          <w:szCs w:val="24"/>
        </w:rPr>
        <w:t xml:space="preserve"> within empirical datasets</w:t>
      </w:r>
      <w:r w:rsidR="006D0342">
        <w:rPr>
          <w:rFonts w:ascii="Times New Roman" w:hAnsi="Times New Roman" w:cs="Times New Roman"/>
          <w:sz w:val="24"/>
          <w:szCs w:val="24"/>
        </w:rPr>
        <w:t xml:space="preserve"> </w:t>
      </w:r>
      <w:r w:rsidR="006D0342">
        <w:rPr>
          <w:rFonts w:ascii="Times New Roman" w:hAnsi="Times New Roman" w:cs="Times New Roman"/>
          <w:sz w:val="24"/>
          <w:szCs w:val="24"/>
        </w:rPr>
        <w:fldChar w:fldCharType="begin"/>
      </w:r>
      <w:r w:rsidR="00372B94">
        <w:rPr>
          <w:rFonts w:ascii="Times New Roman" w:hAnsi="Times New Roman" w:cs="Times New Roman"/>
          <w:sz w:val="24"/>
          <w:szCs w:val="24"/>
        </w:rPr>
        <w:instrText xml:space="preserve"> ADDIN EN.CITE &lt;EndNote&gt;&lt;Cite&gt;&lt;Author&gt;Mendes&lt;/Author&gt;&lt;Year&gt;2016&lt;/Year&gt;&lt;RecNum&gt;1&lt;/RecNum&gt;&lt;DisplayText&gt;(Mendes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6D0342">
        <w:rPr>
          <w:rFonts w:ascii="Times New Roman" w:hAnsi="Times New Roman" w:cs="Times New Roman"/>
          <w:sz w:val="24"/>
          <w:szCs w:val="24"/>
        </w:rPr>
        <w:fldChar w:fldCharType="separate"/>
      </w:r>
      <w:r w:rsidR="00372B94">
        <w:rPr>
          <w:rFonts w:ascii="Times New Roman" w:hAnsi="Times New Roman" w:cs="Times New Roman"/>
          <w:noProof/>
          <w:sz w:val="24"/>
          <w:szCs w:val="24"/>
        </w:rPr>
        <w:t>(Mendes and Hahn 2016)</w:t>
      </w:r>
      <w:r w:rsidR="006D0342">
        <w:rPr>
          <w:rFonts w:ascii="Times New Roman" w:hAnsi="Times New Roman" w:cs="Times New Roman"/>
          <w:sz w:val="24"/>
          <w:szCs w:val="24"/>
        </w:rPr>
        <w:fldChar w:fldCharType="end"/>
      </w:r>
      <w:r w:rsidR="00162F74">
        <w:rPr>
          <w:rFonts w:ascii="Times New Roman" w:hAnsi="Times New Roman" w:cs="Times New Roman"/>
          <w:sz w:val="24"/>
          <w:szCs w:val="24"/>
        </w:rPr>
        <w:t>.</w:t>
      </w:r>
      <w:r w:rsidR="00987135" w:rsidRPr="00031896">
        <w:rPr>
          <w:rFonts w:ascii="Times New Roman" w:hAnsi="Times New Roman" w:cs="Times New Roman"/>
          <w:sz w:val="24"/>
          <w:szCs w:val="24"/>
        </w:rPr>
        <w:t xml:space="preserve"> </w:t>
      </w:r>
      <w:r w:rsidR="00162F74">
        <w:rPr>
          <w:rFonts w:ascii="Times New Roman" w:hAnsi="Times New Roman" w:cs="Times New Roman"/>
          <w:sz w:val="24"/>
          <w:szCs w:val="24"/>
        </w:rPr>
        <w:t>Here</w:t>
      </w:r>
      <w:r w:rsidR="00D40C88">
        <w:rPr>
          <w:rFonts w:ascii="Times New Roman" w:hAnsi="Times New Roman" w:cs="Times New Roman"/>
          <w:sz w:val="24"/>
          <w:szCs w:val="24"/>
        </w:rPr>
        <w:t>,</w:t>
      </w:r>
      <w:r w:rsidR="00987135" w:rsidRPr="00031896">
        <w:rPr>
          <w:rFonts w:ascii="Times New Roman" w:hAnsi="Times New Roman" w:cs="Times New Roman"/>
          <w:sz w:val="24"/>
          <w:szCs w:val="24"/>
        </w:rPr>
        <w:t xml:space="preserve"> we </w:t>
      </w:r>
      <w:r w:rsidR="00B246A2">
        <w:rPr>
          <w:rFonts w:ascii="Times New Roman" w:hAnsi="Times New Roman" w:cs="Times New Roman"/>
          <w:sz w:val="24"/>
          <w:szCs w:val="24"/>
        </w:rPr>
        <w:t xml:space="preserve">use empirical data in mice to </w:t>
      </w:r>
      <w:r w:rsidR="00987135" w:rsidRPr="00031896">
        <w:rPr>
          <w:rFonts w:ascii="Times New Roman" w:hAnsi="Times New Roman" w:cs="Times New Roman"/>
          <w:sz w:val="24"/>
          <w:szCs w:val="24"/>
        </w:rPr>
        <w:t>show that th</w:t>
      </w:r>
      <w:r w:rsidR="00CF2211">
        <w:rPr>
          <w:rFonts w:ascii="Times New Roman" w:hAnsi="Times New Roman" w:cs="Times New Roman"/>
          <w:sz w:val="24"/>
          <w:szCs w:val="24"/>
        </w:rPr>
        <w:t>ese errors</w:t>
      </w:r>
      <w:r w:rsidR="00987135"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result in </w:t>
      </w:r>
      <w:r w:rsidR="00162F74">
        <w:rPr>
          <w:rFonts w:ascii="Times New Roman" w:hAnsi="Times New Roman" w:cs="Times New Roman"/>
          <w:sz w:val="24"/>
          <w:szCs w:val="24"/>
        </w:rPr>
        <w:t>false positive (detected signal for selection only when using the gene tree) and false negative results (detected signal for selection only when using the species tree)</w:t>
      </w:r>
      <w:r w:rsidR="00D052F4" w:rsidRPr="00031896">
        <w:rPr>
          <w:rFonts w:ascii="Times New Roman" w:hAnsi="Times New Roman" w:cs="Times New Roman"/>
          <w:sz w:val="24"/>
          <w:szCs w:val="24"/>
        </w:rPr>
        <w:t xml:space="preserve">. </w:t>
      </w:r>
    </w:p>
    <w:p w14:paraId="6749C450" w14:textId="7774FC7C" w:rsidR="0002598C" w:rsidRDefault="00D052F4" w:rsidP="00A55B52">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 xml:space="preserve">For each of three selection tests run,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and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and PAML’s M1a vs. M2a</w:t>
      </w:r>
      <w:r w:rsidR="00476B5A">
        <w:rPr>
          <w:rFonts w:ascii="Times New Roman" w:hAnsi="Times New Roman" w:cs="Times New Roman"/>
          <w:sz w:val="24"/>
          <w:szCs w:val="24"/>
        </w:rPr>
        <w:t xml:space="preserve"> </w:t>
      </w:r>
      <w:r w:rsidRPr="00031896">
        <w:rPr>
          <w:rFonts w:ascii="Times New Roman" w:hAnsi="Times New Roman" w:cs="Times New Roman"/>
          <w:sz w:val="24"/>
          <w:szCs w:val="24"/>
        </w:rPr>
        <w:t>some genes showed evidence of positive selection whether the species tree or gene tree was used</w:t>
      </w:r>
      <w:r w:rsidR="00AF67FD">
        <w:rPr>
          <w:rFonts w:ascii="Times New Roman" w:hAnsi="Times New Roman" w:cs="Times New Roman"/>
          <w:sz w:val="24"/>
          <w:szCs w:val="24"/>
        </w:rPr>
        <w:t xml:space="preserve"> while many other genes had signatures of positive selection restricted only to a single tree</w:t>
      </w:r>
      <w:r w:rsidRPr="00031896">
        <w:rPr>
          <w:rFonts w:ascii="Times New Roman" w:hAnsi="Times New Roman" w:cs="Times New Roman"/>
          <w:sz w:val="24"/>
          <w:szCs w:val="24"/>
        </w:rPr>
        <w:t>. The genes unique to the type of tree used were often discordant with the species tree</w:t>
      </w:r>
      <w:r w:rsidR="00D40C88">
        <w:rPr>
          <w:rFonts w:ascii="Times New Roman" w:hAnsi="Times New Roman" w:cs="Times New Roman"/>
          <w:sz w:val="24"/>
          <w:szCs w:val="24"/>
        </w:rPr>
        <w:t xml:space="preserve">. In contrast, </w:t>
      </w:r>
      <w:r w:rsidRPr="00031896">
        <w:rPr>
          <w:rFonts w:ascii="Times New Roman" w:hAnsi="Times New Roman" w:cs="Times New Roman"/>
          <w:sz w:val="24"/>
          <w:szCs w:val="24"/>
        </w:rPr>
        <w:t>the genes that showed evidence of positive selection regardless of tree had levels of discordance comparable to all genes (85%, Fig</w:t>
      </w:r>
      <w:r w:rsidR="00702AD3">
        <w:rPr>
          <w:rFonts w:ascii="Times New Roman" w:hAnsi="Times New Roman" w:cs="Times New Roman"/>
          <w:sz w:val="24"/>
          <w:szCs w:val="24"/>
        </w:rPr>
        <w:t>.</w:t>
      </w:r>
      <w:r w:rsidRPr="00031896">
        <w:rPr>
          <w:rFonts w:ascii="Times New Roman" w:hAnsi="Times New Roman" w:cs="Times New Roman"/>
          <w:sz w:val="24"/>
          <w:szCs w:val="24"/>
        </w:rPr>
        <w:t xml:space="preserve"> 6, numbers in parentheses). This </w:t>
      </w:r>
      <w:r w:rsidR="00580E1E">
        <w:rPr>
          <w:rFonts w:ascii="Times New Roman" w:hAnsi="Times New Roman" w:cs="Times New Roman"/>
          <w:sz w:val="24"/>
          <w:szCs w:val="24"/>
        </w:rPr>
        <w:t>suggests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that mis-mapping substitutions by supplying these tests with the wrong tree (</w:t>
      </w:r>
      <w:r w:rsidRPr="005B45C4">
        <w:rPr>
          <w:rFonts w:ascii="Times New Roman" w:hAnsi="Times New Roman" w:cs="Times New Roman"/>
          <w:i/>
          <w:iCs/>
          <w:sz w:val="24"/>
          <w:szCs w:val="24"/>
        </w:rPr>
        <w:t>i.e.</w:t>
      </w:r>
      <w:r w:rsidR="00C15749">
        <w:rPr>
          <w:rFonts w:ascii="Times New Roman" w:hAnsi="Times New Roman" w:cs="Times New Roman"/>
          <w:sz w:val="24"/>
          <w:szCs w:val="24"/>
        </w:rPr>
        <w:t>,</w:t>
      </w:r>
      <w:r w:rsidRPr="00031896">
        <w:rPr>
          <w:rFonts w:ascii="Times New Roman" w:hAnsi="Times New Roman" w:cs="Times New Roman"/>
          <w:sz w:val="24"/>
          <w:szCs w:val="24"/>
        </w:rPr>
        <w:t xml:space="preserve"> the </w:t>
      </w:r>
      <w:r w:rsidR="00580E1E">
        <w:rPr>
          <w:rFonts w:ascii="Times New Roman" w:hAnsi="Times New Roman" w:cs="Times New Roman"/>
          <w:sz w:val="24"/>
          <w:szCs w:val="24"/>
        </w:rPr>
        <w:t>species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tree</w:t>
      </w:r>
      <w:r w:rsidR="00317E4A" w:rsidRPr="00031896">
        <w:rPr>
          <w:rFonts w:ascii="Times New Roman" w:hAnsi="Times New Roman" w:cs="Times New Roman"/>
          <w:sz w:val="24"/>
          <w:szCs w:val="24"/>
        </w:rPr>
        <w:t xml:space="preserve"> when gene trees are discordant</w:t>
      </w:r>
      <w:r w:rsidRPr="00031896">
        <w:rPr>
          <w:rFonts w:ascii="Times New Roman" w:hAnsi="Times New Roman" w:cs="Times New Roman"/>
          <w:sz w:val="24"/>
          <w:szCs w:val="24"/>
        </w:rPr>
        <w:t xml:space="preserve">) can lead to </w:t>
      </w:r>
      <w:r w:rsidR="00580E1E">
        <w:rPr>
          <w:rFonts w:ascii="Times New Roman" w:hAnsi="Times New Roman" w:cs="Times New Roman"/>
          <w:sz w:val="24"/>
          <w:szCs w:val="24"/>
        </w:rPr>
        <w:t>inflated</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false positive and false negative</w:t>
      </w:r>
      <w:r w:rsidR="00580E1E">
        <w:rPr>
          <w:rFonts w:ascii="Times New Roman" w:hAnsi="Times New Roman" w:cs="Times New Roman"/>
          <w:sz w:val="24"/>
          <w:szCs w:val="24"/>
        </w:rPr>
        <w:t xml:space="preserve"> rates</w:t>
      </w:r>
      <w:r w:rsidRPr="00031896">
        <w:rPr>
          <w:rFonts w:ascii="Times New Roman" w:hAnsi="Times New Roman" w:cs="Times New Roman"/>
          <w:sz w:val="24"/>
          <w:szCs w:val="24"/>
        </w:rPr>
        <w:t xml:space="preserve"> when inferring genes under positive selection</w:t>
      </w:r>
      <w:r w:rsidR="00987135" w:rsidRPr="00031896">
        <w:rPr>
          <w:rFonts w:ascii="Times New Roman" w:hAnsi="Times New Roman" w:cs="Times New Roman"/>
          <w:sz w:val="24"/>
          <w:szCs w:val="24"/>
        </w:rPr>
        <w:t>.</w:t>
      </w:r>
      <w:r w:rsidR="00580E1E">
        <w:rPr>
          <w:rFonts w:ascii="Times New Roman" w:hAnsi="Times New Roman" w:cs="Times New Roman"/>
          <w:sz w:val="24"/>
          <w:szCs w:val="24"/>
        </w:rPr>
        <w:t xml:space="preserve"> The magnitude and direction of these biases were dependent on the underlying model.</w:t>
      </w:r>
      <w:r w:rsidR="00987135" w:rsidRPr="00031896">
        <w:rPr>
          <w:rFonts w:ascii="Times New Roman" w:hAnsi="Times New Roman" w:cs="Times New Roman"/>
          <w:sz w:val="24"/>
          <w:szCs w:val="24"/>
        </w:rPr>
        <w:t xml:space="preserve"> </w:t>
      </w:r>
      <w:r w:rsidR="00580E1E">
        <w:rPr>
          <w:rFonts w:ascii="Times New Roman" w:hAnsi="Times New Roman" w:cs="Times New Roman"/>
          <w:sz w:val="24"/>
          <w:szCs w:val="24"/>
        </w:rPr>
        <w:t>So</w:t>
      </w:r>
      <w:r w:rsidR="00D40C88">
        <w:rPr>
          <w:rFonts w:ascii="Times New Roman" w:hAnsi="Times New Roman" w:cs="Times New Roman"/>
          <w:sz w:val="24"/>
          <w:szCs w:val="24"/>
        </w:rPr>
        <w:t>-</w:t>
      </w:r>
      <w:r w:rsidR="00580E1E">
        <w:rPr>
          <w:rFonts w:ascii="Times New Roman" w:hAnsi="Times New Roman" w:cs="Times New Roman"/>
          <w:sz w:val="24"/>
          <w:szCs w:val="24"/>
        </w:rPr>
        <w:t>called b</w:t>
      </w:r>
      <w:r w:rsidR="00CA2CF5" w:rsidRPr="00031896">
        <w:rPr>
          <w:rFonts w:ascii="Times New Roman" w:hAnsi="Times New Roman" w:cs="Times New Roman"/>
          <w:sz w:val="24"/>
          <w:szCs w:val="24"/>
        </w:rPr>
        <w:t>ranch-site models</w:t>
      </w:r>
      <w:r w:rsidR="00467880">
        <w:rPr>
          <w:rFonts w:ascii="Times New Roman" w:hAnsi="Times New Roman" w:cs="Times New Roman"/>
          <w:sz w:val="24"/>
          <w:szCs w:val="24"/>
        </w:rPr>
        <w:t xml:space="preserve"> that</w:t>
      </w:r>
      <w:r w:rsidR="00467880" w:rsidRPr="00031896">
        <w:rPr>
          <w:rFonts w:ascii="Times New Roman" w:hAnsi="Times New Roman" w:cs="Times New Roman"/>
          <w:sz w:val="24"/>
          <w:szCs w:val="24"/>
        </w:rPr>
        <w:t xml:space="preserve"> allow </w:t>
      </w:r>
      <w:r w:rsidR="00467880">
        <w:rPr>
          <w:rFonts w:ascii="Times New Roman" w:hAnsi="Times New Roman" w:cs="Times New Roman"/>
          <w:sz w:val="24"/>
          <w:szCs w:val="24"/>
        </w:rPr>
        <w:t xml:space="preserve">substitution </w:t>
      </w:r>
      <w:r w:rsidR="00467880" w:rsidRPr="00031896">
        <w:rPr>
          <w:rFonts w:ascii="Times New Roman" w:hAnsi="Times New Roman" w:cs="Times New Roman"/>
          <w:sz w:val="24"/>
          <w:szCs w:val="24"/>
        </w:rPr>
        <w:t xml:space="preserve">rates to vary among both branches and </w:t>
      </w:r>
      <w:r w:rsidR="00467880">
        <w:rPr>
          <w:rFonts w:ascii="Times New Roman" w:hAnsi="Times New Roman" w:cs="Times New Roman"/>
          <w:sz w:val="24"/>
          <w:szCs w:val="24"/>
        </w:rPr>
        <w:t xml:space="preserve">codon </w:t>
      </w:r>
      <w:r w:rsidR="00467880" w:rsidRPr="00031896">
        <w:rPr>
          <w:rFonts w:ascii="Times New Roman" w:hAnsi="Times New Roman" w:cs="Times New Roman"/>
          <w:sz w:val="24"/>
          <w:szCs w:val="24"/>
        </w:rPr>
        <w:t>sites</w:t>
      </w:r>
      <w:r w:rsidR="00CA2CF5" w:rsidRPr="00031896">
        <w:rPr>
          <w:rFonts w:ascii="Times New Roman" w:hAnsi="Times New Roman" w:cs="Times New Roman"/>
          <w:sz w:val="24"/>
          <w:szCs w:val="24"/>
        </w:rPr>
        <w:t>,</w:t>
      </w:r>
      <w:r w:rsidR="0006000E" w:rsidRPr="00031896">
        <w:rPr>
          <w:rFonts w:ascii="Times New Roman" w:hAnsi="Times New Roman" w:cs="Times New Roman"/>
          <w:sz w:val="24"/>
          <w:szCs w:val="24"/>
        </w:rPr>
        <w:t xml:space="preserve"> such as </w:t>
      </w:r>
      <w:proofErr w:type="spellStart"/>
      <w:r w:rsidR="0006000E" w:rsidRPr="00031896">
        <w:rPr>
          <w:rFonts w:ascii="Times New Roman" w:hAnsi="Times New Roman" w:cs="Times New Roman"/>
          <w:sz w:val="24"/>
          <w:szCs w:val="24"/>
        </w:rPr>
        <w:t>HyPhy’s</w:t>
      </w:r>
      <w:proofErr w:type="spellEnd"/>
      <w:r w:rsidR="0006000E" w:rsidRPr="00031896">
        <w:rPr>
          <w:rFonts w:ascii="Times New Roman" w:hAnsi="Times New Roman" w:cs="Times New Roman"/>
          <w:sz w:val="24"/>
          <w:szCs w:val="24"/>
        </w:rPr>
        <w:t xml:space="preserve"> BUSTED and </w:t>
      </w:r>
      <w:proofErr w:type="spellStart"/>
      <w:r w:rsidR="0006000E" w:rsidRPr="00031896">
        <w:rPr>
          <w:rFonts w:ascii="Times New Roman" w:hAnsi="Times New Roman" w:cs="Times New Roman"/>
          <w:sz w:val="24"/>
          <w:szCs w:val="24"/>
        </w:rPr>
        <w:t>aBSREL</w:t>
      </w:r>
      <w:proofErr w:type="spellEnd"/>
      <w:r w:rsidR="0006000E" w:rsidRPr="00031896">
        <w:rPr>
          <w:rFonts w:ascii="Times New Roman" w:hAnsi="Times New Roman" w:cs="Times New Roman"/>
          <w:sz w:val="24"/>
          <w:szCs w:val="24"/>
        </w:rPr>
        <w:t xml:space="preserve"> models</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result</w:t>
      </w:r>
      <w:r w:rsidR="00580E1E">
        <w:rPr>
          <w:rFonts w:ascii="Times New Roman" w:hAnsi="Times New Roman" w:cs="Times New Roman"/>
          <w:sz w:val="24"/>
          <w:szCs w:val="24"/>
        </w:rPr>
        <w:t>ed</w:t>
      </w:r>
      <w:r w:rsidR="0006000E" w:rsidRPr="00031896">
        <w:rPr>
          <w:rFonts w:ascii="Times New Roman" w:hAnsi="Times New Roman" w:cs="Times New Roman"/>
          <w:sz w:val="24"/>
          <w:szCs w:val="24"/>
        </w:rPr>
        <w:t xml:space="preserve"> in more genes inferred with evidence for positive selection when using the </w:t>
      </w:r>
      <w:r w:rsidR="00580E1E">
        <w:rPr>
          <w:rFonts w:ascii="Times New Roman" w:hAnsi="Times New Roman" w:cs="Times New Roman"/>
          <w:sz w:val="24"/>
          <w:szCs w:val="24"/>
        </w:rPr>
        <w:t>inferred gene</w:t>
      </w:r>
      <w:r w:rsidR="00C5218B">
        <w:rPr>
          <w:rFonts w:ascii="Times New Roman" w:hAnsi="Times New Roman" w:cs="Times New Roman"/>
          <w:sz w:val="24"/>
          <w:szCs w:val="24"/>
        </w:rPr>
        <w:t xml:space="preserve"> tree</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w:t>
      </w:r>
      <w:r w:rsidR="0006000E" w:rsidRPr="005B45C4">
        <w:rPr>
          <w:rFonts w:ascii="Times New Roman" w:hAnsi="Times New Roman" w:cs="Times New Roman"/>
          <w:i/>
          <w:iCs/>
          <w:sz w:val="24"/>
          <w:szCs w:val="24"/>
        </w:rPr>
        <w:t>i.e.</w:t>
      </w:r>
      <w:r w:rsidR="0006000E" w:rsidRPr="00031896">
        <w:rPr>
          <w:rFonts w:ascii="Times New Roman" w:hAnsi="Times New Roman" w:cs="Times New Roman"/>
          <w:sz w:val="24"/>
          <w:szCs w:val="24"/>
        </w:rPr>
        <w:t xml:space="preserve">, the </w:t>
      </w:r>
      <w:r w:rsidR="00580E1E" w:rsidRPr="00031896">
        <w:rPr>
          <w:rFonts w:ascii="Times New Roman" w:hAnsi="Times New Roman" w:cs="Times New Roman"/>
          <w:sz w:val="24"/>
          <w:szCs w:val="24"/>
        </w:rPr>
        <w:t>correct tree</w:t>
      </w:r>
      <w:r w:rsidR="0006000E" w:rsidRPr="00031896">
        <w:rPr>
          <w:rFonts w:ascii="Times New Roman" w:hAnsi="Times New Roman" w:cs="Times New Roman"/>
          <w:sz w:val="24"/>
          <w:szCs w:val="24"/>
        </w:rPr>
        <w:t xml:space="preserve">, assuming no errors in gene tree reconstruction). This means that using a </w:t>
      </w:r>
      <w:r w:rsidR="00476B5A">
        <w:rPr>
          <w:rFonts w:ascii="Times New Roman" w:hAnsi="Times New Roman" w:cs="Times New Roman"/>
          <w:sz w:val="24"/>
          <w:szCs w:val="24"/>
        </w:rPr>
        <w:t>single species</w:t>
      </w:r>
      <w:r w:rsidR="00476B5A" w:rsidRPr="00031896">
        <w:rPr>
          <w:rFonts w:ascii="Times New Roman" w:hAnsi="Times New Roman" w:cs="Times New Roman"/>
          <w:sz w:val="24"/>
          <w:szCs w:val="24"/>
        </w:rPr>
        <w:t xml:space="preserve"> </w:t>
      </w:r>
      <w:r w:rsidR="0006000E" w:rsidRPr="00031896">
        <w:rPr>
          <w:rFonts w:ascii="Times New Roman" w:hAnsi="Times New Roman" w:cs="Times New Roman"/>
          <w:sz w:val="24"/>
          <w:szCs w:val="24"/>
        </w:rPr>
        <w:t xml:space="preserve">tree for these tests </w:t>
      </w:r>
      <w:r w:rsidR="00D40C88">
        <w:rPr>
          <w:rFonts w:ascii="Times New Roman" w:hAnsi="Times New Roman" w:cs="Times New Roman"/>
          <w:sz w:val="24"/>
          <w:szCs w:val="24"/>
        </w:rPr>
        <w:t>reduces the</w:t>
      </w:r>
      <w:r w:rsidR="00580E1E">
        <w:rPr>
          <w:rFonts w:ascii="Times New Roman" w:hAnsi="Times New Roman" w:cs="Times New Roman"/>
          <w:sz w:val="24"/>
          <w:szCs w:val="24"/>
        </w:rPr>
        <w:t xml:space="preserve"> power to detect positive selection</w:t>
      </w:r>
      <w:r w:rsidR="0006000E" w:rsidRPr="00031896">
        <w:rPr>
          <w:rFonts w:ascii="Times New Roman" w:hAnsi="Times New Roman" w:cs="Times New Roman"/>
          <w:sz w:val="24"/>
          <w:szCs w:val="24"/>
        </w:rPr>
        <w:t xml:space="preserve">. </w:t>
      </w:r>
      <w:r w:rsidR="002E769D" w:rsidRPr="00031896">
        <w:rPr>
          <w:rFonts w:ascii="Times New Roman" w:hAnsi="Times New Roman" w:cs="Times New Roman"/>
          <w:sz w:val="24"/>
          <w:szCs w:val="24"/>
        </w:rPr>
        <w:t>On the other hand, models that only allow rates to vary among sites, such as PAML’s M1a vs. M2a test, show</w:t>
      </w:r>
      <w:r w:rsidR="00580E1E">
        <w:rPr>
          <w:rFonts w:ascii="Times New Roman" w:hAnsi="Times New Roman" w:cs="Times New Roman"/>
          <w:sz w:val="24"/>
          <w:szCs w:val="24"/>
        </w:rPr>
        <w:t>ed</w:t>
      </w:r>
      <w:r w:rsidR="002E769D" w:rsidRPr="00031896">
        <w:rPr>
          <w:rFonts w:ascii="Times New Roman" w:hAnsi="Times New Roman" w:cs="Times New Roman"/>
          <w:sz w:val="24"/>
          <w:szCs w:val="24"/>
        </w:rPr>
        <w:t xml:space="preserve"> an increase in</w:t>
      </w:r>
      <w:r w:rsidR="006D0342">
        <w:rPr>
          <w:rFonts w:ascii="Times New Roman" w:hAnsi="Times New Roman" w:cs="Times New Roman"/>
          <w:sz w:val="24"/>
          <w:szCs w:val="24"/>
        </w:rPr>
        <w:t xml:space="preserve"> the number</w:t>
      </w:r>
      <w:r w:rsidR="002E769D" w:rsidRPr="00031896">
        <w:rPr>
          <w:rFonts w:ascii="Times New Roman" w:hAnsi="Times New Roman" w:cs="Times New Roman"/>
          <w:sz w:val="24"/>
          <w:szCs w:val="24"/>
        </w:rPr>
        <w:t xml:space="preserve"> </w:t>
      </w:r>
      <w:r w:rsidR="00D40C88">
        <w:rPr>
          <w:rFonts w:ascii="Times New Roman" w:hAnsi="Times New Roman" w:cs="Times New Roman"/>
          <w:sz w:val="24"/>
          <w:szCs w:val="24"/>
        </w:rPr>
        <w:t xml:space="preserve">of </w:t>
      </w:r>
      <w:r w:rsidR="00467880">
        <w:rPr>
          <w:rFonts w:ascii="Times New Roman" w:hAnsi="Times New Roman" w:cs="Times New Roman"/>
          <w:sz w:val="24"/>
          <w:szCs w:val="24"/>
        </w:rPr>
        <w:t xml:space="preserve">putative </w:t>
      </w:r>
      <w:r w:rsidRPr="00031896">
        <w:rPr>
          <w:rFonts w:ascii="Times New Roman" w:hAnsi="Times New Roman" w:cs="Times New Roman"/>
          <w:sz w:val="24"/>
          <w:szCs w:val="24"/>
        </w:rPr>
        <w:t>false positives</w:t>
      </w:r>
      <w:r w:rsidR="006D0342">
        <w:rPr>
          <w:rFonts w:ascii="Times New Roman" w:hAnsi="Times New Roman" w:cs="Times New Roman"/>
          <w:sz w:val="24"/>
          <w:szCs w:val="24"/>
        </w:rPr>
        <w:t xml:space="preserve"> inferred when using the wrong tree</w:t>
      </w:r>
      <w:r w:rsidRPr="00031896">
        <w:rPr>
          <w:rFonts w:ascii="Times New Roman" w:hAnsi="Times New Roman" w:cs="Times New Roman"/>
          <w:sz w:val="24"/>
          <w:szCs w:val="24"/>
        </w:rPr>
        <w:t>.</w:t>
      </w:r>
      <w:r w:rsidR="00580E1E">
        <w:rPr>
          <w:rFonts w:ascii="Times New Roman" w:hAnsi="Times New Roman" w:cs="Times New Roman"/>
          <w:sz w:val="24"/>
          <w:szCs w:val="24"/>
        </w:rPr>
        <w:t xml:space="preserve"> That is, tree mis-specification result</w:t>
      </w:r>
      <w:r w:rsidR="00C445FE">
        <w:rPr>
          <w:rFonts w:ascii="Times New Roman" w:hAnsi="Times New Roman" w:cs="Times New Roman"/>
          <w:sz w:val="24"/>
          <w:szCs w:val="24"/>
        </w:rPr>
        <w:t>s</w:t>
      </w:r>
      <w:r w:rsidR="00473159">
        <w:rPr>
          <w:rFonts w:ascii="Times New Roman" w:hAnsi="Times New Roman" w:cs="Times New Roman"/>
          <w:sz w:val="24"/>
          <w:szCs w:val="24"/>
        </w:rPr>
        <w:t xml:space="preserve"> in</w:t>
      </w:r>
      <w:r w:rsidR="00C445FE">
        <w:rPr>
          <w:rFonts w:ascii="Times New Roman" w:hAnsi="Times New Roman" w:cs="Times New Roman"/>
          <w:sz w:val="24"/>
          <w:szCs w:val="24"/>
        </w:rPr>
        <w:t xml:space="preserve"> spurious increases in </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N</w:t>
      </w:r>
      <w:proofErr w:type="spellEnd"/>
      <w:r w:rsidR="00C445FE" w:rsidRPr="005B45C4">
        <w:rPr>
          <w:rFonts w:ascii="Times New Roman" w:hAnsi="Times New Roman" w:cs="Times New Roman"/>
          <w:i/>
          <w:iCs/>
          <w:sz w:val="24"/>
          <w:szCs w:val="24"/>
        </w:rPr>
        <w:t>/</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S</w:t>
      </w:r>
      <w:proofErr w:type="spellEnd"/>
      <w:r w:rsidR="00C445FE">
        <w:rPr>
          <w:rFonts w:ascii="Times New Roman" w:hAnsi="Times New Roman" w:cs="Times New Roman"/>
          <w:sz w:val="24"/>
          <w:szCs w:val="24"/>
        </w:rPr>
        <w:t xml:space="preserve"> that </w:t>
      </w:r>
      <w:r w:rsidR="006C1351">
        <w:rPr>
          <w:rFonts w:ascii="Times New Roman" w:hAnsi="Times New Roman" w:cs="Times New Roman"/>
          <w:sz w:val="24"/>
          <w:szCs w:val="24"/>
        </w:rPr>
        <w:t>mimic</w:t>
      </w:r>
      <w:r w:rsidR="00F53A37">
        <w:rPr>
          <w:rFonts w:ascii="Times New Roman" w:hAnsi="Times New Roman" w:cs="Times New Roman"/>
          <w:sz w:val="24"/>
          <w:szCs w:val="24"/>
        </w:rPr>
        <w:t>s</w:t>
      </w:r>
      <w:r w:rsidR="00C445FE">
        <w:rPr>
          <w:rFonts w:ascii="Times New Roman" w:hAnsi="Times New Roman" w:cs="Times New Roman"/>
          <w:sz w:val="24"/>
          <w:szCs w:val="24"/>
        </w:rPr>
        <w:t xml:space="preserve"> positive </w:t>
      </w:r>
      <w:r w:rsidR="00F53A37">
        <w:rPr>
          <w:rFonts w:ascii="Times New Roman" w:hAnsi="Times New Roman" w:cs="Times New Roman"/>
          <w:sz w:val="24"/>
          <w:szCs w:val="24"/>
        </w:rPr>
        <w:t xml:space="preserve">directional </w:t>
      </w:r>
      <w:r w:rsidR="00C445FE">
        <w:rPr>
          <w:rFonts w:ascii="Times New Roman" w:hAnsi="Times New Roman" w:cs="Times New Roman"/>
          <w:sz w:val="24"/>
          <w:szCs w:val="24"/>
        </w:rPr>
        <w:t xml:space="preserve">selection.  </w:t>
      </w:r>
      <w:r w:rsidRPr="00031896">
        <w:rPr>
          <w:rFonts w:ascii="Times New Roman" w:hAnsi="Times New Roman" w:cs="Times New Roman"/>
          <w:sz w:val="24"/>
          <w:szCs w:val="24"/>
        </w:rPr>
        <w:t xml:space="preserve"> </w:t>
      </w:r>
    </w:p>
    <w:p w14:paraId="7C65493C" w14:textId="13EE3C5E" w:rsidR="00B75690" w:rsidRDefault="00C445FE" w:rsidP="005D3A4E">
      <w:pPr>
        <w:spacing w:after="0"/>
        <w:jc w:val="both"/>
        <w:rPr>
          <w:rFonts w:ascii="Times New Roman" w:hAnsi="Times New Roman" w:cs="Times New Roman"/>
          <w:sz w:val="24"/>
          <w:szCs w:val="24"/>
        </w:rPr>
      </w:pPr>
      <w:r>
        <w:rPr>
          <w:rFonts w:ascii="Times New Roman" w:hAnsi="Times New Roman" w:cs="Times New Roman"/>
          <w:sz w:val="24"/>
          <w:szCs w:val="24"/>
        </w:rPr>
        <w:tab/>
        <w:t>These r</w:t>
      </w:r>
      <w:r w:rsidR="0002598C" w:rsidRPr="00031896">
        <w:rPr>
          <w:rFonts w:ascii="Times New Roman" w:hAnsi="Times New Roman" w:cs="Times New Roman"/>
          <w:sz w:val="24"/>
          <w:szCs w:val="24"/>
        </w:rPr>
        <w:t xml:space="preserve">esults have wide-ranging </w:t>
      </w:r>
      <w:r w:rsidR="007336E1">
        <w:rPr>
          <w:rFonts w:ascii="Times New Roman" w:hAnsi="Times New Roman" w:cs="Times New Roman"/>
          <w:sz w:val="24"/>
          <w:szCs w:val="24"/>
        </w:rPr>
        <w:t>implications</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for</w:t>
      </w:r>
      <w:r w:rsidR="0002598C" w:rsidRPr="00031896">
        <w:rPr>
          <w:rFonts w:ascii="Times New Roman" w:hAnsi="Times New Roman" w:cs="Times New Roman"/>
          <w:sz w:val="24"/>
          <w:szCs w:val="24"/>
        </w:rPr>
        <w:t xml:space="preserve"> phylogenetics and comparative genomic analysis. </w:t>
      </w:r>
      <w:r w:rsidR="00D052F4" w:rsidRPr="00031896">
        <w:rPr>
          <w:rFonts w:ascii="Times New Roman" w:hAnsi="Times New Roman" w:cs="Times New Roman"/>
          <w:sz w:val="24"/>
          <w:szCs w:val="24"/>
        </w:rPr>
        <w:t xml:space="preserve">First, it is imperative that when testing a specific locus for positive selection, discordance </w:t>
      </w:r>
      <w:r w:rsidR="007336E1">
        <w:rPr>
          <w:rFonts w:ascii="Times New Roman" w:hAnsi="Times New Roman" w:cs="Times New Roman"/>
          <w:sz w:val="24"/>
          <w:szCs w:val="24"/>
        </w:rPr>
        <w:t>among</w:t>
      </w:r>
      <w:r w:rsidR="007336E1"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loci must be accounted for. This </w:t>
      </w:r>
      <w:r>
        <w:rPr>
          <w:rFonts w:ascii="Times New Roman" w:hAnsi="Times New Roman" w:cs="Times New Roman"/>
          <w:sz w:val="24"/>
          <w:szCs w:val="24"/>
        </w:rPr>
        <w:t xml:space="preserve">is </w:t>
      </w:r>
      <w:r w:rsidR="00D052F4" w:rsidRPr="00031896">
        <w:rPr>
          <w:rFonts w:ascii="Times New Roman" w:hAnsi="Times New Roman" w:cs="Times New Roman"/>
          <w:sz w:val="24"/>
          <w:szCs w:val="24"/>
        </w:rPr>
        <w:t>most easily achieved by simply using the gene tree (or other locus type) as input to the test for selection</w:t>
      </w:r>
      <w:r w:rsidR="00027007">
        <w:rPr>
          <w:rFonts w:ascii="Times New Roman" w:hAnsi="Times New Roman" w:cs="Times New Roman"/>
          <w:sz w:val="24"/>
          <w:szCs w:val="24"/>
        </w:rPr>
        <w:t xml:space="preserve"> </w:t>
      </w:r>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27007">
        <w:rPr>
          <w:rFonts w:ascii="Times New Roman" w:hAnsi="Times New Roman" w:cs="Times New Roman"/>
          <w:sz w:val="24"/>
          <w:szCs w:val="24"/>
        </w:rPr>
      </w:r>
      <w:r w:rsidR="00027007">
        <w:rPr>
          <w:rFonts w:ascii="Times New Roman" w:hAnsi="Times New Roman" w:cs="Times New Roman"/>
          <w:sz w:val="24"/>
          <w:szCs w:val="24"/>
        </w:rPr>
        <w:fldChar w:fldCharType="separate"/>
      </w:r>
      <w:r w:rsidR="001B6D59">
        <w:rPr>
          <w:rFonts w:ascii="Times New Roman" w:hAnsi="Times New Roman" w:cs="Times New Roman"/>
          <w:noProof/>
          <w:sz w:val="24"/>
          <w:szCs w:val="24"/>
        </w:rPr>
        <w:t>(Good, et al. 2013; Mendes and Hahn 2016; Roycroft, et al. 2021)</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However, as </w:t>
      </w:r>
      <w:r w:rsidR="00027007">
        <w:rPr>
          <w:rFonts w:ascii="Times New Roman" w:hAnsi="Times New Roman" w:cs="Times New Roman"/>
          <w:sz w:val="24"/>
          <w:szCs w:val="24"/>
        </w:rPr>
        <w:fldChar w:fldCharType="begin"/>
      </w:r>
      <w:r w:rsidR="00027007">
        <w:rPr>
          <w:rFonts w:ascii="Times New Roman" w:hAnsi="Times New Roman" w:cs="Times New Roman"/>
          <w:sz w:val="24"/>
          <w:szCs w:val="24"/>
        </w:rPr>
        <w:instrText xml:space="preserve"> ADDIN EN.CITE &lt;EndNote&gt;&lt;Cite AuthorYear="1"&gt;&lt;Author&gt;Mendes&lt;/Author&gt;&lt;Year&gt;2016&lt;/Year&gt;&lt;RecNum&gt;1&lt;/RecNum&gt;&lt;DisplayText&gt;Mendes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point</w:t>
      </w:r>
      <w:r w:rsidR="00D40C88">
        <w:rPr>
          <w:rFonts w:ascii="Times New Roman" w:hAnsi="Times New Roman" w:cs="Times New Roman"/>
          <w:sz w:val="24"/>
          <w:szCs w:val="24"/>
        </w:rPr>
        <w:t>ed</w:t>
      </w:r>
      <w:r w:rsidR="00027007">
        <w:rPr>
          <w:rFonts w:ascii="Times New Roman" w:hAnsi="Times New Roman" w:cs="Times New Roman"/>
          <w:sz w:val="24"/>
          <w:szCs w:val="24"/>
        </w:rPr>
        <w:t xml:space="preserve"> out, this may not completely mask the effects of discordance on substitution rates, as sites within a single gene may still have evolved under different histories </w:t>
      </w:r>
      <w:r w:rsidR="002F50EA">
        <w:rPr>
          <w:rFonts w:ascii="Times New Roman" w:hAnsi="Times New Roman" w:cs="Times New Roman"/>
          <w:sz w:val="24"/>
          <w:szCs w:val="24"/>
        </w:rPr>
        <w:t>because of</w:t>
      </w:r>
      <w:r w:rsidR="00027007">
        <w:rPr>
          <w:rFonts w:ascii="Times New Roman" w:hAnsi="Times New Roman" w:cs="Times New Roman"/>
          <w:sz w:val="24"/>
          <w:szCs w:val="24"/>
        </w:rPr>
        <w:t xml:space="preserve"> within-gene recombination. </w:t>
      </w:r>
      <w:r w:rsidR="00F53A37">
        <w:rPr>
          <w:rFonts w:ascii="Times New Roman" w:hAnsi="Times New Roman" w:cs="Times New Roman"/>
          <w:sz w:val="24"/>
          <w:szCs w:val="24"/>
        </w:rPr>
        <w:t xml:space="preserve">Indeed, we </w:t>
      </w:r>
      <w:r w:rsidR="00027007">
        <w:rPr>
          <w:rFonts w:ascii="Times New Roman" w:hAnsi="Times New Roman" w:cs="Times New Roman"/>
          <w:sz w:val="24"/>
          <w:szCs w:val="24"/>
        </w:rPr>
        <w:t>f</w:t>
      </w:r>
      <w:r w:rsidR="00F53A37">
        <w:rPr>
          <w:rFonts w:ascii="Times New Roman" w:hAnsi="Times New Roman" w:cs="Times New Roman"/>
          <w:sz w:val="24"/>
          <w:szCs w:val="24"/>
        </w:rPr>
        <w:t>ou</w:t>
      </w:r>
      <w:r w:rsidR="00027007">
        <w:rPr>
          <w:rFonts w:ascii="Times New Roman" w:hAnsi="Times New Roman" w:cs="Times New Roman"/>
          <w:sz w:val="24"/>
          <w:szCs w:val="24"/>
        </w:rPr>
        <w:t xml:space="preserve">nd that tree similarity </w:t>
      </w:r>
      <w:r>
        <w:rPr>
          <w:rFonts w:ascii="Times New Roman" w:hAnsi="Times New Roman" w:cs="Times New Roman"/>
          <w:sz w:val="24"/>
          <w:szCs w:val="24"/>
        </w:rPr>
        <w:t xml:space="preserve">diminished at scales that </w:t>
      </w:r>
      <w:r w:rsidR="00467880">
        <w:rPr>
          <w:rFonts w:ascii="Times New Roman" w:hAnsi="Times New Roman" w:cs="Times New Roman"/>
          <w:sz w:val="24"/>
          <w:szCs w:val="24"/>
        </w:rPr>
        <w:t>we</w:t>
      </w:r>
      <w:r>
        <w:rPr>
          <w:rFonts w:ascii="Times New Roman" w:hAnsi="Times New Roman" w:cs="Times New Roman"/>
          <w:sz w:val="24"/>
          <w:szCs w:val="24"/>
        </w:rPr>
        <w:t>re less than</w:t>
      </w:r>
      <w:r w:rsidR="00027007">
        <w:rPr>
          <w:rFonts w:ascii="Times New Roman" w:hAnsi="Times New Roman" w:cs="Times New Roman"/>
          <w:sz w:val="24"/>
          <w:szCs w:val="24"/>
        </w:rPr>
        <w:t xml:space="preserve"> the average </w:t>
      </w:r>
      <w:r w:rsidR="002F50EA">
        <w:rPr>
          <w:rFonts w:ascii="Times New Roman" w:hAnsi="Times New Roman" w:cs="Times New Roman"/>
          <w:sz w:val="24"/>
          <w:szCs w:val="24"/>
        </w:rPr>
        <w:t>genomic distance between the beginning and end of a coding sequence in mice</w:t>
      </w:r>
      <w:r w:rsidR="00027007">
        <w:rPr>
          <w:rFonts w:ascii="Times New Roman" w:hAnsi="Times New Roman" w:cs="Times New Roman"/>
          <w:sz w:val="24"/>
          <w:szCs w:val="24"/>
        </w:rPr>
        <w:t xml:space="preserve"> </w:t>
      </w:r>
      <w:r>
        <w:rPr>
          <w:rFonts w:ascii="Times New Roman" w:hAnsi="Times New Roman" w:cs="Times New Roman"/>
          <w:sz w:val="24"/>
          <w:szCs w:val="24"/>
        </w:rPr>
        <w:t>(</w:t>
      </w:r>
      <w:r w:rsidR="004557BE">
        <w:rPr>
          <w:rFonts w:ascii="Times New Roman" w:hAnsi="Times New Roman" w:cs="Times New Roman"/>
          <w:sz w:val="24"/>
          <w:szCs w:val="24"/>
        </w:rPr>
        <w:t>~</w:t>
      </w:r>
      <w:r w:rsidR="00FF1430">
        <w:rPr>
          <w:rFonts w:ascii="Times New Roman" w:hAnsi="Times New Roman" w:cs="Times New Roman"/>
          <w:sz w:val="24"/>
          <w:szCs w:val="24"/>
        </w:rPr>
        <w:t>37</w:t>
      </w:r>
      <w:r w:rsidR="002F50EA" w:rsidRPr="00031896">
        <w:rPr>
          <w:rFonts w:ascii="Times New Roman" w:hAnsi="Times New Roman" w:cs="Times New Roman"/>
          <w:sz w:val="24"/>
          <w:szCs w:val="24"/>
        </w:rPr>
        <w:t xml:space="preserve"> kb</w:t>
      </w:r>
      <w:r>
        <w:rPr>
          <w:rFonts w:ascii="Times New Roman" w:hAnsi="Times New Roman" w:cs="Times New Roman"/>
          <w:sz w:val="24"/>
          <w:szCs w:val="24"/>
        </w:rPr>
        <w:t xml:space="preserve"> in this data set)</w:t>
      </w:r>
      <w:r w:rsidR="002F50EA">
        <w:rPr>
          <w:rFonts w:ascii="Times New Roman" w:hAnsi="Times New Roman" w:cs="Times New Roman"/>
          <w:sz w:val="24"/>
          <w:szCs w:val="24"/>
        </w:rPr>
        <w:t xml:space="preserve">. Nevertheless, </w:t>
      </w:r>
      <w:r>
        <w:rPr>
          <w:rFonts w:ascii="Times New Roman" w:hAnsi="Times New Roman" w:cs="Times New Roman"/>
          <w:sz w:val="24"/>
          <w:szCs w:val="24"/>
        </w:rPr>
        <w:t xml:space="preserve">starting with an inferred </w:t>
      </w:r>
      <w:r w:rsidR="002F50EA">
        <w:rPr>
          <w:rFonts w:ascii="Times New Roman" w:hAnsi="Times New Roman" w:cs="Times New Roman"/>
          <w:sz w:val="24"/>
          <w:szCs w:val="24"/>
        </w:rPr>
        <w:t>gene</w:t>
      </w:r>
      <w:r w:rsidR="00B110E9">
        <w:rPr>
          <w:rFonts w:ascii="Times New Roman" w:hAnsi="Times New Roman" w:cs="Times New Roman"/>
          <w:sz w:val="24"/>
          <w:szCs w:val="24"/>
        </w:rPr>
        <w:t xml:space="preserve"> t</w:t>
      </w:r>
      <w:r w:rsidR="002F50EA">
        <w:rPr>
          <w:rFonts w:ascii="Times New Roman" w:hAnsi="Times New Roman" w:cs="Times New Roman"/>
          <w:sz w:val="24"/>
          <w:szCs w:val="24"/>
        </w:rPr>
        <w:t>ree is</w:t>
      </w:r>
      <w:r>
        <w:rPr>
          <w:rFonts w:ascii="Times New Roman" w:hAnsi="Times New Roman" w:cs="Times New Roman"/>
          <w:sz w:val="24"/>
          <w:szCs w:val="24"/>
        </w:rPr>
        <w:t xml:space="preserve"> advisable</w:t>
      </w:r>
      <w:r w:rsidR="002F50EA">
        <w:rPr>
          <w:rFonts w:ascii="Times New Roman" w:hAnsi="Times New Roman" w:cs="Times New Roman"/>
          <w:sz w:val="24"/>
          <w:szCs w:val="24"/>
        </w:rPr>
        <w:t xml:space="preserve"> whenever possible</w:t>
      </w:r>
      <w:r w:rsidR="00FF15C6">
        <w:rPr>
          <w:rFonts w:ascii="Times New Roman" w:hAnsi="Times New Roman" w:cs="Times New Roman"/>
          <w:sz w:val="24"/>
          <w:szCs w:val="24"/>
        </w:rPr>
        <w:t>, followed by a secondary analysis o</w:t>
      </w:r>
      <w:r w:rsidR="00D40C88">
        <w:rPr>
          <w:rFonts w:ascii="Times New Roman" w:hAnsi="Times New Roman" w:cs="Times New Roman"/>
          <w:sz w:val="24"/>
          <w:szCs w:val="24"/>
        </w:rPr>
        <w:t>f</w:t>
      </w:r>
      <w:r w:rsidR="00FF15C6">
        <w:rPr>
          <w:rFonts w:ascii="Times New Roman" w:hAnsi="Times New Roman" w:cs="Times New Roman"/>
          <w:sz w:val="24"/>
          <w:szCs w:val="24"/>
        </w:rPr>
        <w:t xml:space="preserve"> evidence for within-gene variation in phylogenetic history.</w:t>
      </w:r>
      <w:r w:rsidR="007146C0">
        <w:rPr>
          <w:rFonts w:ascii="Times New Roman" w:hAnsi="Times New Roman" w:cs="Times New Roman"/>
          <w:sz w:val="24"/>
          <w:szCs w:val="24"/>
        </w:rPr>
        <w:t xml:space="preserve"> </w:t>
      </w:r>
      <w:r w:rsidR="00B75690">
        <w:rPr>
          <w:rFonts w:ascii="Times New Roman" w:hAnsi="Times New Roman" w:cs="Times New Roman"/>
          <w:sz w:val="24"/>
          <w:szCs w:val="24"/>
        </w:rPr>
        <w:t xml:space="preserve">Our results also imply that studies of molecular evolution may benefit by from approach that reduces genome-wide levels of </w:t>
      </w:r>
      <w:r w:rsidR="00B75690">
        <w:rPr>
          <w:rFonts w:ascii="Times New Roman" w:hAnsi="Times New Roman" w:cs="Times New Roman"/>
          <w:sz w:val="24"/>
          <w:szCs w:val="24"/>
        </w:rPr>
        <w:lastRenderedPageBreak/>
        <w:t xml:space="preserve">discordance, such as through </w:t>
      </w:r>
      <w:r w:rsidR="00B75690" w:rsidRPr="00372B94">
        <w:rPr>
          <w:rFonts w:ascii="Times New Roman" w:hAnsi="Times New Roman" w:cs="Times New Roman"/>
          <w:i/>
          <w:iCs/>
          <w:sz w:val="24"/>
          <w:szCs w:val="24"/>
        </w:rPr>
        <w:t>post hoc</w:t>
      </w:r>
      <w:r w:rsidR="00B75690">
        <w:rPr>
          <w:rFonts w:ascii="Times New Roman" w:hAnsi="Times New Roman" w:cs="Times New Roman"/>
          <w:sz w:val="24"/>
          <w:szCs w:val="24"/>
        </w:rPr>
        <w:t xml:space="preserve"> pruning of species that disproportionately contribute to unresolved nodes. </w:t>
      </w:r>
    </w:p>
    <w:p w14:paraId="74B68322" w14:textId="5C1865CC" w:rsidR="005D3A4E" w:rsidRDefault="00B75690" w:rsidP="00372B94">
      <w:pPr>
        <w:spacing w:after="0"/>
        <w:ind w:firstLine="720"/>
        <w:jc w:val="both"/>
        <w:rPr>
          <w:rFonts w:ascii="Times New Roman" w:hAnsi="Times New Roman" w:cs="Times New Roman"/>
          <w:sz w:val="24"/>
          <w:szCs w:val="24"/>
        </w:rPr>
      </w:pPr>
      <w:r>
        <w:rPr>
          <w:rFonts w:ascii="Times New Roman" w:hAnsi="Times New Roman" w:cs="Times New Roman"/>
          <w:sz w:val="24"/>
          <w:szCs w:val="24"/>
        </w:rPr>
        <w:t>I</w:t>
      </w:r>
      <w:r w:rsidR="006C1351">
        <w:rPr>
          <w:rFonts w:ascii="Times New Roman" w:hAnsi="Times New Roman" w:cs="Times New Roman"/>
          <w:sz w:val="24"/>
          <w:szCs w:val="24"/>
        </w:rPr>
        <w:t xml:space="preserve">ncorporating discordance into a comparative framework is not trivial and </w:t>
      </w:r>
      <w:r w:rsidR="007146C0">
        <w:rPr>
          <w:rFonts w:ascii="Times New Roman" w:hAnsi="Times New Roman" w:cs="Times New Roman"/>
          <w:sz w:val="24"/>
          <w:szCs w:val="24"/>
        </w:rPr>
        <w:t>many comparative genomic methods</w:t>
      </w:r>
      <w:r w:rsidR="006C1351">
        <w:rPr>
          <w:rFonts w:ascii="Times New Roman" w:hAnsi="Times New Roman" w:cs="Times New Roman"/>
          <w:sz w:val="24"/>
          <w:szCs w:val="24"/>
        </w:rPr>
        <w:t xml:space="preserve"> assum</w:t>
      </w:r>
      <w:r w:rsidR="007B062B">
        <w:rPr>
          <w:rFonts w:ascii="Times New Roman" w:hAnsi="Times New Roman" w:cs="Times New Roman"/>
          <w:sz w:val="24"/>
          <w:szCs w:val="24"/>
        </w:rPr>
        <w:t xml:space="preserve">e </w:t>
      </w:r>
      <w:r w:rsidR="006C1351">
        <w:rPr>
          <w:rFonts w:ascii="Times New Roman" w:hAnsi="Times New Roman" w:cs="Times New Roman"/>
          <w:sz w:val="24"/>
          <w:szCs w:val="24"/>
        </w:rPr>
        <w:t xml:space="preserve">a single species tree </w:t>
      </w:r>
      <w:r w:rsidR="007146C0">
        <w:rPr>
          <w:rFonts w:ascii="Times New Roman" w:hAnsi="Times New Roman" w:cs="Times New Roman"/>
          <w:sz w:val="24"/>
          <w:szCs w:val="24"/>
        </w:rPr>
        <w:t>that test for changes in substitution rates in a phylogeny</w:t>
      </w:r>
      <w:r w:rsidR="00A15B4F">
        <w:rPr>
          <w:rFonts w:ascii="Times New Roman" w:hAnsi="Times New Roman" w:cs="Times New Roman"/>
          <w:sz w:val="24"/>
          <w:szCs w:val="24"/>
        </w:rPr>
        <w:t xml:space="preserve"> </w: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15B4F">
        <w:rPr>
          <w:rFonts w:ascii="Times New Roman" w:hAnsi="Times New Roman" w:cs="Times New Roman"/>
          <w:sz w:val="24"/>
          <w:szCs w:val="24"/>
        </w:rPr>
      </w:r>
      <w:r w:rsidR="00A15B4F">
        <w:rPr>
          <w:rFonts w:ascii="Times New Roman" w:hAnsi="Times New Roman" w:cs="Times New Roman"/>
          <w:sz w:val="24"/>
          <w:szCs w:val="24"/>
        </w:rPr>
        <w:fldChar w:fldCharType="separate"/>
      </w:r>
      <w:r w:rsidR="001B6D59">
        <w:rPr>
          <w:rFonts w:ascii="Times New Roman" w:hAnsi="Times New Roman" w:cs="Times New Roman"/>
          <w:noProof/>
          <w:sz w:val="24"/>
          <w:szCs w:val="24"/>
        </w:rPr>
        <w:t>(Pollard, et al. 2010; Hu, et al. 2019; Partha, et al. 2019)</w:t>
      </w:r>
      <w:r w:rsidR="00A15B4F">
        <w:rPr>
          <w:rFonts w:ascii="Times New Roman" w:hAnsi="Times New Roman" w:cs="Times New Roman"/>
          <w:sz w:val="24"/>
          <w:szCs w:val="24"/>
        </w:rPr>
        <w:fldChar w:fldCharType="end"/>
      </w:r>
      <w:r w:rsidR="006C1351">
        <w:rPr>
          <w:rFonts w:ascii="Times New Roman" w:hAnsi="Times New Roman" w:cs="Times New Roman"/>
          <w:sz w:val="24"/>
          <w:szCs w:val="24"/>
        </w:rPr>
        <w:t>. E</w:t>
      </w:r>
      <w:r w:rsidR="007146C0">
        <w:rPr>
          <w:rFonts w:ascii="Times New Roman" w:hAnsi="Times New Roman" w:cs="Times New Roman"/>
          <w:sz w:val="24"/>
          <w:szCs w:val="24"/>
        </w:rPr>
        <w:t xml:space="preserve">ven methods that allow the use of different trees for different loci (like PAML and </w:t>
      </w:r>
      <w:proofErr w:type="spellStart"/>
      <w:r w:rsidR="007146C0">
        <w:rPr>
          <w:rFonts w:ascii="Times New Roman" w:hAnsi="Times New Roman" w:cs="Times New Roman"/>
          <w:sz w:val="24"/>
          <w:szCs w:val="24"/>
        </w:rPr>
        <w:t>HyPhy</w:t>
      </w:r>
      <w:proofErr w:type="spellEnd"/>
      <w:r w:rsidR="007146C0">
        <w:rPr>
          <w:rFonts w:ascii="Times New Roman" w:hAnsi="Times New Roman" w:cs="Times New Roman"/>
          <w:sz w:val="24"/>
          <w:szCs w:val="24"/>
        </w:rPr>
        <w:t>)</w:t>
      </w:r>
      <w:r w:rsidR="00FF15C6">
        <w:rPr>
          <w:rFonts w:ascii="Times New Roman" w:hAnsi="Times New Roman" w:cs="Times New Roman"/>
          <w:sz w:val="24"/>
          <w:szCs w:val="24"/>
        </w:rPr>
        <w:t xml:space="preserve"> </w:t>
      </w:r>
      <w:r w:rsidR="007146C0">
        <w:rPr>
          <w:rFonts w:ascii="Times New Roman" w:hAnsi="Times New Roman" w:cs="Times New Roman"/>
          <w:sz w:val="24"/>
          <w:szCs w:val="24"/>
        </w:rPr>
        <w:t xml:space="preserve">are still commonly </w:t>
      </w:r>
      <w:r w:rsidR="006C1351">
        <w:rPr>
          <w:rFonts w:ascii="Times New Roman" w:hAnsi="Times New Roman" w:cs="Times New Roman"/>
          <w:sz w:val="24"/>
          <w:szCs w:val="24"/>
        </w:rPr>
        <w:t>applied</w:t>
      </w:r>
      <w:r w:rsidR="007146C0">
        <w:rPr>
          <w:rFonts w:ascii="Times New Roman" w:hAnsi="Times New Roman" w:cs="Times New Roman"/>
          <w:sz w:val="24"/>
          <w:szCs w:val="24"/>
        </w:rPr>
        <w:t xml:space="preserve"> with a single species tree</w:t>
      </w:r>
      <w:r w:rsidR="00A15B4F">
        <w:rPr>
          <w:rFonts w:ascii="Times New Roman" w:hAnsi="Times New Roman" w:cs="Times New Roman"/>
          <w:sz w:val="24"/>
          <w:szCs w:val="24"/>
        </w:rPr>
        <w:t xml:space="preserve"> across loci </w:t>
      </w:r>
      <w:r w:rsidR="00931FEF">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31FEF">
        <w:rPr>
          <w:rFonts w:ascii="Times New Roman" w:hAnsi="Times New Roman" w:cs="Times New Roman"/>
          <w:sz w:val="24"/>
          <w:szCs w:val="24"/>
        </w:rPr>
      </w:r>
      <w:r w:rsidR="00931FEF">
        <w:rPr>
          <w:rFonts w:ascii="Times New Roman" w:hAnsi="Times New Roman" w:cs="Times New Roman"/>
          <w:sz w:val="24"/>
          <w:szCs w:val="24"/>
        </w:rPr>
        <w:fldChar w:fldCharType="separate"/>
      </w:r>
      <w:r w:rsidR="001B6D59">
        <w:rPr>
          <w:rFonts w:ascii="Times New Roman" w:hAnsi="Times New Roman" w:cs="Times New Roman"/>
          <w:noProof/>
          <w:sz w:val="24"/>
          <w:szCs w:val="24"/>
        </w:rPr>
        <w:t>(Carbone, et al. 2014; Foote, et al. 2015; van der Valk, et al. 2021; Treaster, et al. 2023)</w:t>
      </w:r>
      <w:r w:rsidR="00931FEF">
        <w:rPr>
          <w:rFonts w:ascii="Times New Roman" w:hAnsi="Times New Roman" w:cs="Times New Roman"/>
          <w:sz w:val="24"/>
          <w:szCs w:val="24"/>
        </w:rPr>
        <w:fldChar w:fldCharType="end"/>
      </w:r>
      <w:r w:rsidR="007146C0">
        <w:rPr>
          <w:rFonts w:ascii="Times New Roman" w:hAnsi="Times New Roman" w:cs="Times New Roman"/>
          <w:sz w:val="24"/>
          <w:szCs w:val="24"/>
        </w:rPr>
        <w:t>.</w:t>
      </w:r>
      <w:r w:rsidR="001811CE">
        <w:rPr>
          <w:rFonts w:ascii="Times New Roman" w:hAnsi="Times New Roman" w:cs="Times New Roman"/>
          <w:sz w:val="24"/>
          <w:szCs w:val="24"/>
        </w:rPr>
        <w:t xml:space="preserve"> While we</w:t>
      </w:r>
      <w:r w:rsidR="004557BE">
        <w:rPr>
          <w:rFonts w:ascii="Times New Roman" w:hAnsi="Times New Roman" w:cs="Times New Roman"/>
          <w:sz w:val="24"/>
          <w:szCs w:val="24"/>
        </w:rPr>
        <w:t xml:space="preserve"> used the simplifying assum</w:t>
      </w:r>
      <w:r w:rsidR="009376C7">
        <w:rPr>
          <w:rFonts w:ascii="Times New Roman" w:hAnsi="Times New Roman" w:cs="Times New Roman"/>
          <w:sz w:val="24"/>
          <w:szCs w:val="24"/>
        </w:rPr>
        <w:t>ption</w:t>
      </w:r>
      <w:r w:rsidR="004557BE">
        <w:rPr>
          <w:rFonts w:ascii="Times New Roman" w:hAnsi="Times New Roman" w:cs="Times New Roman"/>
          <w:sz w:val="24"/>
          <w:szCs w:val="24"/>
        </w:rPr>
        <w:t xml:space="preserve"> </w:t>
      </w:r>
      <w:r w:rsidR="001811CE">
        <w:rPr>
          <w:rFonts w:ascii="Times New Roman" w:hAnsi="Times New Roman" w:cs="Times New Roman"/>
          <w:sz w:val="24"/>
          <w:szCs w:val="24"/>
        </w:rPr>
        <w:t xml:space="preserve">that the results from the gene tree are </w:t>
      </w:r>
      <w:r w:rsidR="004557BE">
        <w:rPr>
          <w:rFonts w:ascii="Times New Roman" w:hAnsi="Times New Roman" w:cs="Times New Roman"/>
          <w:sz w:val="24"/>
          <w:szCs w:val="24"/>
        </w:rPr>
        <w:t>more likely to be</w:t>
      </w:r>
      <w:r w:rsidR="001811CE">
        <w:rPr>
          <w:rFonts w:ascii="Times New Roman" w:hAnsi="Times New Roman" w:cs="Times New Roman"/>
          <w:sz w:val="24"/>
          <w:szCs w:val="24"/>
        </w:rPr>
        <w:t xml:space="preserve"> correct, this may not always be the case given that errors can also occur during gene tree inference.</w:t>
      </w:r>
      <w:r w:rsidR="007146C0">
        <w:rPr>
          <w:rFonts w:ascii="Times New Roman" w:hAnsi="Times New Roman" w:cs="Times New Roman"/>
          <w:sz w:val="24"/>
          <w:szCs w:val="24"/>
        </w:rPr>
        <w:t xml:space="preserve"> </w:t>
      </w:r>
      <w:r w:rsidR="001811CE">
        <w:rPr>
          <w:rFonts w:ascii="Times New Roman" w:hAnsi="Times New Roman" w:cs="Times New Roman"/>
          <w:sz w:val="24"/>
          <w:szCs w:val="24"/>
        </w:rPr>
        <w:t>Still, o</w:t>
      </w:r>
      <w:r w:rsidR="007146C0">
        <w:rPr>
          <w:rFonts w:ascii="Times New Roman" w:hAnsi="Times New Roman" w:cs="Times New Roman"/>
          <w:sz w:val="24"/>
          <w:szCs w:val="24"/>
        </w:rPr>
        <w:t xml:space="preserve">ur results </w:t>
      </w:r>
      <w:r w:rsidR="00C45524">
        <w:rPr>
          <w:rFonts w:ascii="Times New Roman" w:hAnsi="Times New Roman" w:cs="Times New Roman"/>
          <w:sz w:val="24"/>
          <w:szCs w:val="24"/>
        </w:rPr>
        <w:t>confirm</w:t>
      </w:r>
      <w:r w:rsidR="007146C0">
        <w:rPr>
          <w:rFonts w:ascii="Times New Roman" w:hAnsi="Times New Roman" w:cs="Times New Roman"/>
          <w:sz w:val="24"/>
          <w:szCs w:val="24"/>
        </w:rPr>
        <w:t xml:space="preserve"> </w:t>
      </w:r>
      <w:r w:rsidR="00A15B4F">
        <w:rPr>
          <w:rFonts w:ascii="Times New Roman" w:hAnsi="Times New Roman" w:cs="Times New Roman"/>
          <w:sz w:val="24"/>
          <w:szCs w:val="24"/>
        </w:rPr>
        <w:t xml:space="preserve">that the use of a single tree for such tests that rely on accurate estimation of substitution rates </w:t>
      </w:r>
      <w:r w:rsidR="006C1351">
        <w:rPr>
          <w:rFonts w:ascii="Times New Roman" w:hAnsi="Times New Roman" w:cs="Times New Roman"/>
          <w:sz w:val="24"/>
          <w:szCs w:val="24"/>
        </w:rPr>
        <w:t>are likely to</w:t>
      </w:r>
      <w:r w:rsidR="00A15B4F">
        <w:rPr>
          <w:rFonts w:ascii="Times New Roman" w:hAnsi="Times New Roman" w:cs="Times New Roman"/>
          <w:sz w:val="24"/>
          <w:szCs w:val="24"/>
        </w:rPr>
        <w:t xml:space="preserve"> </w:t>
      </w:r>
      <w:r w:rsidR="006C1351">
        <w:rPr>
          <w:rFonts w:ascii="Times New Roman" w:hAnsi="Times New Roman" w:cs="Times New Roman"/>
          <w:sz w:val="24"/>
          <w:szCs w:val="24"/>
        </w:rPr>
        <w:t>lead to</w:t>
      </w:r>
      <w:r w:rsidR="00A15B4F">
        <w:rPr>
          <w:rFonts w:ascii="Times New Roman" w:hAnsi="Times New Roman" w:cs="Times New Roman"/>
          <w:sz w:val="24"/>
          <w:szCs w:val="24"/>
        </w:rPr>
        <w:t xml:space="preserve"> both </w:t>
      </w:r>
      <w:r w:rsidR="001811CE">
        <w:rPr>
          <w:rFonts w:ascii="Times New Roman" w:hAnsi="Times New Roman" w:cs="Times New Roman"/>
          <w:sz w:val="24"/>
          <w:szCs w:val="24"/>
        </w:rPr>
        <w:t>inaccurate</w:t>
      </w:r>
      <w:r w:rsidR="00A15B4F">
        <w:rPr>
          <w:rFonts w:ascii="Times New Roman" w:hAnsi="Times New Roman" w:cs="Times New Roman"/>
          <w:sz w:val="24"/>
          <w:szCs w:val="24"/>
        </w:rPr>
        <w:t xml:space="preserve"> inferences of positive selection</w:t>
      </w:r>
      <w:r w:rsidR="005A1264">
        <w:rPr>
          <w:rFonts w:ascii="Times New Roman" w:hAnsi="Times New Roman" w:cs="Times New Roman"/>
          <w:sz w:val="24"/>
          <w:szCs w:val="24"/>
        </w:rPr>
        <w:t xml:space="preserve"> and strongly encourage the use of individual gene trees for </w:t>
      </w:r>
      <w:commentRangeStart w:id="115"/>
      <w:r w:rsidR="005A1264">
        <w:rPr>
          <w:rFonts w:ascii="Times New Roman" w:hAnsi="Times New Roman" w:cs="Times New Roman"/>
          <w:sz w:val="24"/>
          <w:szCs w:val="24"/>
        </w:rPr>
        <w:t>such analyses</w:t>
      </w:r>
      <w:r w:rsidR="00A15B4F">
        <w:rPr>
          <w:rFonts w:ascii="Times New Roman" w:hAnsi="Times New Roman" w:cs="Times New Roman"/>
          <w:sz w:val="24"/>
          <w:szCs w:val="24"/>
        </w:rPr>
        <w:t>.</w:t>
      </w:r>
      <w:commentRangeEnd w:id="115"/>
      <w:r w:rsidR="004557BE">
        <w:rPr>
          <w:rStyle w:val="CommentReference"/>
        </w:rPr>
        <w:commentReference w:id="115"/>
      </w:r>
      <w:r w:rsidR="00485CEA">
        <w:rPr>
          <w:rFonts w:ascii="Times New Roman" w:hAnsi="Times New Roman" w:cs="Times New Roman"/>
          <w:sz w:val="24"/>
          <w:szCs w:val="24"/>
        </w:rPr>
        <w:t xml:space="preserve"> </w:t>
      </w:r>
    </w:p>
    <w:p w14:paraId="6E963037" w14:textId="0649DCEE" w:rsidR="004557BE" w:rsidRDefault="004557BE" w:rsidP="005D3A4E">
      <w:pPr>
        <w:spacing w:after="0"/>
        <w:jc w:val="both"/>
        <w:rPr>
          <w:rFonts w:ascii="Times New Roman" w:hAnsi="Times New Roman" w:cs="Times New Roman"/>
          <w:sz w:val="24"/>
          <w:szCs w:val="24"/>
        </w:rPr>
      </w:pPr>
    </w:p>
    <w:p w14:paraId="35255AC1" w14:textId="0CC8C12D" w:rsidR="004557BE" w:rsidRPr="009376C7" w:rsidRDefault="004557BE" w:rsidP="005D3A4E">
      <w:pPr>
        <w:spacing w:after="0"/>
        <w:jc w:val="both"/>
        <w:rPr>
          <w:rFonts w:ascii="Times New Roman" w:hAnsi="Times New Roman" w:cs="Times New Roman"/>
          <w:i/>
          <w:iCs/>
          <w:sz w:val="24"/>
          <w:szCs w:val="24"/>
        </w:rPr>
      </w:pPr>
      <w:r w:rsidRPr="009376C7">
        <w:rPr>
          <w:rFonts w:ascii="Times New Roman" w:hAnsi="Times New Roman" w:cs="Times New Roman"/>
          <w:i/>
          <w:iCs/>
          <w:sz w:val="24"/>
          <w:szCs w:val="24"/>
        </w:rPr>
        <w:t>Conclusions</w:t>
      </w:r>
    </w:p>
    <w:p w14:paraId="67C2F15C" w14:textId="2D354310" w:rsidR="002C4B0B" w:rsidRDefault="004557BE" w:rsidP="009376C7">
      <w:pPr>
        <w:spacing w:after="160" w:line="259" w:lineRule="auto"/>
        <w:jc w:val="both"/>
        <w:rPr>
          <w:rFonts w:ascii="Times New Roman" w:hAnsi="Times New Roman" w:cs="Times New Roman"/>
          <w:sz w:val="24"/>
          <w:szCs w:val="24"/>
        </w:rPr>
      </w:pPr>
      <w:commentRangeStart w:id="116"/>
      <w:r>
        <w:rPr>
          <w:rFonts w:ascii="Times New Roman" w:hAnsi="Times New Roman" w:cs="Times New Roman"/>
          <w:sz w:val="24"/>
          <w:szCs w:val="24"/>
        </w:rPr>
        <w:t>Murine r</w:t>
      </w:r>
      <w:r w:rsidR="002C4B0B">
        <w:rPr>
          <w:rFonts w:ascii="Times New Roman" w:hAnsi="Times New Roman" w:cs="Times New Roman"/>
          <w:sz w:val="24"/>
          <w:szCs w:val="24"/>
        </w:rPr>
        <w:t xml:space="preserve">odents </w:t>
      </w:r>
      <w:commentRangeEnd w:id="116"/>
      <w:r w:rsidR="00B63ACE">
        <w:rPr>
          <w:rStyle w:val="CommentReference"/>
        </w:rPr>
        <w:commentReference w:id="116"/>
      </w:r>
      <w:r w:rsidR="002C4B0B">
        <w:rPr>
          <w:rFonts w:ascii="Times New Roman" w:hAnsi="Times New Roman" w:cs="Times New Roman"/>
          <w:sz w:val="24"/>
          <w:szCs w:val="24"/>
        </w:rPr>
        <w:t>as a study system allow us to use t</w:t>
      </w:r>
      <w:r w:rsidR="002C4B0B" w:rsidRPr="00031896">
        <w:rPr>
          <w:rFonts w:ascii="Times New Roman" w:hAnsi="Times New Roman" w:cs="Times New Roman"/>
          <w:sz w:val="24"/>
          <w:szCs w:val="24"/>
        </w:rPr>
        <w:t xml:space="preserve">he high-quality </w:t>
      </w:r>
      <w:r w:rsidR="002C4B0B" w:rsidRPr="00D4662B">
        <w:rPr>
          <w:rFonts w:ascii="Times New Roman" w:hAnsi="Times New Roman" w:cs="Times New Roman"/>
          <w:i/>
          <w:sz w:val="24"/>
          <w:szCs w:val="24"/>
        </w:rPr>
        <w:t>M. musculus</w:t>
      </w:r>
      <w:r w:rsidR="002C4B0B" w:rsidRPr="00031896">
        <w:rPr>
          <w:rFonts w:ascii="Times New Roman" w:hAnsi="Times New Roman" w:cs="Times New Roman"/>
          <w:sz w:val="24"/>
          <w:szCs w:val="24"/>
        </w:rPr>
        <w:t xml:space="preserve"> genome to</w:t>
      </w:r>
      <w:r w:rsidR="002C4B0B">
        <w:rPr>
          <w:rFonts w:ascii="Times New Roman" w:hAnsi="Times New Roman" w:cs="Times New Roman"/>
          <w:sz w:val="24"/>
          <w:szCs w:val="24"/>
        </w:rPr>
        <w:t xml:space="preserve"> begin to</w:t>
      </w:r>
      <w:r w:rsidR="002C4B0B" w:rsidRPr="00031896">
        <w:rPr>
          <w:rFonts w:ascii="Times New Roman" w:hAnsi="Times New Roman" w:cs="Times New Roman"/>
          <w:sz w:val="24"/>
          <w:szCs w:val="24"/>
        </w:rPr>
        <w:t xml:space="preserve"> </w:t>
      </w:r>
      <w:r w:rsidR="002C4B0B">
        <w:rPr>
          <w:rFonts w:ascii="Times New Roman" w:hAnsi="Times New Roman" w:cs="Times New Roman"/>
          <w:sz w:val="24"/>
          <w:szCs w:val="24"/>
        </w:rPr>
        <w:t>examine</w:t>
      </w:r>
      <w:r w:rsidR="002C4B0B" w:rsidRPr="00031896">
        <w:rPr>
          <w:rFonts w:ascii="Times New Roman" w:hAnsi="Times New Roman" w:cs="Times New Roman"/>
          <w:sz w:val="24"/>
          <w:szCs w:val="24"/>
        </w:rPr>
        <w:t xml:space="preserve"> fine-scale patterns and effects of phylogenetic discordance along chromosomes</w:t>
      </w:r>
      <w:r w:rsidR="00B63ACE">
        <w:rPr>
          <w:rFonts w:ascii="Times New Roman" w:hAnsi="Times New Roman" w:cs="Times New Roman"/>
          <w:sz w:val="24"/>
          <w:szCs w:val="24"/>
        </w:rPr>
        <w:t>. Our analysis</w:t>
      </w:r>
      <w:r w:rsidR="002C4B0B">
        <w:rPr>
          <w:rFonts w:ascii="Times New Roman" w:hAnsi="Times New Roman" w:cs="Times New Roman"/>
          <w:sz w:val="24"/>
          <w:szCs w:val="24"/>
        </w:rPr>
        <w:t xml:space="preserve"> revea</w:t>
      </w:r>
      <w:r w:rsidR="00B63ACE">
        <w:rPr>
          <w:rFonts w:ascii="Times New Roman" w:hAnsi="Times New Roman" w:cs="Times New Roman"/>
          <w:sz w:val="24"/>
          <w:szCs w:val="24"/>
        </w:rPr>
        <w:t>l</w:t>
      </w:r>
      <w:r w:rsidR="009376C7">
        <w:rPr>
          <w:rFonts w:ascii="Times New Roman" w:hAnsi="Times New Roman" w:cs="Times New Roman"/>
          <w:sz w:val="24"/>
          <w:szCs w:val="24"/>
        </w:rPr>
        <w:t>s</w:t>
      </w:r>
      <w:r w:rsidR="002C4B0B">
        <w:rPr>
          <w:rFonts w:ascii="Times New Roman" w:hAnsi="Times New Roman" w:cs="Times New Roman"/>
          <w:sz w:val="24"/>
          <w:szCs w:val="24"/>
        </w:rPr>
        <w:t xml:space="preserve"> how discordance varies with genome biology</w:t>
      </w:r>
      <w:r>
        <w:rPr>
          <w:rFonts w:ascii="Times New Roman" w:hAnsi="Times New Roman" w:cs="Times New Roman"/>
          <w:sz w:val="24"/>
          <w:szCs w:val="24"/>
        </w:rPr>
        <w:t xml:space="preserve"> across evolutionary timescales</w:t>
      </w:r>
      <w:r w:rsidR="00B63ACE">
        <w:rPr>
          <w:rFonts w:ascii="Times New Roman" w:hAnsi="Times New Roman" w:cs="Times New Roman"/>
          <w:sz w:val="24"/>
          <w:szCs w:val="24"/>
        </w:rPr>
        <w:t>, as well as the limits of inference inherent to extrapolating information from a single model system to a phylogenetic sample</w:t>
      </w:r>
      <w:ins w:id="117" w:author="Thomas, Gregg [2]" w:date="2024-05-10T11:35:00Z">
        <w:r w:rsidR="002C4B0B" w:rsidRPr="00031896">
          <w:rPr>
            <w:rFonts w:ascii="Times New Roman" w:hAnsi="Times New Roman" w:cs="Times New Roman"/>
            <w:sz w:val="24"/>
            <w:szCs w:val="24"/>
          </w:rPr>
          <w:t>.</w:t>
        </w:r>
      </w:ins>
      <w:ins w:id="118" w:author="Good, Jeffrey" w:date="2024-06-07T15:31:00Z">
        <w:r w:rsidR="00B63ACE">
          <w:rPr>
            <w:rFonts w:ascii="Times New Roman" w:hAnsi="Times New Roman" w:cs="Times New Roman"/>
            <w:sz w:val="24"/>
            <w:szCs w:val="24"/>
          </w:rPr>
          <w:t xml:space="preserve"> </w:t>
        </w:r>
      </w:ins>
      <w:r w:rsidR="002C4B0B" w:rsidRPr="00031896">
        <w:rPr>
          <w:rFonts w:ascii="Times New Roman" w:hAnsi="Times New Roman" w:cs="Times New Roman"/>
          <w:sz w:val="24"/>
          <w:szCs w:val="24"/>
        </w:rPr>
        <w:t xml:space="preserve"> We</w:t>
      </w:r>
      <w:r w:rsidR="002C4B0B">
        <w:rPr>
          <w:rFonts w:ascii="Times New Roman" w:hAnsi="Times New Roman" w:cs="Times New Roman"/>
          <w:sz w:val="24"/>
          <w:szCs w:val="24"/>
        </w:rPr>
        <w:t xml:space="preserve"> also</w:t>
      </w:r>
      <w:r w:rsidR="002C4B0B" w:rsidRPr="00031896">
        <w:rPr>
          <w:rFonts w:ascii="Times New Roman" w:hAnsi="Times New Roman" w:cs="Times New Roman"/>
          <w:sz w:val="24"/>
          <w:szCs w:val="24"/>
        </w:rPr>
        <w:t xml:space="preserve"> demonstrate how</w:t>
      </w:r>
      <w:r w:rsidR="002C4B0B">
        <w:rPr>
          <w:rFonts w:ascii="Times New Roman" w:hAnsi="Times New Roman" w:cs="Times New Roman"/>
          <w:sz w:val="24"/>
          <w:szCs w:val="24"/>
        </w:rPr>
        <w:t xml:space="preserve"> phylogenetic discordance can mis-lead</w:t>
      </w:r>
      <w:r w:rsidR="002C4B0B" w:rsidRPr="00031896">
        <w:rPr>
          <w:rFonts w:ascii="Times New Roman" w:hAnsi="Times New Roman" w:cs="Times New Roman"/>
          <w:sz w:val="24"/>
          <w:szCs w:val="24"/>
        </w:rPr>
        <w:t xml:space="preserve"> common tests for selection if only a single species tree is used. </w:t>
      </w:r>
      <w:r>
        <w:rPr>
          <w:rFonts w:ascii="Times New Roman" w:hAnsi="Times New Roman" w:cs="Times New Roman"/>
          <w:sz w:val="24"/>
          <w:szCs w:val="24"/>
        </w:rPr>
        <w:t>Through these</w:t>
      </w:r>
      <w:r w:rsidR="002C4B0B" w:rsidRPr="00031896">
        <w:rPr>
          <w:rFonts w:ascii="Times New Roman" w:hAnsi="Times New Roman" w:cs="Times New Roman"/>
          <w:sz w:val="24"/>
          <w:szCs w:val="24"/>
        </w:rPr>
        <w:t xml:space="preserve"> results, we can better understand the complexities of phylogenomic datasets </w:t>
      </w:r>
      <w:r>
        <w:rPr>
          <w:rFonts w:ascii="Times New Roman" w:hAnsi="Times New Roman" w:cs="Times New Roman"/>
          <w:sz w:val="24"/>
          <w:szCs w:val="24"/>
        </w:rPr>
        <w:t xml:space="preserve">and </w:t>
      </w:r>
      <w:r w:rsidR="002C4B0B" w:rsidRPr="00031896">
        <w:rPr>
          <w:rFonts w:ascii="Times New Roman" w:hAnsi="Times New Roman" w:cs="Times New Roman"/>
          <w:sz w:val="24"/>
          <w:szCs w:val="24"/>
        </w:rPr>
        <w:t xml:space="preserve">ensure that steps are taken to accommodate these details in </w:t>
      </w:r>
      <w:r w:rsidR="002C4B0B" w:rsidRPr="00A21B9E">
        <w:rPr>
          <w:rFonts w:ascii="Times New Roman" w:hAnsi="Times New Roman" w:cs="Times New Roman"/>
          <w:sz w:val="24"/>
          <w:szCs w:val="24"/>
        </w:rPr>
        <w:t>future</w:t>
      </w:r>
      <w:r w:rsidR="002C4B0B">
        <w:rPr>
          <w:rFonts w:ascii="Times New Roman" w:hAnsi="Times New Roman" w:cs="Times New Roman"/>
          <w:sz w:val="24"/>
          <w:szCs w:val="24"/>
        </w:rPr>
        <w:t xml:space="preserve"> </w:t>
      </w:r>
      <w:r w:rsidR="002C4B0B" w:rsidRPr="00031896">
        <w:rPr>
          <w:rFonts w:ascii="Times New Roman" w:hAnsi="Times New Roman" w:cs="Times New Roman"/>
          <w:sz w:val="24"/>
          <w:szCs w:val="24"/>
        </w:rPr>
        <w:t>comparative studies.</w:t>
      </w:r>
      <w:r w:rsidR="002C4B0B">
        <w:rPr>
          <w:rFonts w:ascii="Times New Roman" w:hAnsi="Times New Roman" w:cs="Times New Roman"/>
          <w:sz w:val="24"/>
          <w:szCs w:val="24"/>
        </w:rPr>
        <w:t xml:space="preserve"> </w:t>
      </w:r>
    </w:p>
    <w:p w14:paraId="196C9861" w14:textId="77777777" w:rsidR="005D3A4E" w:rsidRPr="00D1036D" w:rsidRDefault="005D3A4E" w:rsidP="005D3A4E">
      <w:pPr>
        <w:spacing w:after="0"/>
        <w:jc w:val="both"/>
        <w:rPr>
          <w:rFonts w:ascii="Times New Roman" w:hAnsi="Times New Roman" w:cs="Times New Roman"/>
          <w:i/>
          <w:iCs/>
          <w:sz w:val="24"/>
          <w:szCs w:val="24"/>
        </w:rPr>
      </w:pPr>
    </w:p>
    <w:p w14:paraId="60C13A0E" w14:textId="49B05720" w:rsidR="00A849E6" w:rsidRDefault="001811CE" w:rsidP="00A849E6">
      <w:pPr>
        <w:pStyle w:val="Heading1"/>
        <w:jc w:val="both"/>
        <w:rPr>
          <w:ins w:id="119" w:author="Thomas, Gregg [2]" w:date="2024-04-09T10:55:00Z"/>
        </w:rPr>
      </w:pPr>
      <w:r>
        <w:t xml:space="preserve">Materials &amp; </w:t>
      </w:r>
      <w:r w:rsidR="00A849E6" w:rsidRPr="00197A2B">
        <w:t>Methods</w:t>
      </w:r>
    </w:p>
    <w:p w14:paraId="0EEFF44E" w14:textId="77777777" w:rsidR="00A849E6" w:rsidRDefault="00A849E6" w:rsidP="00A849E6">
      <w:pPr>
        <w:pStyle w:val="Heading2"/>
      </w:pPr>
      <w:commentRangeStart w:id="120"/>
      <w:r w:rsidRPr="00031896">
        <w:t>Sample collection</w:t>
      </w:r>
      <w:r>
        <w:t xml:space="preserve"> and assembly</w:t>
      </w:r>
      <w:commentRangeEnd w:id="120"/>
      <w:r w:rsidR="00500045">
        <w:rPr>
          <w:rStyle w:val="CommentReference"/>
          <w:rFonts w:asciiTheme="minorHAnsi" w:hAnsiTheme="minorHAnsi" w:cstheme="minorBidi"/>
          <w:i w:val="0"/>
          <w:iCs w:val="0"/>
        </w:rPr>
        <w:commentReference w:id="120"/>
      </w:r>
    </w:p>
    <w:p w14:paraId="267C0DCF" w14:textId="46D19D7A"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collected genomes from 16 murine species and 2 other rodents from several sources, including NCBI and several recently sequenced in </w:t>
      </w:r>
      <w:r>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(see Table </w:t>
      </w:r>
      <w:r w:rsidR="005E3AC8">
        <w:rPr>
          <w:rFonts w:ascii="Times New Roman" w:hAnsi="Times New Roman" w:cs="Times New Roman"/>
          <w:sz w:val="24"/>
          <w:szCs w:val="24"/>
        </w:rPr>
        <w:t>S1</w:t>
      </w:r>
      <w:r>
        <w:rPr>
          <w:rFonts w:ascii="Times New Roman" w:hAnsi="Times New Roman" w:cs="Times New Roman"/>
          <w:sz w:val="24"/>
          <w:szCs w:val="24"/>
        </w:rPr>
        <w:t xml:space="preserve"> for full list of samples and sources). We also report the sampling of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w:t>
      </w:r>
      <w:r>
        <w:rPr>
          <w:rFonts w:ascii="Times New Roman" w:hAnsi="Times New Roman" w:cs="Times New Roman"/>
          <w:sz w:val="24"/>
          <w:szCs w:val="24"/>
        </w:rPr>
        <w:t xml:space="preserve"> </w:t>
      </w:r>
      <w:r w:rsidRPr="003D23AB">
        <w:rPr>
          <w:rFonts w:ascii="Times New Roman" w:hAnsi="Times New Roman" w:cs="Times New Roman"/>
          <w:sz w:val="24"/>
          <w:szCs w:val="24"/>
        </w:rPr>
        <w:t xml:space="preserve">(FMNH 230007) </w:t>
      </w:r>
      <w:r>
        <w:rPr>
          <w:rFonts w:ascii="Times New Roman" w:hAnsi="Times New Roman" w:cs="Times New Roman"/>
          <w:sz w:val="24"/>
          <w:szCs w:val="24"/>
        </w:rPr>
        <w:t>from</w:t>
      </w:r>
      <w:r w:rsidRPr="003D23AB">
        <w:rPr>
          <w:rFonts w:ascii="Times New Roman" w:hAnsi="Times New Roman" w:cs="Times New Roman"/>
          <w:sz w:val="24"/>
          <w:szCs w:val="24"/>
        </w:rPr>
        <w:t xml:space="preserve"> Ethiopia in 2015</w:t>
      </w:r>
      <w:r>
        <w:rPr>
          <w:rFonts w:ascii="Times New Roman" w:hAnsi="Times New Roman" w:cs="Times New Roman"/>
          <w:sz w:val="24"/>
          <w:szCs w:val="24"/>
        </w:rPr>
        <w:t xml:space="preserve">. While DNA extraction and sequencing on the 10x Genomics platform for </w:t>
      </w:r>
      <w:r>
        <w:rPr>
          <w:rFonts w:ascii="Times New Roman" w:hAnsi="Times New Roman" w:cs="Times New Roman"/>
          <w:i/>
          <w:iCs/>
          <w:sz w:val="24"/>
          <w:szCs w:val="24"/>
        </w:rPr>
        <w:t>O. typus</w:t>
      </w:r>
      <w:r>
        <w:rPr>
          <w:rFonts w:ascii="Times New Roman" w:hAnsi="Times New Roman" w:cs="Times New Roman"/>
          <w:sz w:val="24"/>
          <w:szCs w:val="24"/>
        </w:rPr>
        <w:t xml:space="preserve"> is the same as described in</w:t>
      </w:r>
      <w:r w:rsidRPr="004207A5">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the library quality for </w:t>
      </w:r>
      <w:r>
        <w:rPr>
          <w:rFonts w:ascii="Times New Roman" w:hAnsi="Times New Roman" w:cs="Times New Roman"/>
          <w:sz w:val="24"/>
          <w:szCs w:val="24"/>
        </w:rPr>
        <w:t xml:space="preserve">this sample </w:t>
      </w:r>
      <w:r w:rsidRPr="004207A5">
        <w:rPr>
          <w:rFonts w:ascii="Times New Roman" w:hAnsi="Times New Roman" w:cs="Times New Roman"/>
          <w:sz w:val="24"/>
          <w:szCs w:val="24"/>
        </w:rPr>
        <w:t>was too low for chromosome level assembly</w:t>
      </w:r>
      <w:r>
        <w:rPr>
          <w:rFonts w:ascii="Times New Roman" w:hAnsi="Times New Roman" w:cs="Times New Roman"/>
          <w:sz w:val="24"/>
          <w:szCs w:val="24"/>
        </w:rPr>
        <w:t>. Here,</w:t>
      </w:r>
      <w:r w:rsidRPr="004207A5">
        <w:rPr>
          <w:rFonts w:ascii="Times New Roman" w:hAnsi="Times New Roman" w:cs="Times New Roman"/>
          <w:sz w:val="24"/>
          <w:szCs w:val="24"/>
        </w:rPr>
        <w:t xml:space="preserve"> </w:t>
      </w:r>
      <w:r>
        <w:rPr>
          <w:rFonts w:ascii="Times New Roman" w:hAnsi="Times New Roman" w:cs="Times New Roman"/>
          <w:sz w:val="24"/>
          <w:szCs w:val="24"/>
        </w:rPr>
        <w:t>we</w:t>
      </w:r>
      <w:r w:rsidRPr="004207A5">
        <w:rPr>
          <w:rFonts w:ascii="Times New Roman" w:hAnsi="Times New Roman" w:cs="Times New Roman"/>
          <w:sz w:val="24"/>
          <w:szCs w:val="24"/>
        </w:rPr>
        <w:t xml:space="preserve"> instead assembled</w:t>
      </w:r>
      <w:r>
        <w:rPr>
          <w:rFonts w:ascii="Times New Roman" w:hAnsi="Times New Roman" w:cs="Times New Roman"/>
          <w:sz w:val="24"/>
          <w:szCs w:val="24"/>
        </w:rPr>
        <w:t xml:space="preserve"> it</w:t>
      </w:r>
      <w:r w:rsidRPr="004207A5">
        <w:rPr>
          <w:rFonts w:ascii="Times New Roman" w:hAnsi="Times New Roman" w:cs="Times New Roman"/>
          <w:sz w:val="24"/>
          <w:szCs w:val="24"/>
        </w:rPr>
        <w:t xml:space="preserve"> into scaffolds with the express purpose of obtaining UCEs</w:t>
      </w:r>
      <w:r>
        <w:rPr>
          <w:rFonts w:ascii="Times New Roman" w:hAnsi="Times New Roman" w:cs="Times New Roman"/>
          <w:sz w:val="24"/>
          <w:szCs w:val="24"/>
        </w:rPr>
        <w:t xml:space="preserve"> for phylogenetic analysis</w:t>
      </w:r>
      <w:r w:rsidRPr="004207A5">
        <w:rPr>
          <w:rFonts w:ascii="Times New Roman" w:hAnsi="Times New Roman" w:cs="Times New Roman"/>
          <w:sz w:val="24"/>
          <w:szCs w:val="24"/>
        </w:rPr>
        <w:t xml:space="preserve">. Adapters and low-quality bases were trimmed from the reads using </w:t>
      </w:r>
      <w:proofErr w:type="spellStart"/>
      <w:r w:rsidRPr="004207A5">
        <w:rPr>
          <w:rFonts w:ascii="Times New Roman" w:hAnsi="Times New Roman" w:cs="Times New Roman"/>
          <w:sz w:val="24"/>
          <w:szCs w:val="24"/>
        </w:rPr>
        <w:t>illumiprocessor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&lt;EndNote&gt;&lt;Cite&gt;&lt;Author&gt;Faircloth&lt;/Author&gt;&lt;Year&gt;2013&lt;/Year&gt;&lt;RecNum&gt;190&lt;/RecNum&gt;&lt;DisplayText&gt;(Faircloth 2013)&lt;/DisplayText&gt;&lt;record&gt;&lt;rec-number&gt;190&lt;/rec-number&gt;&lt;foreign-keys&gt;&lt;key app="EN" db-id="vdwt9psdezv5tlee9vn5swzfzafw0azp5adx" timestamp="1649258231"&gt;190&lt;/key&gt;&lt;/foreign-keys&gt;&lt;ref-type name="Computer Program"&gt;9&lt;/ref-type&gt;&lt;contributors&gt;&lt;authors&gt;&lt;author&gt;Faircloth, B. C.&lt;/author&gt;&lt;/authors&gt;&lt;/contributors&gt;&lt;titles&gt;&lt;title&gt;illumiprocessor: a trimmomatic wrapper for parallel adapter and quality trimming&lt;/title&gt;&lt;/titles&gt;&lt;dates&gt;&lt;year&gt;2013&lt;/year&gt;&lt;/dates&gt;&lt;urls&gt;&lt;/urls&gt;&lt;electronic-resource-num&gt;10.6079/J9ILL&lt;/electronic-resource-num&gt;&lt;/record&gt;&lt;/Cite&gt;&lt;/EndNote&gt;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(Faircloth 2013)</w:t>
      </w:r>
      <w:r>
        <w:rPr>
          <w:rFonts w:ascii="Times New Roman" w:hAnsi="Times New Roman" w:cs="Times New Roman"/>
          <w:sz w:val="24"/>
          <w:szCs w:val="24"/>
        </w:rPr>
        <w:fldChar w:fldCharType="end"/>
      </w:r>
      <w:r>
        <w:rPr>
          <w:rFonts w:ascii="Times New Roman" w:hAnsi="Times New Roman" w:cs="Times New Roman"/>
          <w:sz w:val="24"/>
          <w:szCs w:val="24"/>
        </w:rPr>
        <w:t>,</w:t>
      </w:r>
      <w:r w:rsidRPr="004207A5">
        <w:rPr>
          <w:rFonts w:ascii="Times New Roman" w:hAnsi="Times New Roman" w:cs="Times New Roman"/>
          <w:sz w:val="24"/>
          <w:szCs w:val="24"/>
        </w:rPr>
        <w:t xml:space="preserve"> which makes use of functions from </w:t>
      </w:r>
      <w:proofErr w:type="spellStart"/>
      <w:r w:rsidRPr="004207A5">
        <w:rPr>
          <w:rFonts w:ascii="Times New Roman" w:hAnsi="Times New Roman" w:cs="Times New Roman"/>
          <w:sz w:val="24"/>
          <w:szCs w:val="24"/>
        </w:rPr>
        <w:t>trimmomatic</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(Bolger, et al. 2014)</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All cleaned reads were de novo assembled using </w:t>
      </w:r>
      <w:proofErr w:type="spellStart"/>
      <w:r w:rsidRPr="004207A5">
        <w:rPr>
          <w:rFonts w:ascii="Times New Roman" w:hAnsi="Times New Roman" w:cs="Times New Roman"/>
          <w:sz w:val="24"/>
          <w:szCs w:val="24"/>
        </w:rPr>
        <w:t>ABySS</w:t>
      </w:r>
      <w:proofErr w:type="spellEnd"/>
      <w:r w:rsidRPr="004207A5">
        <w:rPr>
          <w:rFonts w:ascii="Times New Roman" w:hAnsi="Times New Roman" w:cs="Times New Roman"/>
          <w:sz w:val="24"/>
          <w:szCs w:val="24"/>
        </w:rPr>
        <w:t xml:space="preserve"> 2.3.1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&lt;EndNote&gt;&lt;Cite&gt;&lt;Author&gt;Jackman&lt;/Author&gt;&lt;Year&gt;2017&lt;/Year&gt;&lt;RecNum&gt;165&lt;/RecNum&gt;&lt;DisplayText&gt;(Jackman, et al. 2017)&lt;/DisplayText&gt;&lt;record&gt;&lt;rec-number&gt;165&lt;/rec-number&gt;&lt;foreign-keys&gt;&lt;key app="EN" db-id="vdwt9psdezv5tlee9vn5swzfzafw0azp5adx" timestamp="1649256879"&gt;165&lt;/key&gt;&lt;/foreign-keys&gt;&lt;ref-type name="Journal Article"&gt;17&lt;/ref-type&gt;&lt;contributors&gt;&lt;authors&gt;&lt;author&gt;Jackman, S. D.&lt;/author&gt;&lt;author&gt;Vandervalk, B. P.&lt;/author&gt;&lt;author&gt;Mohamadi, H.&lt;/author&gt;&lt;author&gt;Chu, J.&lt;/author&gt;&lt;author&gt;Yeo, S.&lt;/author&gt;&lt;author&gt;Hammond, S. A.&lt;/author&gt;&lt;author&gt;Jahesh, G.&lt;/author&gt;&lt;author&gt;Khan, H.&lt;/author&gt;&lt;author&gt;Coombe, L.&lt;/author&gt;&lt;author&gt;Warren, R. L.&lt;/author&gt;&lt;author&gt;Birol, I.&lt;/author&gt;&lt;/authors&gt;&lt;/contributors&gt;&lt;auth-address&gt;Canada&amp;apos;s Michael Smith Genome Sciences Centre, British Columbia Cancer Agency, Vancouver, British Columbia, V5Z 4S6, Canada.&lt;/auth-address&gt;&lt;titles&gt;&lt;title&gt;ABySS 2.0: resource-efficient assembly of large genomes using a Bloom filter&lt;/title&gt;&lt;secondary-title&gt;Genome Res&lt;/secondary-title&gt;&lt;/titles&gt;&lt;periodical&gt;&lt;full-title&gt;Genome Res&lt;/full-title&gt;&lt;/periodical&gt;&lt;pages&gt;768-777&lt;/pages&gt;&lt;volume&gt;27&lt;/volume&gt;&lt;number&gt;5&lt;/number&gt;&lt;edition&gt;2017/02/25&lt;/edition&gt;&lt;keywords&gt;&lt;keyword&gt;Contig Mapping/*methods/standards&lt;/keyword&gt;&lt;keyword&gt;Genome Size&lt;/keyword&gt;&lt;keyword&gt;Genomics/*methods/standards&lt;/keyword&gt;&lt;keyword&gt;Humans&lt;/keyword&gt;&lt;keyword&gt;Sequence Analysis, DNA/methods/standards&lt;/keyword&gt;&lt;keyword&gt;*Software&lt;/keyword&gt;&lt;/keywords&gt;&lt;dates&gt;&lt;year&gt;2017&lt;/year&gt;&lt;pub-dates&gt;&lt;date&gt;May&lt;/date&gt;&lt;/pub-dates&gt;&lt;/dates&gt;&lt;isbn&gt;1549-5469 (Electronic)&amp;#xD;1088-9051 (Linking)&lt;/isbn&gt;&lt;accession-num&gt;28232478&lt;/accession-num&gt;&lt;urls&gt;&lt;related-urls&gt;&lt;url&gt;https://www.ncbi.nlm.nih.gov/pubmed/28232478&lt;/url&gt;&lt;/related-urls&gt;&lt;/urls&gt;&lt;custom2&gt;PMC5411771&lt;/custom2&gt;&lt;electronic-resource-num&gt;10.1101/gr.214346.116&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(Jackman, et al. 2017)</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with a Bloom filter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&lt;EndNote&gt;&lt;Cite&gt;&lt;Author&gt;Bloom&lt;/Author&gt;&lt;Year&gt;1970&lt;/Year&gt;&lt;RecNum&gt;157&lt;/RecNum&gt;&lt;DisplayText&gt;(Bloom 1970)&lt;/DisplayText&gt;&lt;record&gt;&lt;rec-number&gt;157&lt;/rec-number&gt;&lt;foreign-keys&gt;&lt;key app="EN" db-id="vdwt9psdezv5tlee9vn5swzfzafw0azp5adx" timestamp="1649256423"&gt;157&lt;/key&gt;&lt;/foreign-keys&gt;&lt;ref-type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layout, searching, scatter storage, storage efficiency,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(Bloom 1970)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de Bruijn graph. The final </w:t>
      </w:r>
      <w:r w:rsidRPr="005B28B3">
        <w:rPr>
          <w:rFonts w:ascii="Times New Roman" w:hAnsi="Times New Roman" w:cs="Times New Roman"/>
          <w:i/>
          <w:iCs/>
          <w:sz w:val="24"/>
          <w:szCs w:val="24"/>
        </w:rPr>
        <w:t>O. typus</w:t>
      </w:r>
      <w:r w:rsidRPr="004207A5">
        <w:rPr>
          <w:rFonts w:ascii="Times New Roman" w:hAnsi="Times New Roman" w:cs="Times New Roman"/>
          <w:sz w:val="24"/>
          <w:szCs w:val="24"/>
        </w:rPr>
        <w:t xml:space="preserve"> scaffold assembly was 2.14GB (N50=9,211; L50=64,014; E-size=12,790).</w:t>
      </w:r>
    </w:p>
    <w:p w14:paraId="002A7DE4" w14:textId="111F25AE" w:rsidR="00A849E6" w:rsidRPr="00D014B3"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In parallel, for six of these species (see Fig. 1</w:t>
      </w:r>
      <w:r w:rsidR="005E3AC8">
        <w:rPr>
          <w:rFonts w:ascii="Times New Roman" w:hAnsi="Times New Roman" w:cs="Times New Roman"/>
          <w:sz w:val="24"/>
          <w:szCs w:val="24"/>
        </w:rPr>
        <w:t>; Table S1</w:t>
      </w:r>
      <w:r>
        <w:rPr>
          <w:rFonts w:ascii="Times New Roman" w:hAnsi="Times New Roman" w:cs="Times New Roman"/>
          <w:sz w:val="24"/>
          <w:szCs w:val="24"/>
        </w:rPr>
        <w:t xml:space="preserve">), we generated reference-based pseudo-assemblies with iterative mapping using an updated version pseudo-it v3.1.1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&lt;EndNote&gt;&lt;Cite&gt;&lt;Author&gt;Sarver&lt;/Author&gt;&lt;Year&gt;2017&lt;/Year&gt;&lt;RecNum&gt;253&lt;/RecNum&gt;&lt;DisplayText&gt;(Sarver, et al. 2017)&lt;/DisplayText&gt;&lt;record&gt;&lt;rec-number&gt;253&lt;/rec-number&gt;&lt;foreign-keys&gt;&lt;key app="EN" db-id="vdwt9psdezv5tlee9vn5swzfzafw0azp5adx" timestamp="1692289456"&gt;253&lt;/key&gt;&lt;/foreign-keys&gt;&lt;ref-type name="Journal Article"&gt;17&lt;/ref-type&gt;&lt;contributors&gt;&lt;authors&gt;&lt;author&gt;Sarver, B. A.&lt;/author&gt;&lt;author&gt;Keeble, S.&lt;/author&gt;&lt;author&gt;Cosart, T.&lt;/author&gt;&lt;author&gt;Tucker, P. K.&lt;/author&gt;&lt;author&gt;Dean, M. D.&lt;/author&gt;&lt;author&gt;Good, J. M.&lt;/author&gt;&lt;/authors&gt;&lt;/contributors&gt;&lt;auth-address&gt;Division of Biological Sciences, University of Montana, Missoula, MT.&amp;#xD;Department of Ecology and Evolutionary Biology and Museum of Zoology, University of Michigan, Ann Arbor, MI.&amp;#xD;Molecular and Computational Biology, University of Southern California, Los Angeles, CA.&lt;/auth-address&gt;&lt;titles&gt;&lt;title&gt;Phylogenomic Insights into Mouse Evolution Using a Pseudoreference Approach&lt;/title&gt;&lt;secondary-title&gt;Genome Biol Evol&lt;/secondary-title&gt;&lt;/titles&gt;&lt;periodical&gt;&lt;full-title&gt;Genome Biol Evol&lt;/full-title&gt;&lt;/periodical&gt;&lt;pages&gt;726-739&lt;/pages&gt;&lt;volume&gt;9&lt;/volume&gt;&lt;number&gt;3&lt;/number&gt;&lt;edition&gt;2017/03/25&lt;/edition&gt;&lt;keywords&gt;&lt;keyword&gt;Animals&lt;/keyword&gt;&lt;keyword&gt;*Evolution, Molecular&lt;/keyword&gt;&lt;keyword&gt;Exome/genetics&lt;/keyword&gt;&lt;keyword&gt;*Genome&lt;/keyword&gt;&lt;keyword&gt;Genotype&lt;/keyword&gt;&lt;keyword&gt;Mice&lt;/keyword&gt;&lt;keyword&gt;Muridae/*genetics&lt;/keyword&gt;&lt;keyword&gt;Phylogeny&lt;/keyword&gt;&lt;keyword&gt;Species Specificity&lt;/keyword&gt;&lt;keyword&gt;Mus musculus&lt;/keyword&gt;&lt;keyword&gt;bioinformatics&lt;/keyword&gt;&lt;keyword&gt;comparative genomics&lt;/keyword&gt;&lt;keyword&gt;introgression&lt;/keyword&gt;&lt;keyword&gt;mapping bias&lt;/keyword&gt;&lt;/keywords&gt;&lt;dates&gt;&lt;year&gt;2017&lt;/year&gt;&lt;pub-dates&gt;&lt;date&gt;Mar 1&lt;/date&gt;&lt;/pub-dates&gt;&lt;/dates&gt;&lt;isbn&gt;1759-6653 (Electronic)&amp;#xD;1759-6653 (Linking)&lt;/isbn&gt;&lt;accession-num&gt;28338821&lt;/accession-num&gt;&lt;urls&gt;&lt;related-urls&gt;&lt;url&gt;https://www.ncbi.nlm.nih.gov/pubmed/28338821&lt;/url&gt;&lt;/related-urls&gt;&lt;/urls&gt;&lt;custom2&gt;PMC5381554&lt;/custom2&gt;&lt;electronic-resource-num&gt;10.1093/gbe/evx034&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 xml:space="preserve">(Sarver, et al. </w:t>
      </w:r>
      <w:r w:rsidR="001B6D59">
        <w:rPr>
          <w:rFonts w:ascii="Times New Roman" w:hAnsi="Times New Roman" w:cs="Times New Roman"/>
          <w:noProof/>
          <w:sz w:val="24"/>
          <w:szCs w:val="24"/>
        </w:rPr>
        <w:lastRenderedPageBreak/>
        <w:t>2017)</w:t>
      </w:r>
      <w:r>
        <w:rPr>
          <w:rFonts w:ascii="Times New Roman" w:hAnsi="Times New Roman" w:cs="Times New Roman"/>
          <w:sz w:val="24"/>
          <w:szCs w:val="24"/>
        </w:rPr>
        <w:fldChar w:fldCharType="end"/>
      </w:r>
      <w:r>
        <w:rPr>
          <w:rFonts w:ascii="Times New Roman" w:hAnsi="Times New Roman" w:cs="Times New Roman"/>
          <w:sz w:val="24"/>
          <w:szCs w:val="24"/>
        </w:rPr>
        <w:t xml:space="preserve"> that incorporates insertion-deletion variation to minimize reference bias in our genome-wide phylogenetic analyses and to maintain collinearity between assemblies (</w:t>
      </w:r>
      <w:hyperlink r:id="rId13" w:history="1">
        <w:r w:rsidRPr="008F61BC">
          <w:rPr>
            <w:rStyle w:val="Hyperlink"/>
            <w:rFonts w:ascii="Times New Roman" w:hAnsi="Times New Roman" w:cs="Times New Roman"/>
            <w:sz w:val="24"/>
            <w:szCs w:val="24"/>
          </w:rPr>
          <w:t>https://github.com/goodest-goodlab/pseudo-it</w:t>
        </w:r>
      </w:hyperlink>
      <w:r>
        <w:rPr>
          <w:rFonts w:ascii="Times New Roman" w:hAnsi="Times New Roman" w:cs="Times New Roman"/>
          <w:sz w:val="24"/>
          <w:szCs w:val="24"/>
        </w:rPr>
        <w:t xml:space="preserve">). We used the </w:t>
      </w:r>
      <w:r>
        <w:rPr>
          <w:rFonts w:ascii="Times New Roman" w:hAnsi="Times New Roman" w:cs="Times New Roman"/>
          <w:i/>
          <w:iCs/>
          <w:sz w:val="24"/>
          <w:szCs w:val="24"/>
        </w:rPr>
        <w:t>Mus musculus</w:t>
      </w:r>
      <w:r>
        <w:rPr>
          <w:rFonts w:ascii="Times New Roman" w:hAnsi="Times New Roman" w:cs="Times New Roman"/>
          <w:sz w:val="24"/>
          <w:szCs w:val="24"/>
        </w:rPr>
        <w:t xml:space="preserve"> (mm10) genome as the reference for our pseudo-assembly approach. Briefly, pseudo-it maps reads from each sample to the reference genome with BWA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&lt;EndNote&gt;&lt;Cite&gt;&lt;Author&gt;Li&lt;/Author&gt;&lt;Year&gt;2013&lt;/Year&gt;&lt;RecNum&gt;226&lt;/RecNum&gt;&lt;DisplayText&gt;(Li 2013)&lt;/DisplayText&gt;&lt;record&gt;&lt;rec-number&gt;226&lt;/rec-number&gt;&lt;foreign-keys&gt;&lt;key app="EN" db-id="vdwt9psdezv5tlee9vn5swzfzafw0azp5adx" timestamp="1693359437"&gt;226&lt;/key&gt;&lt;/foreign-keys&gt;&lt;ref-type name="Journal Article"&gt;17&lt;/ref-type&gt;&lt;contributors&gt;&lt;authors&gt;&lt;author&gt;Li, Heng&lt;/author&gt;&lt;/authors&gt;&lt;/contributors&gt;&lt;titles&gt;&lt;title&gt;Aligning sequence reads, clone sequences and assembly contigs with BWA-MEM&lt;/title&gt;&lt;secondary-title&gt;arXiv preprint arXiv:1303.3997&lt;/secondary-title&gt;&lt;/titles&gt;&lt;periodical&gt;&lt;full-title&gt;arXiv preprint arXiv:1303.3997&lt;/full-title&gt;&lt;/periodical&gt;&lt;dates&gt;&lt;year&gt;2013&lt;/year&gt;&lt;/dates&gt;&lt;urls&gt;&lt;/urls&gt;&lt;/record&gt;&lt;/Cite&gt;&lt;/EndNote&gt;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2013)</w:t>
      </w:r>
      <w:r>
        <w:rPr>
          <w:rFonts w:ascii="Times New Roman" w:hAnsi="Times New Roman" w:cs="Times New Roman"/>
          <w:sz w:val="24"/>
          <w:szCs w:val="24"/>
        </w:rPr>
        <w:fldChar w:fldCharType="end"/>
      </w:r>
      <w:r>
        <w:rPr>
          <w:rFonts w:ascii="Times New Roman" w:hAnsi="Times New Roman" w:cs="Times New Roman"/>
          <w:sz w:val="24"/>
          <w:szCs w:val="24"/>
        </w:rPr>
        <w:t xml:space="preserve">, calls variants with GATK </w:t>
      </w:r>
      <w:proofErr w:type="spellStart"/>
      <w:r>
        <w:rPr>
          <w:rFonts w:ascii="Times New Roman" w:hAnsi="Times New Roman" w:cs="Times New Roman"/>
          <w:sz w:val="24"/>
          <w:szCs w:val="24"/>
        </w:rPr>
        <w:t>HaplotypeCaller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&lt;EndNote&gt;&lt;Cite&gt;&lt;Author&gt;Poplin&lt;/Author&gt;&lt;Year&gt;2018&lt;/Year&gt;&lt;RecNum&gt;255&lt;/RecNum&gt;&lt;DisplayText&gt;(Poplin, et al. 2018)&lt;/DisplayText&gt;&lt;record&gt;&lt;rec-number&gt;255&lt;/rec-number&gt;&lt;foreign-keys&gt;&lt;key app="EN" db-id="vdwt9psdezv5tlee9vn5swzfzafw0azp5adx" timestamp="1692289965"&gt;255&lt;/key&gt;&lt;/foreign-keys&gt;&lt;ref-type name="Journal Article"&gt;17&lt;/ref-type&gt;&lt;contributors&gt;&lt;authors&gt;&lt;author&gt;Ryan Poplin&lt;/author&gt;&lt;author&gt;Valentin Ruano-Rubio&lt;/author&gt;&lt;author&gt;Mark A. DePristo&lt;/author&gt;&lt;author&gt;Tim J. Fennell&lt;/author&gt;&lt;author&gt;Mauricio O. Carneiro&lt;/author&gt;&lt;author&gt;Geraldine A. Van der Auwera&lt;/author&gt;&lt;author&gt;David E. Kling&lt;/author&gt;&lt;author&gt;Laura D. Gauthier&lt;/author&gt;&lt;author&gt;Ami Levy-Moonshine&lt;/author&gt;&lt;author&gt;David Roazen&lt;/author&gt;&lt;author&gt;Khalid Shakir&lt;/author&gt;&lt;author&gt;Joel Thibault&lt;/author&gt;&lt;author&gt;Sheila Chandran&lt;/author&gt;&lt;author&gt;Chris Whelan&lt;/author&gt;&lt;author&gt;Monkol Lek&lt;/author&gt;&lt;author&gt;Stacey Gabriel&lt;/author&gt;&lt;author&gt;Mark J Daly&lt;/author&gt;&lt;author&gt;Ben Neale&lt;/author&gt;&lt;author&gt;Daniel G. MacArthur&lt;/author&gt;&lt;author&gt;Eric Banks&lt;/author&gt;&lt;/authors&gt;&lt;/contributors&gt;&lt;titles&gt;&lt;title&gt;Scaling accurate genetic variant discovery to tens of thousands of samples&lt;/title&gt;&lt;secondary-title&gt;bioRxiv&lt;/secondary-title&gt;&lt;/titles&gt;&lt;periodical&gt;&lt;full-title&gt;bioRxiv&lt;/full-title&gt;&lt;/periodical&gt;&lt;pages&gt;201178&lt;/pages&gt;&lt;dates&gt;&lt;year&gt;2018&lt;/year&gt;&lt;/dates&gt;&lt;urls&gt;&lt;related-urls&gt;&lt;url&gt;https://www.biorxiv.org/content/biorxiv/early/2018/07/24/201178.full.pdf&lt;/url&gt;&lt;/related-urls&gt;&lt;/urls&gt;&lt;electronic-resource-num&gt;10.1101/201178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(Poplin,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and filters SNPs and indels and generates a consensus assembly with </w:t>
      </w:r>
      <w:proofErr w:type="spellStart"/>
      <w:r>
        <w:rPr>
          <w:rFonts w:ascii="Times New Roman" w:hAnsi="Times New Roman" w:cs="Times New Roman"/>
          <w:sz w:val="24"/>
          <w:szCs w:val="24"/>
        </w:rPr>
        <w:t>bcftools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(Danecek, et al. 2021)</w:t>
      </w:r>
      <w:r>
        <w:rPr>
          <w:rFonts w:ascii="Times New Roman" w:hAnsi="Times New Roman" w:cs="Times New Roman"/>
          <w:sz w:val="24"/>
          <w:szCs w:val="24"/>
        </w:rPr>
        <w:fldChar w:fldCharType="end"/>
      </w:r>
      <w:r>
        <w:rPr>
          <w:rFonts w:ascii="Times New Roman" w:hAnsi="Times New Roman" w:cs="Times New Roman"/>
          <w:sz w:val="24"/>
          <w:szCs w:val="24"/>
        </w:rPr>
        <w:t>. The process is repeated, each time using the previous iteration’s consensus assembly as the new reference genome to which reads are mapped. In total, we did three iterations of mapping for each sample.</w:t>
      </w:r>
    </w:p>
    <w:p w14:paraId="792C5670" w14:textId="77777777" w:rsidR="00A849E6" w:rsidRPr="00747E40" w:rsidRDefault="00A849E6" w:rsidP="00A849E6">
      <w:pPr>
        <w:spacing w:after="0"/>
        <w:jc w:val="both"/>
        <w:rPr>
          <w:rFonts w:ascii="Times New Roman" w:hAnsi="Times New Roman" w:cs="Times New Roman"/>
          <w:sz w:val="24"/>
          <w:szCs w:val="24"/>
          <w:highlight w:val="yellow"/>
        </w:rPr>
      </w:pPr>
      <w:r w:rsidRPr="004207A5">
        <w:rPr>
          <w:rFonts w:ascii="Times New Roman" w:hAnsi="Times New Roman" w:cs="Times New Roman"/>
          <w:sz w:val="24"/>
          <w:szCs w:val="24"/>
        </w:rPr>
        <w:t xml:space="preserve"> </w:t>
      </w:r>
    </w:p>
    <w:p w14:paraId="34FCF2E3" w14:textId="77777777" w:rsidR="00A849E6" w:rsidRDefault="00A849E6" w:rsidP="00A849E6">
      <w:pPr>
        <w:pStyle w:val="Heading2"/>
      </w:pPr>
      <w:proofErr w:type="spellStart"/>
      <w:r>
        <w:t>Ultraconserved</w:t>
      </w:r>
      <w:proofErr w:type="spellEnd"/>
      <w:r>
        <w:t xml:space="preserve"> element (UCE) retrieval and alignment</w:t>
      </w:r>
    </w:p>
    <w:p w14:paraId="66FEBB6A" w14:textId="7ECC05FF" w:rsidR="00A849E6" w:rsidRPr="009376C7" w:rsidRDefault="00B63ACE"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first set out to </w:t>
      </w:r>
      <w:r w:rsidR="00A849E6">
        <w:rPr>
          <w:rFonts w:ascii="Times New Roman" w:hAnsi="Times New Roman" w:cs="Times New Roman"/>
          <w:sz w:val="24"/>
          <w:szCs w:val="24"/>
        </w:rPr>
        <w:t xml:space="preserve">reconstruct a phylogeny of </w:t>
      </w:r>
      <w:r>
        <w:rPr>
          <w:rFonts w:ascii="Times New Roman" w:hAnsi="Times New Roman" w:cs="Times New Roman"/>
          <w:sz w:val="24"/>
          <w:szCs w:val="24"/>
        </w:rPr>
        <w:t xml:space="preserve">sequenced </w:t>
      </w:r>
      <w:r w:rsidR="00A849E6">
        <w:rPr>
          <w:rFonts w:ascii="Times New Roman" w:hAnsi="Times New Roman" w:cs="Times New Roman"/>
          <w:sz w:val="24"/>
          <w:szCs w:val="24"/>
        </w:rPr>
        <w:t>murine rodents</w:t>
      </w:r>
      <w:r>
        <w:rPr>
          <w:rFonts w:ascii="Times New Roman" w:hAnsi="Times New Roman" w:cs="Times New Roman"/>
          <w:sz w:val="24"/>
          <w:szCs w:val="24"/>
        </w:rPr>
        <w:t xml:space="preserve"> to provide both a general resource for future comparative genomic studies within this important group as well as a time-calibrated </w:t>
      </w:r>
      <w:r w:rsidRPr="00075439">
        <w:rPr>
          <w:rFonts w:ascii="Times New Roman" w:hAnsi="Times New Roman" w:cs="Times New Roman"/>
          <w:sz w:val="24"/>
          <w:szCs w:val="24"/>
        </w:rPr>
        <w:t xml:space="preserve">phylogeny </w:t>
      </w:r>
      <w:r>
        <w:rPr>
          <w:rFonts w:ascii="Times New Roman" w:hAnsi="Times New Roman" w:cs="Times New Roman"/>
          <w:sz w:val="24"/>
          <w:szCs w:val="24"/>
        </w:rPr>
        <w:t>to frame an in-depth analysis of phylogenetic discordance</w:t>
      </w:r>
      <w:r w:rsidR="000211C3">
        <w:rPr>
          <w:rFonts w:ascii="Times New Roman" w:hAnsi="Times New Roman" w:cs="Times New Roman"/>
          <w:sz w:val="24"/>
          <w:szCs w:val="24"/>
        </w:rPr>
        <w:t xml:space="preserve"> across a subset of murine whole genomes (see below). </w:t>
      </w:r>
      <w:r>
        <w:rPr>
          <w:rFonts w:ascii="Times New Roman" w:hAnsi="Times New Roman" w:cs="Times New Roman"/>
          <w:sz w:val="24"/>
          <w:szCs w:val="24"/>
        </w:rPr>
        <w:t>W</w:t>
      </w:r>
      <w:r w:rsidR="00A849E6" w:rsidRPr="00C8256C">
        <w:rPr>
          <w:rFonts w:ascii="Times New Roman" w:hAnsi="Times New Roman" w:cs="Times New Roman"/>
          <w:sz w:val="24"/>
          <w:szCs w:val="24"/>
        </w:rPr>
        <w:t xml:space="preserve">e combined our </w:t>
      </w:r>
      <w:r w:rsidR="00A849E6">
        <w:rPr>
          <w:rFonts w:ascii="Times New Roman" w:hAnsi="Times New Roman" w:cs="Times New Roman"/>
          <w:sz w:val="24"/>
          <w:szCs w:val="24"/>
        </w:rPr>
        <w:t>seven</w:t>
      </w:r>
      <w:r w:rsidR="00A849E6" w:rsidRPr="00C8256C">
        <w:rPr>
          <w:rFonts w:ascii="Times New Roman" w:hAnsi="Times New Roman" w:cs="Times New Roman"/>
          <w:sz w:val="24"/>
          <w:szCs w:val="24"/>
        </w:rPr>
        <w:t xml:space="preserve"> </w:t>
      </w:r>
      <w:r w:rsidR="00A849E6">
        <w:rPr>
          <w:rFonts w:ascii="Times New Roman" w:hAnsi="Times New Roman" w:cs="Times New Roman"/>
          <w:sz w:val="24"/>
          <w:szCs w:val="24"/>
        </w:rPr>
        <w:t>recently</w:t>
      </w:r>
      <w:r w:rsidR="00A849E6" w:rsidRPr="00C8256C">
        <w:rPr>
          <w:rFonts w:ascii="Times New Roman" w:hAnsi="Times New Roman" w:cs="Times New Roman"/>
          <w:sz w:val="24"/>
          <w:szCs w:val="24"/>
        </w:rPr>
        <w:t xml:space="preserve"> sequenced genomes with </w:t>
      </w:r>
      <w:r w:rsidR="00A849E6">
        <w:rPr>
          <w:rFonts w:ascii="Times New Roman" w:hAnsi="Times New Roman" w:cs="Times New Roman"/>
          <w:sz w:val="24"/>
          <w:szCs w:val="24"/>
        </w:rPr>
        <w:t xml:space="preserve">nine publicly available genomes from other Old World mice and rats (subfamily </w:t>
      </w:r>
      <w:proofErr w:type="spellStart"/>
      <w:r w:rsidR="00A849E6">
        <w:rPr>
          <w:rFonts w:ascii="Times New Roman" w:hAnsi="Times New Roman" w:cs="Times New Roman"/>
          <w:sz w:val="24"/>
          <w:szCs w:val="24"/>
        </w:rPr>
        <w:t>Murinae</w:t>
      </w:r>
      <w:proofErr w:type="spellEnd"/>
      <w:r w:rsidR="00A849E6">
        <w:rPr>
          <w:rFonts w:ascii="Times New Roman" w:hAnsi="Times New Roman" w:cs="Times New Roman"/>
          <w:sz w:val="24"/>
          <w:szCs w:val="24"/>
        </w:rPr>
        <w:t>) as well as the genomes of two non-murine rodents, the great gerbil (</w:t>
      </w:r>
      <w:proofErr w:type="spellStart"/>
      <w:r w:rsidR="00A849E6">
        <w:rPr>
          <w:rFonts w:ascii="Times New Roman" w:hAnsi="Times New Roman" w:cs="Times New Roman"/>
          <w:i/>
          <w:iCs/>
          <w:sz w:val="24"/>
          <w:szCs w:val="24"/>
        </w:rPr>
        <w:t>Rhombomys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opimus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(Nilsson, et al. 2020)</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and the Siberian hamster (</w:t>
      </w:r>
      <w:proofErr w:type="spellStart"/>
      <w:r w:rsidR="00A849E6">
        <w:rPr>
          <w:rFonts w:ascii="Times New Roman" w:hAnsi="Times New Roman" w:cs="Times New Roman"/>
          <w:i/>
          <w:iCs/>
          <w:sz w:val="24"/>
          <w:szCs w:val="24"/>
        </w:rPr>
        <w:t>Phodopus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sungorus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&lt;EndNote&gt;&lt;Cite&gt;&lt;Author&gt;Moore&lt;/Author&gt;&lt;Year&gt;2022&lt;/Year&gt;&lt;RecNum&gt;215&lt;/RecNum&gt;&lt;DisplayText&gt;(Moore, et al. 2022)&lt;/DisplayText&gt;&lt;record&gt;&lt;rec-number&gt;215&lt;/rec-number&gt;&lt;foreign-keys&gt;&lt;key app="EN" db-id="vdwt9psdezv5tlee9vn5swzfzafw0azp5adx" timestamp="1660855506"&gt;215&lt;/key&gt;&lt;/foreign-keys&gt;&lt;ref-type name="Journal Article"&gt;17&lt;/ref-type&gt;&lt;contributors&gt;&lt;authors&gt;&lt;author&gt;Moore, E. C.&lt;/author&gt;&lt;author&gt;Thomas, G. W. C.&lt;/author&gt;&lt;author&gt;Mortimer, S.&lt;/author&gt;&lt;author&gt;Kopania, E. E. K.&lt;/author&gt;&lt;author&gt;Hunnicutt, K. E.&lt;/author&gt;&lt;author&gt;Clare-Salzler, Z. J.&lt;/author&gt;&lt;author&gt;Larson, E. L.&lt;/author&gt;&lt;author&gt;Good, J. M.&lt;/author&gt;&lt;/authors&gt;&lt;/contributors&gt;&lt;auth-address&gt;Division of Biological Sciences, The University of Montana, Missoula, Montana, 59812, USA.&amp;#xD;Department of Biological Sciences, The University of Denver, Denver, Colorado, 80208, USA.&lt;/auth-address&gt;&lt;titles&gt;&lt;title&gt;The Evolution of Widespread Recombination Suppression on the Dwarf Hamster (Phodopus) X Chromosome&lt;/title&gt;&lt;secondary-title&gt;Genome Biol Evol&lt;/secondary-title&gt;&lt;/titles&gt;&lt;periodical&gt;&lt;full-title&gt;Genome Biol Evol&lt;/full-title&gt;&lt;/periodical&gt;&lt;pages&gt;evac080&lt;/pages&gt;&lt;volume&gt;14&lt;/volume&gt;&lt;number&gt;6&lt;/number&gt;&lt;edition&gt;2022/06/02&lt;/edition&gt;&lt;keywords&gt;&lt;keyword&gt;Animals&lt;/keyword&gt;&lt;keyword&gt;Cricetinae&lt;/keyword&gt;&lt;keyword&gt;Evolution, Molecular&lt;/keyword&gt;&lt;keyword&gt;Female&lt;/keyword&gt;&lt;keyword&gt;*Phodopus/genetics&lt;/keyword&gt;&lt;keyword&gt;Pregnancy&lt;/keyword&gt;&lt;keyword&gt;Rats&lt;/keyword&gt;&lt;keyword&gt;Recombination, Genetic&lt;/keyword&gt;&lt;keyword&gt;*X Chromosome/genetics&lt;/keyword&gt;&lt;keyword&gt;*faster-X evolution&lt;/keyword&gt;&lt;keyword&gt;*sex chromosome evolution&lt;/keyword&gt;&lt;keyword&gt;*sex-biased genes&lt;/keyword&gt;&lt;keyword&gt;*transposable element accumulation&lt;/keyword&gt;&lt;/keywords&gt;&lt;dates&gt;&lt;year&gt;2022&lt;/year&gt;&lt;pub-dates&gt;&lt;date&gt;May 31&lt;/date&gt;&lt;/pub-dates&gt;&lt;/dates&gt;&lt;isbn&gt;1759-6653 (Electronic)&amp;#xD;1759-6653 (Linking)&lt;/isbn&gt;&lt;accession-num&gt;35642315&lt;/accession-num&gt;&lt;urls&gt;&lt;related-urls&gt;&lt;url&gt;https://www.ncbi.nlm.nih.gov/pubmed/35642315&lt;/url&gt;&lt;/related-urls&gt;&lt;/urls&gt;&lt;custom2&gt;PMC9185382&lt;/custom2&gt;&lt;electronic-resource-num&gt;10.1093/gbe/evac080&lt;/electronic-resource-num&gt;&lt;/record&gt;&lt;/Cite&gt;&lt;/EndNote&gt;</w:instrText>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(Moore, et al. 2022)</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as outgroups. We extracted </w:t>
      </w:r>
      <w:r w:rsidR="00A849E6" w:rsidRPr="00DF4DCD">
        <w:rPr>
          <w:rFonts w:ascii="Times New Roman" w:hAnsi="Times New Roman" w:cs="Times New Roman"/>
          <w:sz w:val="24"/>
          <w:szCs w:val="24"/>
        </w:rPr>
        <w:t>UCEs f</w:t>
      </w:r>
      <w:r w:rsidR="00A849E6">
        <w:rPr>
          <w:rFonts w:ascii="Times New Roman" w:hAnsi="Times New Roman" w:cs="Times New Roman"/>
          <w:sz w:val="24"/>
          <w:szCs w:val="24"/>
        </w:rPr>
        <w:t>rom</w:t>
      </w:r>
      <w:r w:rsidR="00A849E6" w:rsidRPr="00DF4DCD">
        <w:rPr>
          <w:rFonts w:ascii="Times New Roman" w:hAnsi="Times New Roman" w:cs="Times New Roman"/>
          <w:sz w:val="24"/>
          <w:szCs w:val="24"/>
        </w:rPr>
        <w:t xml:space="preserve"> each species</w:t>
      </w:r>
      <w:r w:rsidR="00A849E6">
        <w:rPr>
          <w:rFonts w:ascii="Times New Roman" w:hAnsi="Times New Roman" w:cs="Times New Roman"/>
          <w:sz w:val="24"/>
          <w:szCs w:val="24"/>
        </w:rPr>
        <w:t>, plus 1000 flanking bases from each side of the element</w:t>
      </w:r>
      <w:r w:rsidR="00A849E6" w:rsidRPr="00DF4DCD">
        <w:rPr>
          <w:rFonts w:ascii="Times New Roman" w:hAnsi="Times New Roman" w:cs="Times New Roman"/>
          <w:sz w:val="24"/>
          <w:szCs w:val="24"/>
        </w:rPr>
        <w:t xml:space="preserve"> using the protocols for harvesting loci from genomes and the </w:t>
      </w:r>
      <w:r w:rsidR="00A849E6">
        <w:rPr>
          <w:rFonts w:ascii="Times New Roman" w:hAnsi="Times New Roman" w:cs="Times New Roman"/>
          <w:i/>
          <w:iCs/>
          <w:sz w:val="24"/>
          <w:szCs w:val="24"/>
        </w:rPr>
        <w:t xml:space="preserve">M. </w:t>
      </w:r>
      <w:r w:rsidR="00A849E6" w:rsidRPr="00DF4DCD">
        <w:rPr>
          <w:rFonts w:ascii="Times New Roman" w:hAnsi="Times New Roman" w:cs="Times New Roman"/>
          <w:i/>
          <w:iCs/>
          <w:sz w:val="24"/>
          <w:szCs w:val="24"/>
        </w:rPr>
        <w:t>musculus</w:t>
      </w:r>
      <w:r w:rsidR="00A849E6" w:rsidRPr="00DF4DCD">
        <w:rPr>
          <w:rFonts w:ascii="Times New Roman" w:hAnsi="Times New Roman" w:cs="Times New Roman"/>
          <w:sz w:val="24"/>
          <w:szCs w:val="24"/>
        </w:rPr>
        <w:t xml:space="preserve"> UCE probe set provided with</w:t>
      </w:r>
      <w:r w:rsidR="00A849E6">
        <w:rPr>
          <w:rFonts w:ascii="Times New Roman" w:hAnsi="Times New Roman" w:cs="Times New Roman"/>
          <w:sz w:val="24"/>
          <w:szCs w:val="24"/>
        </w:rPr>
        <w:t xml:space="preserve"> </w:t>
      </w:r>
      <w:proofErr w:type="spellStart"/>
      <w:r w:rsidR="00A849E6">
        <w:rPr>
          <w:rFonts w:ascii="Times New Roman" w:hAnsi="Times New Roman" w:cs="Times New Roman"/>
          <w:sz w:val="24"/>
          <w:szCs w:val="24"/>
        </w:rPr>
        <w:t>phyluce</w:t>
      </w:r>
      <w:proofErr w:type="spellEnd"/>
      <w:r w:rsidR="00A849E6">
        <w:rPr>
          <w:rFonts w:ascii="Times New Roman" w:hAnsi="Times New Roman" w:cs="Times New Roman"/>
          <w:sz w:val="24"/>
          <w:szCs w:val="24"/>
        </w:rPr>
        <w:t xml:space="preserve"> v1.7.1 </w:t>
      </w:r>
      <w:r w:rsidR="00A849E6">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 et al. 2012; Faircloth 2016)</w:t>
      </w:r>
      <w:r w:rsidR="00A849E6">
        <w:rPr>
          <w:rFonts w:ascii="Times New Roman" w:hAnsi="Times New Roman" w:cs="Times New Roman"/>
          <w:sz w:val="24"/>
          <w:szCs w:val="24"/>
        </w:rPr>
        <w:fldChar w:fldCharType="end"/>
      </w:r>
      <w:r w:rsidR="00A849E6" w:rsidRPr="00DF4DCD">
        <w:rPr>
          <w:rFonts w:ascii="Times New Roman" w:hAnsi="Times New Roman" w:cs="Times New Roman"/>
          <w:sz w:val="24"/>
          <w:szCs w:val="24"/>
        </w:rPr>
        <w:t>. In total</w:t>
      </w:r>
      <w:r w:rsidR="00A849E6">
        <w:rPr>
          <w:rFonts w:ascii="Times New Roman" w:hAnsi="Times New Roman" w:cs="Times New Roman"/>
          <w:sz w:val="24"/>
          <w:szCs w:val="24"/>
        </w:rPr>
        <w:t>, we recovered</w:t>
      </w:r>
      <w:r w:rsidR="00A849E6" w:rsidRPr="00DF4DCD">
        <w:rPr>
          <w:rFonts w:ascii="Times New Roman" w:hAnsi="Times New Roman" w:cs="Times New Roman"/>
          <w:sz w:val="24"/>
          <w:szCs w:val="24"/>
        </w:rPr>
        <w:t xml:space="preserve"> 2,6</w:t>
      </w:r>
      <w:r w:rsidR="00A849E6">
        <w:rPr>
          <w:rFonts w:ascii="Times New Roman" w:hAnsi="Times New Roman" w:cs="Times New Roman"/>
          <w:sz w:val="24"/>
          <w:szCs w:val="24"/>
        </w:rPr>
        <w:t>32</w:t>
      </w:r>
      <w:r w:rsidR="00A849E6" w:rsidRPr="00DF4DCD">
        <w:rPr>
          <w:rFonts w:ascii="Times New Roman" w:hAnsi="Times New Roman" w:cs="Times New Roman"/>
          <w:sz w:val="24"/>
          <w:szCs w:val="24"/>
        </w:rPr>
        <w:t xml:space="preserve"> unique UCE loci, though not all UCE loci were found in all taxa (Table </w:t>
      </w:r>
      <w:r w:rsidR="005E3AC8">
        <w:rPr>
          <w:rFonts w:ascii="Times New Roman" w:hAnsi="Times New Roman" w:cs="Times New Roman"/>
          <w:sz w:val="24"/>
          <w:szCs w:val="24"/>
        </w:rPr>
        <w:t>S1</w:t>
      </w:r>
      <w:r w:rsidR="00A849E6" w:rsidRPr="00DF4DCD">
        <w:rPr>
          <w:rFonts w:ascii="Times New Roman" w:hAnsi="Times New Roman" w:cs="Times New Roman"/>
          <w:sz w:val="24"/>
          <w:szCs w:val="24"/>
        </w:rPr>
        <w:t>).</w:t>
      </w:r>
      <w:r w:rsidR="00A849E6" w:rsidRPr="00B12D60">
        <w:t xml:space="preserve"> </w:t>
      </w:r>
    </w:p>
    <w:p w14:paraId="5568C040" w14:textId="6A9F3CD8" w:rsidR="00A849E6" w:rsidRDefault="00A849E6" w:rsidP="00A849E6">
      <w:pPr>
        <w:spacing w:after="0"/>
        <w:jc w:val="both"/>
        <w:rPr>
          <w:rFonts w:ascii="Times New Roman" w:hAnsi="Times New Roman" w:cs="Times New Roman"/>
          <w:sz w:val="24"/>
          <w:szCs w:val="24"/>
        </w:rPr>
      </w:pPr>
      <w:r>
        <w:tab/>
      </w:r>
      <w:r>
        <w:rPr>
          <w:rFonts w:ascii="Times New Roman" w:hAnsi="Times New Roman" w:cs="Times New Roman"/>
          <w:sz w:val="24"/>
          <w:szCs w:val="24"/>
        </w:rPr>
        <w:t xml:space="preserve">We </w:t>
      </w:r>
      <w:r w:rsidRPr="00B12D60">
        <w:rPr>
          <w:rFonts w:ascii="Times New Roman" w:hAnsi="Times New Roman" w:cs="Times New Roman"/>
          <w:sz w:val="24"/>
          <w:szCs w:val="24"/>
        </w:rPr>
        <w:t>brought</w:t>
      </w:r>
      <w:r>
        <w:rPr>
          <w:rFonts w:ascii="Times New Roman" w:hAnsi="Times New Roman" w:cs="Times New Roman"/>
          <w:sz w:val="24"/>
          <w:szCs w:val="24"/>
        </w:rPr>
        <w:t xml:space="preserve"> the extracted UCE sequences for each species</w:t>
      </w:r>
      <w:r w:rsidRPr="00B12D60">
        <w:rPr>
          <w:rFonts w:ascii="Times New Roman" w:hAnsi="Times New Roman" w:cs="Times New Roman"/>
          <w:sz w:val="24"/>
          <w:szCs w:val="24"/>
        </w:rPr>
        <w:t xml:space="preserve"> into</w:t>
      </w:r>
      <w:r>
        <w:rPr>
          <w:rFonts w:ascii="Times New Roman" w:hAnsi="Times New Roman" w:cs="Times New Roman"/>
          <w:sz w:val="24"/>
          <w:szCs w:val="24"/>
        </w:rPr>
        <w:t xml:space="preserve"> a</w:t>
      </w:r>
      <w:r w:rsidRPr="00B12D60">
        <w:rPr>
          <w:rFonts w:ascii="Times New Roman" w:hAnsi="Times New Roman" w:cs="Times New Roman"/>
          <w:sz w:val="24"/>
          <w:szCs w:val="24"/>
        </w:rPr>
        <w:t xml:space="preserve"> consistent orientation</w:t>
      </w:r>
      <w:r>
        <w:rPr>
          <w:rFonts w:ascii="Times New Roman" w:hAnsi="Times New Roman" w:cs="Times New Roman"/>
          <w:sz w:val="24"/>
          <w:szCs w:val="24"/>
        </w:rPr>
        <w:t xml:space="preserve"> </w:t>
      </w:r>
      <w:r w:rsidRPr="00B12D60">
        <w:rPr>
          <w:rFonts w:ascii="Times New Roman" w:hAnsi="Times New Roman" w:cs="Times New Roman"/>
          <w:sz w:val="24"/>
          <w:szCs w:val="24"/>
        </w:rPr>
        <w:t>using MAFFT v7</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then aligned</w:t>
      </w:r>
      <w:r>
        <w:rPr>
          <w:rFonts w:ascii="Times New Roman" w:hAnsi="Times New Roman" w:cs="Times New Roman"/>
          <w:sz w:val="24"/>
          <w:szCs w:val="24"/>
        </w:rPr>
        <w:t xml:space="preserve"> them</w:t>
      </w:r>
      <w:r w:rsidRPr="00B12D60">
        <w:rPr>
          <w:rFonts w:ascii="Times New Roman" w:hAnsi="Times New Roman" w:cs="Times New Roman"/>
          <w:sz w:val="24"/>
          <w:szCs w:val="24"/>
        </w:rPr>
        <w:t xml:space="preserve"> using FSA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&lt;EndNote&gt;&lt;Cite&gt;&lt;Author&gt;Bradley&lt;/Author&gt;&lt;Year&gt;2009&lt;/Year&gt;&lt;RecNum&gt;83&lt;/RecNum&gt;&lt;DisplayText&gt;(Bradley, et al. 2009)&lt;/DisplayText&gt;&lt;record&gt;&lt;rec-number&gt;83&lt;/rec-number&gt;&lt;foreign-keys&gt;&lt;key app="EN" db-id="vdwt9psdezv5tlee9vn5swzfzafw0azp5adx" timestamp="1649253851"&gt;83&lt;/key&gt;&lt;/foreign-keys&gt;&lt;ref-type name="Journal Article"&gt;17&lt;/ref-type&gt;&lt;contributors&gt;&lt;authors&gt;&lt;author&gt;Bradley, R. K.&lt;/author&gt;&lt;author&gt;Roberts, A.&lt;/author&gt;&lt;author&gt;Smoot, M.&lt;/author&gt;&lt;author&gt;Juvekar, S.&lt;/author&gt;&lt;author&gt;Do, J.&lt;/author&gt;&lt;author&gt;Dewey, C.&lt;/author&gt;&lt;author&gt;Holmes, I.&lt;/author&gt;&lt;author&gt;Pachter, L.&lt;/author&gt;&lt;/authors&gt;&lt;/contributors&gt;&lt;auth-address&gt;Department of Mathematics, University of California Berkeley, Berkeley, California, United States of America. rbradley@berkeley.edu&lt;/auth-address&gt;&lt;titles&gt;&lt;title&gt;Fast statistical alignment&lt;/title&gt;&lt;secondary-title&gt;PLoS Comput Biol&lt;/secondary-title&gt;&lt;/titles&gt;&lt;periodical&gt;&lt;full-title&gt;PLoS Comput Biol&lt;/full-title&gt;&lt;/periodical&gt;&lt;pages&gt;e1000392&lt;/pages&gt;&lt;volume&gt;5&lt;/volume&gt;&lt;number&gt;5&lt;/number&gt;&lt;edition&gt;2009/05/30&lt;/edition&gt;&lt;keywords&gt;&lt;keyword&gt;Algorithms&lt;/keyword&gt;&lt;keyword&gt;Amino Acid Sequence&lt;/keyword&gt;&lt;keyword&gt;Animals&lt;/keyword&gt;&lt;keyword&gt;Artificial Intelligence&lt;/keyword&gt;&lt;keyword&gt;Base Sequence&lt;/keyword&gt;&lt;keyword&gt;*Data Interpretation, Statistical&lt;/keyword&gt;&lt;keyword&gt;Databases, Genetic&lt;/keyword&gt;&lt;keyword&gt;Humans&lt;/keyword&gt;&lt;keyword&gt;Markov Chains&lt;/keyword&gt;&lt;keyword&gt;*Models, Genetic&lt;/keyword&gt;&lt;keyword&gt;Molecular Sequence Data&lt;/keyword&gt;&lt;keyword&gt;Sensitivity and Specificity&lt;/keyword&gt;&lt;keyword&gt;Sequence Alignment/*methods&lt;/keyword&gt;&lt;keyword&gt;Sequence Analysis&lt;/keyword&gt;&lt;keyword&gt;*Software&lt;/keyword&gt;&lt;/keywords&gt;&lt;dates&gt;&lt;year&gt;2009&lt;/year&gt;&lt;pub-dates&gt;&lt;date&gt;May&lt;/date&gt;&lt;/pub-dates&gt;&lt;/dates&gt;&lt;isbn&gt;1553-7358 (Electronic)&amp;#xD;1553-734X (Linking)&lt;/isbn&gt;&lt;accession-num&gt;19478997&lt;/accession-num&gt;&lt;urls&gt;&lt;related-urls&gt;&lt;url&gt;https://www.ncbi.nlm.nih.gov/pubmed/19478997&lt;/url&gt;&lt;/related-urls&gt;&lt;/urls&gt;&lt;custom2&gt;PMC2684580&lt;/custom2&gt;&lt;electronic-resource-num&gt;10.1371/journal.pcbi.1000392&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(Bradley, et al. 2009)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with </w:t>
      </w:r>
      <w:r>
        <w:rPr>
          <w:rFonts w:ascii="Times New Roman" w:hAnsi="Times New Roman" w:cs="Times New Roman"/>
          <w:sz w:val="24"/>
          <w:szCs w:val="24"/>
        </w:rPr>
        <w:t xml:space="preserve">the </w:t>
      </w:r>
      <w:r w:rsidRPr="00B12D60">
        <w:rPr>
          <w:rFonts w:ascii="Times New Roman" w:hAnsi="Times New Roman" w:cs="Times New Roman"/>
          <w:sz w:val="24"/>
          <w:szCs w:val="24"/>
        </w:rPr>
        <w:t xml:space="preserve">default settings. </w:t>
      </w:r>
      <w:r>
        <w:rPr>
          <w:rFonts w:ascii="Times New Roman" w:hAnsi="Times New Roman" w:cs="Times New Roman"/>
          <w:sz w:val="24"/>
          <w:szCs w:val="24"/>
        </w:rPr>
        <w:t>We trimmed UCE a</w:t>
      </w:r>
      <w:r w:rsidRPr="00B12D60">
        <w:rPr>
          <w:rFonts w:ascii="Times New Roman" w:hAnsi="Times New Roman" w:cs="Times New Roman"/>
          <w:sz w:val="24"/>
          <w:szCs w:val="24"/>
        </w:rPr>
        <w:t xml:space="preserve">lignments with </w:t>
      </w:r>
      <w:proofErr w:type="spellStart"/>
      <w:r w:rsidRPr="00B12D60">
        <w:rPr>
          <w:rFonts w:ascii="Times New Roman" w:hAnsi="Times New Roman" w:cs="Times New Roman"/>
          <w:sz w:val="24"/>
          <w:szCs w:val="24"/>
        </w:rPr>
        <w:t>TrimAl</w:t>
      </w:r>
      <w:proofErr w:type="spellEnd"/>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(Capella-Gutierrez,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with a gap threshold of 0.5 and otherwise default parameters. We performed alignment </w:t>
      </w:r>
      <w:r w:rsidRPr="00B12D60">
        <w:rPr>
          <w:rFonts w:ascii="Times New Roman" w:hAnsi="Times New Roman" w:cs="Times New Roman"/>
          <w:sz w:val="24"/>
          <w:szCs w:val="24"/>
        </w:rPr>
        <w:t>quality check</w:t>
      </w:r>
      <w:r>
        <w:rPr>
          <w:rFonts w:ascii="Times New Roman" w:hAnsi="Times New Roman" w:cs="Times New Roman"/>
          <w:sz w:val="24"/>
          <w:szCs w:val="24"/>
        </w:rPr>
        <w:t>s</w:t>
      </w:r>
      <w:r w:rsidRPr="00B12D60">
        <w:rPr>
          <w:rFonts w:ascii="Times New Roman" w:hAnsi="Times New Roman" w:cs="Times New Roman"/>
          <w:sz w:val="24"/>
          <w:szCs w:val="24"/>
        </w:rPr>
        <w:t xml:space="preserve"> using AMAS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&lt;EndNote&gt;&lt;Cite&gt;&lt;Author&gt;Borowiec&lt;/Author&gt;&lt;Year&gt;2016&lt;/Year&gt;&lt;RecNum&gt;81&lt;/RecNum&gt;&lt;DisplayText&gt;(Borowiec 2016)&lt;/DisplayText&gt;&lt;record&gt;&lt;rec-number&gt;81&lt;/rec-number&gt;&lt;foreign-keys&gt;&lt;key app="EN" db-id="vdwt9psdezv5tlee9vn5swzfzafw0azp5adx" timestamp="1649253820"&gt;81&lt;/key&gt;&lt;/foreign-keys&gt;&lt;ref-type name="Journal Article"&gt;17&lt;/ref-type&gt;&lt;contributors&gt;&lt;authors&gt;&lt;author&gt;Borowiec, M. L.&lt;/author&gt;&lt;/authors&gt;&lt;/contributors&gt;&lt;auth-address&gt;Department of Entomology and Nematology, UC Davis , Davis , United States.&lt;/auth-address&gt;&lt;titles&gt;&lt;title&gt;AMAS: a fast tool for alignment manipulation and computing of summary statistics&lt;/title&gt;&lt;secondary-title&gt;PeerJ&lt;/secondary-title&gt;&lt;/titles&gt;&lt;periodical&gt;&lt;full-title&gt;PeerJ&lt;/full-title&gt;&lt;/periodical&gt;&lt;pages&gt;e1660&lt;/pages&gt;&lt;volume&gt;4&lt;/volume&gt;&lt;edition&gt;2016/02/03&lt;/edition&gt;&lt;keywords&gt;&lt;keyword&gt;Alignment properties&lt;/keyword&gt;&lt;keyword&gt;Bioinformatics&lt;/keyword&gt;&lt;keyword&gt;Concatenation&lt;/keyword&gt;&lt;keyword&gt;Phylogenetics&lt;/keyword&gt;&lt;keyword&gt;Phylogenomics&lt;/keyword&gt;&lt;/keywords&gt;&lt;dates&gt;&lt;year&gt;2016&lt;/year&gt;&lt;/dates&gt;&lt;isbn&gt;2167-8359 (Print)&amp;#xD;2167-8359 (Linking)&lt;/isbn&gt;&lt;accession-num&gt;26835189&lt;/accession-num&gt;&lt;urls&gt;&lt;related-urls&gt;&lt;url&gt;https://www.ncbi.nlm.nih.gov/pubmed/26835189&lt;/url&gt;&lt;/related-urls&gt;&lt;/urls&gt;&lt;custom2&gt;PMC4734057&lt;/custom2&gt;&lt;electronic-resource-num&gt;10.7717/peerj.1660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(Borowiec 2016)</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processed a</w:t>
      </w:r>
      <w:r w:rsidRPr="00B12D60">
        <w:rPr>
          <w:rFonts w:ascii="Times New Roman" w:hAnsi="Times New Roman" w:cs="Times New Roman"/>
          <w:sz w:val="24"/>
          <w:szCs w:val="24"/>
        </w:rPr>
        <w:t>ll alignments in parallel with GNU Parallel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&lt;EndNote&gt;&lt;Cite&gt;&lt;Author&gt;Tange&lt;/Author&gt;&lt;Year&gt;2018&lt;/Year&gt;&lt;RecNum&gt;192&lt;/RecNum&gt;&lt;DisplayText&gt;(Tange 2018)&lt;/DisplayText&gt;&lt;record&gt;&lt;rec-number&gt;192&lt;/rec-number&gt;&lt;foreign-keys&gt;&lt;key app="EN" db-id="vdwt9psdezv5tlee9vn5swzfzafw0azp5adx" timestamp="1649258367"&gt;192&lt;/key&gt;&lt;/foreign-keys&gt;&lt;ref-type name="Computer Program"&gt;9&lt;/ref-type&gt;&lt;contributors&gt;&lt;authors&gt;&lt;author&gt;Tange, O.&lt;/author&gt;&lt;/authors&gt;&lt;/contributors&gt;&lt;titles&gt;&lt;title&gt;GNU Parallel&lt;/title&gt;&lt;/titles&gt;&lt;dates&gt;&lt;year&gt;2018&lt;/year&gt;&lt;/dates&gt;&lt;urls&gt;&lt;/urls&gt;&lt;electronic-resource-num&gt;10.5281/zenodo.1146014&lt;/electronic-resource-num&gt;&lt;/record&gt;&lt;/Cite&gt;&lt;/EndNote&gt;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(Tange 2018)</w:t>
      </w:r>
      <w:r>
        <w:rPr>
          <w:rFonts w:ascii="Times New Roman" w:hAnsi="Times New Roman" w:cs="Times New Roman"/>
          <w:sz w:val="24"/>
          <w:szCs w:val="24"/>
        </w:rPr>
        <w:fldChar w:fldCharType="end"/>
      </w:r>
      <w:r>
        <w:rPr>
          <w:rFonts w:ascii="Times New Roman" w:hAnsi="Times New Roman" w:cs="Times New Roman"/>
          <w:sz w:val="24"/>
          <w:szCs w:val="24"/>
        </w:rPr>
        <w:t>.</w:t>
      </w:r>
    </w:p>
    <w:p w14:paraId="2EA442EC" w14:textId="77777777" w:rsidR="00A849E6" w:rsidRPr="00B12D60" w:rsidRDefault="00A849E6" w:rsidP="00A849E6">
      <w:pPr>
        <w:spacing w:after="0"/>
        <w:jc w:val="both"/>
        <w:rPr>
          <w:rFonts w:ascii="Times New Roman" w:hAnsi="Times New Roman" w:cs="Times New Roman"/>
          <w:sz w:val="24"/>
          <w:szCs w:val="24"/>
        </w:rPr>
      </w:pPr>
    </w:p>
    <w:p w14:paraId="6EA8323F" w14:textId="77777777" w:rsidR="00A849E6" w:rsidRDefault="00A849E6" w:rsidP="00A849E6">
      <w:pPr>
        <w:pStyle w:val="Heading2"/>
      </w:pPr>
      <w:r w:rsidRPr="00031896">
        <w:t xml:space="preserve">Species tree </w:t>
      </w:r>
      <w:r>
        <w:t>reconstruction from UCEs</w:t>
      </w:r>
    </w:p>
    <w:p w14:paraId="459C84E9" w14:textId="41E29315" w:rsidR="00A849E6" w:rsidRPr="00E65A92" w:rsidRDefault="00A849E6" w:rsidP="00A849E6">
      <w:pPr>
        <w:spacing w:after="0"/>
        <w:jc w:val="both"/>
        <w:rPr>
          <w:rFonts w:ascii="Times New Roman" w:hAnsi="Times New Roman" w:cs="Times New Roman"/>
          <w:i/>
          <w:iCs/>
          <w:sz w:val="24"/>
          <w:szCs w:val="24"/>
        </w:rPr>
      </w:pPr>
      <w:r>
        <w:rPr>
          <w:rFonts w:ascii="Times New Roman" w:hAnsi="Times New Roman" w:cs="Times New Roman"/>
          <w:sz w:val="24"/>
          <w:szCs w:val="24"/>
        </w:rPr>
        <w:t>We constructed a species-level rodent phylogeny with two approaches. First, using the alignments of all UCEs found in four or more taxa (2,632), we reconstructed a maximum-likelihood (ML) species tree with</w:t>
      </w:r>
      <w:r w:rsidRPr="00B12D60">
        <w:rPr>
          <w:rFonts w:ascii="Times New Roman" w:hAnsi="Times New Roman" w:cs="Times New Roman"/>
          <w:sz w:val="24"/>
          <w:szCs w:val="24"/>
        </w:rPr>
        <w:t xml:space="preserve"> IQ-TREE </w:t>
      </w:r>
      <w:r>
        <w:rPr>
          <w:rFonts w:ascii="Times New Roman" w:hAnsi="Times New Roman" w:cs="Times New Roman"/>
          <w:sz w:val="24"/>
          <w:szCs w:val="24"/>
        </w:rPr>
        <w:t>v</w:t>
      </w:r>
      <w:r w:rsidRPr="00B12D60">
        <w:rPr>
          <w:rFonts w:ascii="Times New Roman" w:hAnsi="Times New Roman" w:cs="Times New Roman"/>
          <w:sz w:val="24"/>
          <w:szCs w:val="24"/>
        </w:rPr>
        <w:t>2</w:t>
      </w:r>
      <w:r>
        <w:rPr>
          <w:rFonts w:ascii="Times New Roman" w:hAnsi="Times New Roman" w:cs="Times New Roman"/>
          <w:sz w:val="24"/>
          <w:szCs w:val="24"/>
        </w:rPr>
        <w:t xml:space="preserve">.2.1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Each UCE alignment was concatenated and partitioned </w:t>
      </w:r>
      <w:r>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(Chernomor,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such that optimal substitution models were inferred for individual UCE loci with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We also reconstructed individual</w:t>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gene </w:t>
      </w:r>
      <w:r w:rsidRPr="00B12D60">
        <w:rPr>
          <w:rFonts w:ascii="Times New Roman" w:hAnsi="Times New Roman" w:cs="Times New Roman"/>
          <w:sz w:val="24"/>
          <w:szCs w:val="24"/>
        </w:rPr>
        <w:t xml:space="preserve">trees </w:t>
      </w:r>
      <w:r>
        <w:rPr>
          <w:rFonts w:ascii="Times New Roman" w:hAnsi="Times New Roman" w:cs="Times New Roman"/>
          <w:sz w:val="24"/>
          <w:szCs w:val="24"/>
        </w:rPr>
        <w:t>for each</w:t>
      </w:r>
      <w:r w:rsidRPr="00B12D60">
        <w:rPr>
          <w:rFonts w:ascii="Times New Roman" w:hAnsi="Times New Roman" w:cs="Times New Roman"/>
          <w:sz w:val="24"/>
          <w:szCs w:val="24"/>
        </w:rPr>
        <w:t xml:space="preserve"> </w:t>
      </w:r>
      <w:r>
        <w:rPr>
          <w:rFonts w:ascii="Times New Roman" w:hAnsi="Times New Roman" w:cs="Times New Roman"/>
          <w:sz w:val="24"/>
          <w:szCs w:val="24"/>
        </w:rPr>
        <w:t>UCE</w:t>
      </w:r>
      <w:r w:rsidRPr="00B12D60">
        <w:rPr>
          <w:rFonts w:ascii="Times New Roman" w:hAnsi="Times New Roman" w:cs="Times New Roman"/>
          <w:sz w:val="24"/>
          <w:szCs w:val="24"/>
        </w:rPr>
        <w:t xml:space="preserve"> alignment.</w:t>
      </w:r>
      <w:r>
        <w:rPr>
          <w:rFonts w:ascii="Times New Roman" w:hAnsi="Times New Roman" w:cs="Times New Roman"/>
          <w:sz w:val="24"/>
          <w:szCs w:val="24"/>
        </w:rPr>
        <w:t xml:space="preserve"> For all IQ-TREE runs (concatenated or individual loci), we assessed b</w:t>
      </w:r>
      <w:r w:rsidRPr="00B12D60">
        <w:rPr>
          <w:rFonts w:ascii="Times New Roman" w:hAnsi="Times New Roman" w:cs="Times New Roman"/>
          <w:sz w:val="24"/>
          <w:szCs w:val="24"/>
        </w:rPr>
        <w:t>ranch support with ultrafast bootstrap approximation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UFBoot</w:t>
      </w:r>
      <w:proofErr w:type="spellEnd"/>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&lt;EndNote&gt;&lt;Cite&gt;&lt;Author&gt;Hoang&lt;/Author&gt;&lt;Year&gt;2018&lt;/Year&gt;&lt;RecNum&gt;101&lt;/RecNum&gt;&lt;DisplayText&gt;(Hoang, et al. 2018)&lt;/DisplayText&gt;&lt;record&gt;&lt;rec-number&gt;101&lt;/rec-number&gt;&lt;foreign-keys&gt;&lt;key app="EN" db-id="vdwt9psdezv5tlee9vn5swzfzafw0azp5adx" timestamp="1649254331"&gt;101&lt;/key&gt;&lt;/foreign-keys&gt;&lt;ref-type name="Journal Article"&gt;17&lt;/ref-type&gt;&lt;contributors&gt;&lt;authors&gt;&lt;author&gt;Hoang, D. T.&lt;/author&gt;&lt;author&gt;Chernomor, O.&lt;/author&gt;&lt;author&gt;von Haeseler, A.&lt;/author&gt;&lt;author&gt;Minh, B. Q.&lt;/author&gt;&lt;author&gt;Vinh, L. S.&lt;/author&gt;&lt;/authors&gt;&lt;/contributors&gt;&lt;auth-address&gt;Faculty of Information Technology, University of Engineering and Technology, Vietnam National University, Hanoi, Vietnam.&amp;#xD;Center for Integrative Bioinformatics Vienna, Max F. Perutz Laboratories, University of Vienna, Medical University Vienna, Vienna, Austria.&amp;#xD;Bioinformatics and Computational Biology, Faculty of Computer Science, University of Vienna, Vienna, Austria.&lt;/auth-address&gt;&lt;titles&gt;&lt;title&gt;UFBoot2: Improving the Ultrafast Bootstrap Approximation&lt;/title&gt;&lt;secondary-title&gt;Mol Biol Evol&lt;/secondary-title&gt;&lt;/titles&gt;&lt;periodical&gt;&lt;full-title&gt;Mol Biol Evol&lt;/full-title&gt;&lt;/periodical&gt;&lt;pages&gt;518-522&lt;/pages&gt;&lt;volume&gt;35&lt;/volume&gt;&lt;number&gt;2&lt;/number&gt;&lt;edition&gt;2017/10/28&lt;/edition&gt;&lt;keywords&gt;&lt;keyword&gt;*Likelihood Functions&lt;/keyword&gt;&lt;keyword&gt;Models, Genetic&lt;/keyword&gt;&lt;keyword&gt;*Phylogeny&lt;/keyword&gt;&lt;keyword&gt;*Software&lt;/keyword&gt;&lt;keyword&gt;*maximum likelihood&lt;/keyword&gt;&lt;keyword&gt;*model violation&lt;/keyword&gt;&lt;keyword&gt;*phylogenetic inference&lt;/keyword&gt;&lt;keyword&gt;*polytomies&lt;/keyword&gt;&lt;keyword&gt;*ultrafast bootstrap&lt;/keyword&gt;&lt;/keywords&gt;&lt;dates&gt;&lt;year&gt;2018&lt;/year&gt;&lt;pub-dates&gt;&lt;date&gt;Feb 1&lt;/date&gt;&lt;/pub-dates&gt;&lt;/dates&gt;&lt;isbn&gt;1537-1719 (Electronic)&amp;#xD;0737-4038 (Linking)&lt;/isbn&gt;&lt;accession-num&gt;29077904&lt;/accession-num&gt;&lt;urls&gt;&lt;related-urls&gt;&lt;url&gt;https://www.ncbi.nlm.nih.gov/pubmed/29077904&lt;/url&gt;&lt;/related-urls&gt;&lt;/urls&gt;&lt;custom2&gt;PMC5850222&lt;/custom2&gt;&lt;electronic-resource-num&gt;10.1093/molbev/msx281&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(Hoang,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w:t>
      </w:r>
      <w:r>
        <w:rPr>
          <w:rFonts w:ascii="Times New Roman" w:hAnsi="Times New Roman" w:cs="Times New Roman"/>
          <w:sz w:val="24"/>
          <w:szCs w:val="24"/>
        </w:rPr>
        <w:t xml:space="preserve"> the</w:t>
      </w:r>
      <w:r w:rsidRPr="00B12D60">
        <w:rPr>
          <w:rFonts w:ascii="Times New Roman" w:hAnsi="Times New Roman" w:cs="Times New Roman"/>
          <w:sz w:val="24"/>
          <w:szCs w:val="24"/>
        </w:rPr>
        <w:t xml:space="preserve"> corrected approximate likelihood ratio test (SH-</w:t>
      </w:r>
      <w:proofErr w:type="spellStart"/>
      <w:r w:rsidRPr="00B12D60">
        <w:rPr>
          <w:rFonts w:ascii="Times New Roman" w:hAnsi="Times New Roman" w:cs="Times New Roman"/>
          <w:sz w:val="24"/>
          <w:szCs w:val="24"/>
        </w:rPr>
        <w:t>aLRT</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&lt;EndNote&gt;&lt;Cite&gt;&lt;Author&gt;Guindon&lt;/Author&gt;&lt;Year&gt;2010&lt;/Year&gt;&lt;RecNum&gt;96&lt;/RecNum&gt;&lt;DisplayText&gt;(Guindon, et al. 2010)&lt;/DisplayText&gt;&lt;record&gt;&lt;rec-number&gt;96&lt;/rec-number&gt;&lt;foreign-keys&gt;&lt;key app="EN" db-id="vdwt9psdezv5tlee9vn5swzfzafw0azp5adx" timestamp="1649254236"&gt;96&lt;/key&gt;&lt;/foreign-keys&gt;&lt;ref-type name="Journal Article"&gt;17&lt;/ref-type&gt;&lt;contributors&gt;&lt;authors&gt;&lt;author&gt;Guindon, S.&lt;/author&gt;&lt;author&gt;Dufayard, J. F.&lt;/author&gt;&lt;author&gt;Lefort, V.&lt;/author&gt;&lt;author&gt;Anisimova, M.&lt;/author&gt;&lt;author&gt;Hordijk, W.&lt;/author&gt;&lt;author&gt;Gascuel, O.&lt;/author&gt;&lt;/authors&gt;&lt;/contributors&gt;&lt;auth-address&gt;Methodes et Algorithmes pour la Bioinformatique, LIRMM, Centre National de la Recherche Scientifique, Universite de Montpellier, Montpellier Cedex 5, France.&lt;/auth-address&gt;&lt;titles&gt;&lt;title&gt;New algorithms and methods to estimate maximum-likelihood phylogenies: assessing the performance of PhyML 3.0&lt;/title&gt;&lt;secondary-title&gt;Syst Biol&lt;/secondary-title&gt;&lt;/titles&gt;&lt;periodical&gt;&lt;full-title&gt;Syst Biol&lt;/full-title&gt;&lt;/periodical&gt;&lt;pages&gt;307-21&lt;/pages&gt;&lt;volume&gt;59&lt;/volume&gt;&lt;number&gt;3&lt;/number&gt;&lt;edition&gt;2010/06/09&lt;/edition&gt;&lt;keywords&gt;&lt;keyword&gt;*Algorithms&lt;/keyword&gt;&lt;keyword&gt;Classification/*methods&lt;/keyword&gt;&lt;keyword&gt;Likelihood Functions&lt;/keyword&gt;&lt;keyword&gt;*Phylogeny&lt;/keyword&gt;&lt;keyword&gt;*Software&lt;/keyword&gt;&lt;/keywords&gt;&lt;dates&gt;&lt;year&gt;2010&lt;/year&gt;&lt;pub-dates&gt;&lt;date&gt;May&lt;/date&gt;&lt;/pub-dates&gt;&lt;/dates&gt;&lt;isbn&gt;1076-836X (Electronic)&amp;#xD;1063-5157 (Linking)&lt;/isbn&gt;&lt;accession-num&gt;20525638&lt;/accession-num&gt;&lt;urls&gt;&lt;related-urls&gt;&lt;url&gt;https://www.ncbi.nlm.nih.gov/pubmed/20525638&lt;/url&gt;&lt;/related-urls&gt;&lt;/urls&gt;&lt;electronic-resource-num&gt;10.1093/sysbio/syq010&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(Guindon, et al. 2010)</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collapsed branches in each UCE tree exhibiting less than 10% approximated bootstrap support </w:t>
      </w:r>
      <w:r>
        <w:rPr>
          <w:rFonts w:ascii="Times New Roman" w:hAnsi="Times New Roman" w:cs="Times New Roman"/>
          <w:sz w:val="24"/>
          <w:szCs w:val="24"/>
        </w:rPr>
        <w:lastRenderedPageBreak/>
        <w:t xml:space="preserve">using the </w:t>
      </w:r>
      <w:proofErr w:type="spellStart"/>
      <w:r>
        <w:rPr>
          <w:rFonts w:ascii="Times New Roman" w:hAnsi="Times New Roman" w:cs="Times New Roman"/>
          <w:sz w:val="24"/>
          <w:szCs w:val="24"/>
        </w:rPr>
        <w:t>nw_ed</w:t>
      </w:r>
      <w:proofErr w:type="spellEnd"/>
      <w:r>
        <w:rPr>
          <w:rFonts w:ascii="Times New Roman" w:hAnsi="Times New Roman" w:cs="Times New Roman"/>
          <w:sz w:val="24"/>
          <w:szCs w:val="24"/>
        </w:rPr>
        <w:t xml:space="preserve"> function from </w:t>
      </w:r>
      <w:proofErr w:type="spellStart"/>
      <w:r>
        <w:rPr>
          <w:rFonts w:ascii="Times New Roman" w:hAnsi="Times New Roman" w:cs="Times New Roman"/>
          <w:sz w:val="24"/>
          <w:szCs w:val="24"/>
        </w:rPr>
        <w:t>Newick</w:t>
      </w:r>
      <w:proofErr w:type="spellEnd"/>
      <w:r>
        <w:rPr>
          <w:rFonts w:ascii="Times New Roman" w:hAnsi="Times New Roman" w:cs="Times New Roman"/>
          <w:sz w:val="24"/>
          <w:szCs w:val="24"/>
        </w:rPr>
        <w:t xml:space="preserve"> Utilities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Pr>
          <w:rFonts w:ascii="Times New Roman" w:hAnsi="Times New Roman" w:cs="Times New Roman"/>
          <w:sz w:val="24"/>
          <w:szCs w:val="24"/>
        </w:rPr>
        <w:t>. We used these</w:t>
      </w:r>
      <w:r w:rsidRPr="00B12D60">
        <w:rPr>
          <w:rFonts w:ascii="Times New Roman" w:hAnsi="Times New Roman" w:cs="Times New Roman"/>
          <w:sz w:val="24"/>
          <w:szCs w:val="24"/>
        </w:rPr>
        <w:t xml:space="preserve"> trees </w:t>
      </w:r>
      <w:r>
        <w:rPr>
          <w:rFonts w:ascii="Times New Roman" w:hAnsi="Times New Roman" w:cs="Times New Roman"/>
          <w:sz w:val="24"/>
          <w:szCs w:val="24"/>
        </w:rPr>
        <w:t>as input to the quartet summary method</w:t>
      </w:r>
      <w:r w:rsidRPr="00B12D60">
        <w:rPr>
          <w:rFonts w:ascii="Times New Roman" w:hAnsi="Times New Roman" w:cs="Times New Roman"/>
          <w:sz w:val="24"/>
          <w:szCs w:val="24"/>
        </w:rPr>
        <w:t xml:space="preserve"> ASTRAL-III v5.</w:t>
      </w:r>
      <w:r>
        <w:rPr>
          <w:rFonts w:ascii="Times New Roman" w:hAnsi="Times New Roman" w:cs="Times New Roman"/>
          <w:sz w:val="24"/>
          <w:szCs w:val="24"/>
        </w:rPr>
        <w:t xml:space="preserve">7.8 </w:t>
      </w:r>
      <w:r>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(Zhang,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to infer a species tree. We generated </w:t>
      </w:r>
      <w:r w:rsidRPr="00B12D60">
        <w:rPr>
          <w:rFonts w:ascii="Times New Roman" w:hAnsi="Times New Roman" w:cs="Times New Roman"/>
          <w:sz w:val="24"/>
          <w:szCs w:val="24"/>
        </w:rPr>
        <w:t>visualizations</w:t>
      </w:r>
      <w:r>
        <w:rPr>
          <w:rFonts w:ascii="Times New Roman" w:hAnsi="Times New Roman" w:cs="Times New Roman"/>
          <w:sz w:val="24"/>
          <w:szCs w:val="24"/>
        </w:rPr>
        <w:t xml:space="preserve"> of phylogenies with</w:t>
      </w:r>
      <w:r w:rsidRPr="00B12D60">
        <w:rPr>
          <w:rFonts w:ascii="Times New Roman" w:hAnsi="Times New Roman" w:cs="Times New Roman"/>
          <w:sz w:val="24"/>
          <w:szCs w:val="24"/>
        </w:rPr>
        <w:t xml:space="preserve"> R v4.1.1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using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phytools</w:t>
      </w:r>
      <w:proofErr w:type="spellEnd"/>
      <w:r>
        <w:rPr>
          <w:rFonts w:ascii="Times New Roman" w:hAnsi="Times New Roman" w:cs="Times New Roman"/>
          <w:sz w:val="24"/>
          <w:szCs w:val="24"/>
        </w:rPr>
        <w:t xml:space="preserve"> v1.9-16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&lt;EndNote&gt;&lt;Cite&gt;&lt;Author&gt;Revell&lt;/Author&gt;&lt;Year&gt;2012&lt;/Year&gt;&lt;RecNum&gt;205&lt;/RecNum&gt;&lt;DisplayText&gt;(Revell 2012)&lt;/DisplayText&gt;&lt;record&gt;&lt;rec-number&gt;205&lt;/rec-number&gt;&lt;foreign-keys&gt;&lt;key app="EN" db-id="vdwt9psdezv5tlee9vn5swzfzafw0azp5adx" timestamp="1660749994"&gt;205&lt;/key&gt;&lt;/foreign-keys&gt;&lt;ref-type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related-urls&gt;&lt;url&gt;https://besjournals.onlinelibrary.wiley.com/doi/abs/10.1111/j.2041-210X.2011.00169.x&lt;/url&gt;&lt;/related-urls&gt;&lt;/urls&gt;&lt;electronic-resource-num&gt;https://doi.org/10.1111/j.2041-210X.2011.00169.x&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(Revell 2012)</w:t>
      </w:r>
      <w:r>
        <w:rPr>
          <w:rFonts w:ascii="Times New Roman" w:hAnsi="Times New Roman" w:cs="Times New Roman"/>
          <w:sz w:val="24"/>
          <w:szCs w:val="24"/>
        </w:rPr>
        <w:fldChar w:fldCharType="end"/>
      </w:r>
      <w:r>
        <w:rPr>
          <w:rFonts w:ascii="Times New Roman" w:hAnsi="Times New Roman" w:cs="Times New Roman"/>
          <w:sz w:val="24"/>
          <w:szCs w:val="24"/>
        </w:rPr>
        <w:t xml:space="preserve"> and</w:t>
      </w:r>
      <w:r w:rsidRPr="00B12D60">
        <w:rPr>
          <w:rFonts w:ascii="Times New Roman" w:hAnsi="Times New Roman" w:cs="Times New Roman"/>
          <w:sz w:val="24"/>
          <w:szCs w:val="24"/>
        </w:rPr>
        <w:t xml:space="preserve"> the </w:t>
      </w:r>
      <w:proofErr w:type="spellStart"/>
      <w:r w:rsidRPr="00B12D60">
        <w:rPr>
          <w:rFonts w:ascii="Times New Roman" w:hAnsi="Times New Roman" w:cs="Times New Roman"/>
          <w:sz w:val="24"/>
          <w:szCs w:val="24"/>
        </w:rPr>
        <w:t>ggtree</w:t>
      </w:r>
      <w:proofErr w:type="spellEnd"/>
      <w:r w:rsidRPr="00B12D60">
        <w:rPr>
          <w:rFonts w:ascii="Times New Roman" w:hAnsi="Times New Roman" w:cs="Times New Roman"/>
          <w:sz w:val="24"/>
          <w:szCs w:val="24"/>
        </w:rPr>
        <w:t xml:space="preserve"> package v3.14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(Yu, et al. 2017; Yu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its imported functions from ape v5.0</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&lt;EndNote&gt;&lt;Cite&gt;&lt;Author&gt;Paradis&lt;/Author&gt;&lt;Year&gt;2019&lt;/Year&gt;&lt;RecNum&gt;121&lt;/RecNum&gt;&lt;DisplayText&gt;(Paradis and Schliep 2019)&lt;/DisplayText&gt;&lt;record&gt;&lt;rec-number&gt;121&lt;/rec-number&gt;&lt;foreign-keys&gt;&lt;key app="EN" db-id="vdwt9psdezv5tlee9vn5swzfzafw0azp5adx" timestamp="1649254920"&gt;121&lt;/key&gt;&lt;/foreign-keys&gt;&lt;ref-type name="Journal Article"&gt;17&lt;/ref-type&gt;&lt;contributors&gt;&lt;authors&gt;&lt;author&gt;Paradis, E.&lt;/author&gt;&lt;author&gt;Schliep, K.&lt;/author&gt;&lt;/authors&gt;&lt;/contributors&gt;&lt;auth-address&gt;ISEM, IRD, Univ. Montpellier, CNRS, EPHE, Montpellier, France.&amp;#xD;Department of Biology, University of Massachusetts Boston, Boston, MA, USA.&lt;/auth-address&gt;&lt;titles&gt;&lt;title&gt;ape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edition&gt;2018/07/18&lt;/edition&gt;&lt;keywords&gt;&lt;keyword&gt;*Biodiversity&lt;/keyword&gt;&lt;keyword&gt;*Biological Evolution&lt;/keyword&gt;&lt;keyword&gt;*Phylogeny&lt;/keyword&gt;&lt;keyword&gt;*Software&lt;/keyword&gt;&lt;/keywords&gt;&lt;dates&gt;&lt;year&gt;2019&lt;/year&gt;&lt;pub-dates&gt;&lt;date&gt;Feb 1&lt;/date&gt;&lt;/pub-dates&gt;&lt;/dates&gt;&lt;isbn&gt;1367-4811 (Electronic)&amp;#xD;1367-4803 (Linking)&lt;/isbn&gt;&lt;accession-num&gt;30016406&lt;/accession-num&gt;&lt;urls&gt;&lt;related-urls&gt;&lt;url&gt;https://www.ncbi.nlm.nih.gov/pubmed/30016406&lt;/url&gt;&lt;/related-urls&gt;&lt;/urls&gt;&lt;electronic-resource-num&gt;10.1093/bioinformatics/bty633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(Paradis and Schliep 2019)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treeio</w:t>
      </w:r>
      <w:proofErr w:type="spellEnd"/>
      <w:r w:rsidRPr="00B12D60">
        <w:rPr>
          <w:rFonts w:ascii="Times New Roman" w:hAnsi="Times New Roman" w:cs="Times New Roman"/>
          <w:sz w:val="24"/>
          <w:szCs w:val="24"/>
        </w:rPr>
        <w:t xml:space="preserve"> v1.16.2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(Wang,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w:t>
      </w:r>
    </w:p>
    <w:p w14:paraId="20A3B963" w14:textId="6850897B" w:rsidR="00A849E6"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We then used two</w:t>
      </w:r>
      <w:r w:rsidRPr="00B12D60">
        <w:rPr>
          <w:rFonts w:ascii="Times New Roman" w:hAnsi="Times New Roman" w:cs="Times New Roman"/>
          <w:sz w:val="24"/>
          <w:szCs w:val="24"/>
        </w:rPr>
        <w:t xml:space="preserve"> methods </w:t>
      </w:r>
      <w:r>
        <w:rPr>
          <w:rFonts w:ascii="Times New Roman" w:hAnsi="Times New Roman" w:cs="Times New Roman"/>
          <w:sz w:val="24"/>
          <w:szCs w:val="24"/>
        </w:rPr>
        <w:t>to</w:t>
      </w:r>
      <w:r w:rsidRPr="00B12D60">
        <w:rPr>
          <w:rFonts w:ascii="Times New Roman" w:hAnsi="Times New Roman" w:cs="Times New Roman"/>
          <w:sz w:val="24"/>
          <w:szCs w:val="24"/>
        </w:rPr>
        <w:t xml:space="preserve"> assess </w:t>
      </w:r>
      <w:r>
        <w:rPr>
          <w:rFonts w:ascii="Times New Roman" w:hAnsi="Times New Roman" w:cs="Times New Roman"/>
          <w:sz w:val="24"/>
          <w:szCs w:val="24"/>
        </w:rPr>
        <w:t xml:space="preserve">phylogenetic </w:t>
      </w:r>
      <w:r w:rsidRPr="00B12D60">
        <w:rPr>
          <w:rFonts w:ascii="Times New Roman" w:hAnsi="Times New Roman" w:cs="Times New Roman"/>
          <w:sz w:val="24"/>
          <w:szCs w:val="24"/>
        </w:rPr>
        <w:t>discordance across the reconstructed species tree.</w:t>
      </w:r>
      <w:r>
        <w:rPr>
          <w:rFonts w:ascii="Times New Roman" w:hAnsi="Times New Roman" w:cs="Times New Roman"/>
          <w:sz w:val="24"/>
          <w:szCs w:val="24"/>
        </w:rPr>
        <w:t xml:space="preserve"> First, we calculated s</w:t>
      </w:r>
      <w:r w:rsidRPr="00B12D60">
        <w:rPr>
          <w:rFonts w:ascii="Times New Roman" w:hAnsi="Times New Roman" w:cs="Times New Roman"/>
          <w:sz w:val="24"/>
          <w:szCs w:val="24"/>
        </w:rPr>
        <w:t>ite and gene concordance factors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with </w:t>
      </w:r>
      <w:r w:rsidRPr="00B12D60">
        <w:rPr>
          <w:rFonts w:ascii="Times New Roman" w:hAnsi="Times New Roman" w:cs="Times New Roman"/>
          <w:sz w:val="24"/>
          <w:szCs w:val="24"/>
        </w:rPr>
        <w:t>IQ-TREE 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TnVtPjU0PC9SZWNOdW0+PERpc3BsYXlUZXh0PihNaW5oLCBldCBhbC4gMjAyMGE7IE1pbmgsIGV0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TnVtPjU0PC9SZWNOdW0+PERpc3BsYXlUZXh0PihNaW5oLCBldCBhbC4gMjAyMGE7IE1pbmgsIGV0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(Minh, et al. 2020a; 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to assess levels of phylogenetic discordance between the inferred UCE trees and the concatenated species tree. </w:t>
      </w:r>
      <w:proofErr w:type="spellStart"/>
      <w:r>
        <w:rPr>
          <w:rFonts w:ascii="Times New Roman" w:hAnsi="Times New Roman" w:cs="Times New Roman"/>
          <w:sz w:val="24"/>
          <w:szCs w:val="24"/>
        </w:rPr>
        <w:t>gCF</w:t>
      </w:r>
      <w:proofErr w:type="spellEnd"/>
      <w:r>
        <w:rPr>
          <w:rFonts w:ascii="Times New Roman" w:hAnsi="Times New Roman" w:cs="Times New Roman"/>
          <w:sz w:val="24"/>
          <w:szCs w:val="24"/>
        </w:rPr>
        <w:t xml:space="preserve"> is calculated f</w:t>
      </w:r>
      <w:r w:rsidRPr="00B12D60">
        <w:rPr>
          <w:rFonts w:ascii="Times New Roman" w:hAnsi="Times New Roman" w:cs="Times New Roman"/>
          <w:sz w:val="24"/>
          <w:szCs w:val="24"/>
        </w:rPr>
        <w:t>or each branch in the species tree</w:t>
      </w:r>
      <w:r>
        <w:rPr>
          <w:rFonts w:ascii="Times New Roman" w:hAnsi="Times New Roman" w:cs="Times New Roman"/>
          <w:sz w:val="24"/>
          <w:szCs w:val="24"/>
        </w:rPr>
        <w:t xml:space="preserve"> as</w:t>
      </w:r>
      <w:r w:rsidRPr="00B12D60">
        <w:rPr>
          <w:rFonts w:ascii="Times New Roman" w:hAnsi="Times New Roman" w:cs="Times New Roman"/>
          <w:sz w:val="24"/>
          <w:szCs w:val="24"/>
        </w:rPr>
        <w:t xml:space="preserve"> the proportion of </w:t>
      </w:r>
      <w:r>
        <w:rPr>
          <w:rFonts w:ascii="Times New Roman" w:hAnsi="Times New Roman" w:cs="Times New Roman"/>
          <w:sz w:val="24"/>
          <w:szCs w:val="24"/>
        </w:rPr>
        <w:t>UCE</w:t>
      </w:r>
      <w:r w:rsidRPr="00B12D60">
        <w:rPr>
          <w:rFonts w:ascii="Times New Roman" w:hAnsi="Times New Roman" w:cs="Times New Roman"/>
          <w:sz w:val="24"/>
          <w:szCs w:val="24"/>
        </w:rPr>
        <w:t xml:space="preserve"> trees in which that branch also appears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&lt;EndNote&gt;&lt;Cite&gt;&lt;Author&gt;Baum&lt;/Author&gt;&lt;Year&gt;2007&lt;/Year&gt;&lt;RecNum&gt;156&lt;/RecNum&gt;&lt;DisplayText&gt;(Baum 2007)&lt;/DisplayText&gt;&lt;record&gt;&lt;rec-number&gt;156&lt;/rec-number&gt;&lt;foreign-keys&gt;&lt;key app="EN" db-id="vdwt9psdezv5tlee9vn5swzfzafw0azp5adx" timestamp="1649256385"&gt;156&lt;/key&gt;&lt;/foreign-keys&gt;&lt;ref-type name="Journal Article"&gt;17&lt;/ref-type&gt;&lt;contributors&gt;&lt;authors&gt;&lt;author&gt;Baum, David A.&lt;/author&gt;&lt;/authors&gt;&lt;/contributors&gt;&lt;titles&gt;&lt;title&gt;Concordance trees, concordance factors, and the exploration of reticulate genealogy&lt;/title&gt;&lt;secondary-title&gt;TAXON&lt;/secondary-title&gt;&lt;/titles&gt;&lt;periodical&gt;&lt;full-title&gt;TAXON&lt;/full-title&gt;&lt;/periodical&gt;&lt;pages&gt;417-426&lt;/pages&gt;&lt;volume&gt;56&lt;/volume&gt;&lt;number&gt;2&lt;/number&gt;&lt;dates&gt;&lt;year&gt;2007&lt;/year&gt;&lt;/dates&gt;&lt;isbn&gt;0040-0262&lt;/isbn&gt;&lt;urls&gt;&lt;related-urls&gt;&lt;url&gt;https://onlinelibrary.wiley.com/doi/abs/10.1002/tax.562013&lt;/url&gt;&lt;/related-urls&gt;&lt;/urls&gt;&lt;electronic-resource-num&gt;https://doi.org/10.1002/tax.562013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(Baum 2007)</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represents the proportion of</w:t>
      </w:r>
      <w:r>
        <w:rPr>
          <w:rFonts w:ascii="Times New Roman" w:hAnsi="Times New Roman" w:cs="Times New Roman"/>
          <w:sz w:val="24"/>
          <w:szCs w:val="24"/>
        </w:rPr>
        <w:t xml:space="preserve"> alignment</w:t>
      </w:r>
      <w:r w:rsidRPr="00B12D60">
        <w:rPr>
          <w:rFonts w:ascii="Times New Roman" w:hAnsi="Times New Roman" w:cs="Times New Roman"/>
          <w:sz w:val="24"/>
          <w:szCs w:val="24"/>
        </w:rPr>
        <w:t xml:space="preserve"> sites concordant with a given</w:t>
      </w:r>
      <w:r>
        <w:rPr>
          <w:rFonts w:ascii="Times New Roman" w:hAnsi="Times New Roman" w:cs="Times New Roman"/>
          <w:sz w:val="24"/>
          <w:szCs w:val="24"/>
        </w:rPr>
        <w:t xml:space="preserve"> species tree</w:t>
      </w:r>
      <w:r w:rsidRPr="00B12D60">
        <w:rPr>
          <w:rFonts w:ascii="Times New Roman" w:hAnsi="Times New Roman" w:cs="Times New Roman"/>
          <w:sz w:val="24"/>
          <w:szCs w:val="24"/>
        </w:rPr>
        <w:t xml:space="preserve"> branch in a randomi</w:t>
      </w:r>
      <w:r>
        <w:rPr>
          <w:rFonts w:ascii="Times New Roman" w:hAnsi="Times New Roman" w:cs="Times New Roman"/>
          <w:sz w:val="24"/>
          <w:szCs w:val="24"/>
        </w:rPr>
        <w:t>z</w:t>
      </w:r>
      <w:r w:rsidRPr="00B12D60">
        <w:rPr>
          <w:rFonts w:ascii="Times New Roman" w:hAnsi="Times New Roman" w:cs="Times New Roman"/>
          <w:sz w:val="24"/>
          <w:szCs w:val="24"/>
        </w:rPr>
        <w:t>ed subset of quartets of taxa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&lt;EndNote&gt;&lt;Cite&gt;&lt;Author&gt;Minh&lt;/Author&gt;&lt;Year&gt;2020&lt;/Year&gt;&lt;RecNum&gt;34&lt;/RecNum&gt;&lt;DisplayText&gt;(Minh, et al. 2020a)&lt;/DisplayText&gt;&lt;record&gt;&lt;rec-number&gt;34&lt;/rec-number&gt;&lt;foreign-keys&gt;&lt;key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(Minh, et al. 2020a)</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We visualized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sCF</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&lt;EndNote&gt;&lt;Cite&gt;&lt;Author&gt;Lanfear&lt;/Author&gt;&lt;Year&gt;2018&lt;/Year&gt;&lt;RecNum&gt;194&lt;/RecNum&gt;&lt;DisplayText&gt;(Lanfear 2018)&lt;/DisplayText&gt;&lt;record&gt;&lt;rec-number&gt;194&lt;/rec-number&gt;&lt;foreign-keys&gt;&lt;key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for each branch</w:t>
      </w:r>
      <w:r>
        <w:rPr>
          <w:rFonts w:ascii="Times New Roman" w:hAnsi="Times New Roman" w:cs="Times New Roman"/>
          <w:sz w:val="24"/>
          <w:szCs w:val="24"/>
        </w:rPr>
        <w:t xml:space="preserve"> in each species tree </w:t>
      </w:r>
      <w:r w:rsidRPr="00B12D60">
        <w:rPr>
          <w:rFonts w:ascii="Times New Roman" w:hAnsi="Times New Roman" w:cs="Times New Roman"/>
          <w:sz w:val="24"/>
          <w:szCs w:val="24"/>
        </w:rPr>
        <w:t>using methods in R v4.</w:t>
      </w:r>
      <w:r>
        <w:rPr>
          <w:rFonts w:ascii="Times New Roman" w:hAnsi="Times New Roman" w:cs="Times New Roman"/>
          <w:sz w:val="24"/>
          <w:szCs w:val="24"/>
        </w:rPr>
        <w:t>3</w:t>
      </w:r>
      <w:r w:rsidRPr="00B12D60">
        <w:rPr>
          <w:rFonts w:ascii="Times New Roman" w:hAnsi="Times New Roman" w:cs="Times New Roman"/>
          <w:sz w:val="24"/>
          <w:szCs w:val="24"/>
        </w:rPr>
        <w:t>.</w:t>
      </w:r>
      <w:r>
        <w:rPr>
          <w:rFonts w:ascii="Times New Roman" w:hAnsi="Times New Roman" w:cs="Times New Roman"/>
          <w:sz w:val="24"/>
          <w:szCs w:val="24"/>
        </w:rPr>
        <w:t xml:space="preserve">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Team&lt;/Author&gt;&lt;Year&gt;2021&lt;/Year&gt;&lt;RecNum&gt;59&lt;/RecNum&gt;&lt;DisplayText&gt;(Lanfear 2018; 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Cite&gt;&lt;Author&gt;Lanfear&lt;/Author&gt;&lt;Year&gt;2018&lt;/Year&gt;&lt;RecNum&gt;194&lt;/RecNum&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 R Core Team 2021)</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Next, we used</w:t>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Phy</w:t>
      </w:r>
      <w:r>
        <w:rPr>
          <w:rFonts w:ascii="Times New Roman" w:hAnsi="Times New Roman" w:cs="Times New Roman"/>
          <w:sz w:val="24"/>
          <w:szCs w:val="24"/>
        </w:rPr>
        <w:t>P</w:t>
      </w:r>
      <w:r w:rsidRPr="00B12D60">
        <w:rPr>
          <w:rFonts w:ascii="Times New Roman" w:hAnsi="Times New Roman" w:cs="Times New Roman"/>
          <w:sz w:val="24"/>
          <w:szCs w:val="24"/>
        </w:rPr>
        <w:t>arts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Y051bT4xMjU8L1JlY051bT48RGlzcGxheVRleHQ+KFNtaXRoLCBldCBhbC4gMjAxNWIpPC9EaXNw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Y051bT4xMjU8L1JlY051bT48RGlzcGxheVRleHQ+KFNtaXRoLCBldCBhbC4gMjAxNWIpPC9EaXNw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(Smith, et al. 2015b)</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topological conflict between the </w:t>
      </w:r>
      <w:r>
        <w:rPr>
          <w:rFonts w:ascii="Times New Roman" w:hAnsi="Times New Roman" w:cs="Times New Roman"/>
          <w:sz w:val="24"/>
          <w:szCs w:val="24"/>
        </w:rPr>
        <w:t>UCE</w:t>
      </w:r>
      <w:r w:rsidRPr="00B12D60">
        <w:rPr>
          <w:rFonts w:ascii="Times New Roman" w:hAnsi="Times New Roman" w:cs="Times New Roman"/>
          <w:sz w:val="24"/>
          <w:szCs w:val="24"/>
        </w:rPr>
        <w:t xml:space="preserve"> trees </w:t>
      </w:r>
      <w:r>
        <w:rPr>
          <w:rFonts w:ascii="Times New Roman" w:hAnsi="Times New Roman" w:cs="Times New Roman"/>
          <w:sz w:val="24"/>
          <w:szCs w:val="24"/>
        </w:rPr>
        <w:t xml:space="preserve">and </w:t>
      </w:r>
      <w:r w:rsidRPr="00B12D60">
        <w:rPr>
          <w:rFonts w:ascii="Times New Roman" w:hAnsi="Times New Roman" w:cs="Times New Roman"/>
          <w:sz w:val="24"/>
          <w:szCs w:val="24"/>
        </w:rPr>
        <w:t>the species tree from ASTRAL-III.</w:t>
      </w:r>
      <w:r>
        <w:rPr>
          <w:rFonts w:ascii="Times New Roman" w:hAnsi="Times New Roman" w:cs="Times New Roman"/>
          <w:sz w:val="24"/>
          <w:szCs w:val="24"/>
        </w:rPr>
        <w:t xml:space="preserve"> For this analysis, we rooted all trees</w:t>
      </w:r>
      <w:r w:rsidRPr="00B12D60">
        <w:rPr>
          <w:rFonts w:ascii="Times New Roman" w:hAnsi="Times New Roman" w:cs="Times New Roman"/>
          <w:sz w:val="24"/>
          <w:szCs w:val="24"/>
        </w:rPr>
        <w:t xml:space="preserve"> with </w:t>
      </w:r>
      <w:proofErr w:type="spellStart"/>
      <w:r w:rsidRPr="005B28B3">
        <w:rPr>
          <w:rFonts w:ascii="Times New Roman" w:hAnsi="Times New Roman" w:cs="Times New Roman"/>
          <w:i/>
          <w:iCs/>
          <w:sz w:val="24"/>
          <w:szCs w:val="24"/>
        </w:rPr>
        <w:t>Phodopus</w:t>
      </w:r>
      <w:proofErr w:type="spellEnd"/>
      <w:r w:rsidRPr="005B28B3">
        <w:rPr>
          <w:rFonts w:ascii="Times New Roman" w:hAnsi="Times New Roman" w:cs="Times New Roman"/>
          <w:i/>
          <w:iCs/>
          <w:sz w:val="24"/>
          <w:szCs w:val="24"/>
        </w:rPr>
        <w:t xml:space="preserve"> </w:t>
      </w:r>
      <w:proofErr w:type="spellStart"/>
      <w:r w:rsidRPr="005B28B3">
        <w:rPr>
          <w:rFonts w:ascii="Times New Roman" w:hAnsi="Times New Roman" w:cs="Times New Roman"/>
          <w:i/>
          <w:iCs/>
          <w:sz w:val="24"/>
          <w:szCs w:val="24"/>
        </w:rPr>
        <w:t>sungorus</w:t>
      </w:r>
      <w:proofErr w:type="spellEnd"/>
      <w:r w:rsidRPr="00B12D60">
        <w:rPr>
          <w:rFonts w:ascii="Times New Roman" w:hAnsi="Times New Roman" w:cs="Times New Roman"/>
          <w:sz w:val="24"/>
          <w:szCs w:val="24"/>
        </w:rPr>
        <w:t xml:space="preserve"> as the outgroup using the </w:t>
      </w:r>
      <w:proofErr w:type="spellStart"/>
      <w:r w:rsidRPr="00B12D60">
        <w:rPr>
          <w:rFonts w:ascii="Times New Roman" w:hAnsi="Times New Roman" w:cs="Times New Roman"/>
          <w:sz w:val="24"/>
          <w:szCs w:val="24"/>
        </w:rPr>
        <w:t>nw_reroot</w:t>
      </w:r>
      <w:proofErr w:type="spellEnd"/>
      <w:r w:rsidRPr="00B12D60">
        <w:rPr>
          <w:rFonts w:ascii="Times New Roman" w:hAnsi="Times New Roman" w:cs="Times New Roman"/>
          <w:sz w:val="24"/>
          <w:szCs w:val="24"/>
        </w:rPr>
        <w:t xml:space="preserve"> function in </w:t>
      </w:r>
      <w:r>
        <w:rPr>
          <w:rFonts w:ascii="Times New Roman" w:hAnsi="Times New Roman" w:cs="Times New Roman"/>
          <w:sz w:val="24"/>
          <w:szCs w:val="24"/>
        </w:rPr>
        <w:t>t</w:t>
      </w:r>
      <w:r w:rsidRPr="00B12D60">
        <w:rPr>
          <w:rFonts w:ascii="Times New Roman" w:hAnsi="Times New Roman" w:cs="Times New Roman"/>
          <w:sz w:val="24"/>
          <w:szCs w:val="24"/>
        </w:rPr>
        <w:t xml:space="preserve">he </w:t>
      </w:r>
      <w:proofErr w:type="spellStart"/>
      <w:r w:rsidRPr="00B12D60">
        <w:rPr>
          <w:rFonts w:ascii="Times New Roman" w:hAnsi="Times New Roman" w:cs="Times New Roman"/>
          <w:sz w:val="24"/>
          <w:szCs w:val="24"/>
        </w:rPr>
        <w:t>Newick</w:t>
      </w:r>
      <w:proofErr w:type="spellEnd"/>
      <w:r w:rsidRPr="00B12D60">
        <w:rPr>
          <w:rFonts w:ascii="Times New Roman" w:hAnsi="Times New Roman" w:cs="Times New Roman"/>
          <w:sz w:val="24"/>
          <w:szCs w:val="24"/>
        </w:rPr>
        <w:t xml:space="preserve"> Utilities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package and excluded 204 UCE trees that did not contain the outgroup</w:t>
      </w:r>
      <w:r w:rsidRPr="00B12D60">
        <w:rPr>
          <w:rFonts w:ascii="Times New Roman" w:hAnsi="Times New Roman" w:cs="Times New Roman"/>
          <w:sz w:val="24"/>
          <w:szCs w:val="24"/>
        </w:rPr>
        <w:t xml:space="preserve">. </w:t>
      </w:r>
    </w:p>
    <w:p w14:paraId="440BBD2B" w14:textId="77777777" w:rsidR="00A849E6" w:rsidRDefault="00A849E6" w:rsidP="00A849E6">
      <w:pPr>
        <w:spacing w:after="0"/>
        <w:jc w:val="both"/>
        <w:rPr>
          <w:rFonts w:ascii="Times New Roman" w:hAnsi="Times New Roman" w:cs="Times New Roman"/>
          <w:sz w:val="24"/>
          <w:szCs w:val="24"/>
        </w:rPr>
      </w:pPr>
    </w:p>
    <w:p w14:paraId="1164E8ED" w14:textId="77777777" w:rsidR="00A849E6" w:rsidRDefault="00A849E6" w:rsidP="00A849E6">
      <w:pPr>
        <w:pStyle w:val="Heading2"/>
      </w:pPr>
      <w:r>
        <w:t>Divergence time estimation</w:t>
      </w:r>
    </w:p>
    <w:p w14:paraId="67487874" w14:textId="3D17929C"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used </w:t>
      </w:r>
      <w:r w:rsidRPr="00B12D60">
        <w:rPr>
          <w:rFonts w:ascii="Times New Roman" w:hAnsi="Times New Roman" w:cs="Times New Roman"/>
          <w:sz w:val="24"/>
          <w:szCs w:val="24"/>
        </w:rPr>
        <w:t>IQ-TREE 2’s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implementation of least square dating</w:t>
      </w:r>
      <w:r>
        <w:rPr>
          <w:rFonts w:ascii="Times New Roman" w:hAnsi="Times New Roman" w:cs="Times New Roman"/>
          <w:sz w:val="24"/>
          <w:szCs w:val="24"/>
        </w:rPr>
        <w:t xml:space="preserve"> to estimate branch lengths of our species trees in units of absolute time </w:t>
      </w:r>
      <w:r>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(To,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B12D60">
        <w:rPr>
          <w:rFonts w:ascii="Times New Roman" w:hAnsi="Times New Roman" w:cs="Times New Roman"/>
          <w:sz w:val="24"/>
          <w:szCs w:val="24"/>
        </w:rPr>
        <w:t xml:space="preserve">To improve divergence-time estimation, </w:t>
      </w:r>
      <w:r>
        <w:rPr>
          <w:rFonts w:ascii="Times New Roman" w:hAnsi="Times New Roman" w:cs="Times New Roman"/>
          <w:sz w:val="24"/>
          <w:szCs w:val="24"/>
        </w:rPr>
        <w:t xml:space="preserve">we used </w:t>
      </w:r>
      <w:proofErr w:type="spellStart"/>
      <w:r w:rsidRPr="00B12D60">
        <w:rPr>
          <w:rFonts w:ascii="Times New Roman" w:hAnsi="Times New Roman" w:cs="Times New Roman"/>
          <w:sz w:val="24"/>
          <w:szCs w:val="24"/>
        </w:rPr>
        <w:t>SortaDate</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(Smith,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a set of 1</w:t>
      </w:r>
      <w:r>
        <w:rPr>
          <w:rFonts w:ascii="Times New Roman" w:hAnsi="Times New Roman" w:cs="Times New Roman"/>
          <w:sz w:val="24"/>
          <w:szCs w:val="24"/>
        </w:rPr>
        <w:t>0</w:t>
      </w:r>
      <w:r w:rsidRPr="00B12D60">
        <w:rPr>
          <w:rFonts w:ascii="Times New Roman" w:hAnsi="Times New Roman" w:cs="Times New Roman"/>
          <w:sz w:val="24"/>
          <w:szCs w:val="24"/>
        </w:rPr>
        <w:t xml:space="preserve">0 UCE loci that </w:t>
      </w:r>
      <w:r>
        <w:rPr>
          <w:rFonts w:ascii="Times New Roman" w:hAnsi="Times New Roman" w:cs="Times New Roman"/>
          <w:sz w:val="24"/>
          <w:szCs w:val="24"/>
        </w:rPr>
        <w:t>exhibit highly</w:t>
      </w:r>
      <w:r w:rsidRPr="00B12D60">
        <w:rPr>
          <w:rFonts w:ascii="Times New Roman" w:hAnsi="Times New Roman" w:cs="Times New Roman"/>
          <w:sz w:val="24"/>
          <w:szCs w:val="24"/>
        </w:rPr>
        <w:t xml:space="preserve"> clocklike behavior and </w:t>
      </w:r>
      <w:r>
        <w:rPr>
          <w:rFonts w:ascii="Times New Roman" w:hAnsi="Times New Roman" w:cs="Times New Roman"/>
          <w:sz w:val="24"/>
          <w:szCs w:val="24"/>
        </w:rPr>
        <w:t>minimized</w:t>
      </w:r>
      <w:r w:rsidRPr="00B12D60">
        <w:rPr>
          <w:rFonts w:ascii="Times New Roman" w:hAnsi="Times New Roman" w:cs="Times New Roman"/>
          <w:sz w:val="24"/>
          <w:szCs w:val="24"/>
        </w:rPr>
        <w:t xml:space="preserve"> topological conflict with the </w:t>
      </w:r>
      <w:r>
        <w:rPr>
          <w:rFonts w:ascii="Times New Roman" w:hAnsi="Times New Roman" w:cs="Times New Roman"/>
          <w:sz w:val="24"/>
          <w:szCs w:val="24"/>
        </w:rPr>
        <w:t>concatenated</w:t>
      </w:r>
      <w:r w:rsidRPr="00B12D60">
        <w:rPr>
          <w:rFonts w:ascii="Times New Roman" w:hAnsi="Times New Roman" w:cs="Times New Roman"/>
          <w:sz w:val="24"/>
          <w:szCs w:val="24"/>
        </w:rPr>
        <w:t xml:space="preserve"> species tree</w:t>
      </w:r>
      <w:r>
        <w:rPr>
          <w:rFonts w:ascii="Times New Roman" w:hAnsi="Times New Roman" w:cs="Times New Roman"/>
          <w:sz w:val="24"/>
          <w:szCs w:val="24"/>
        </w:rPr>
        <w:t xml:space="preserve">. </w:t>
      </w:r>
      <w:del w:id="121" w:author="Jonathan James Hughes" w:date="2024-06-20T21:05:00Z" w16du:dateUtc="2024-06-21T04:05:00Z">
        <w:r w:rsidDel="00E34E7A">
          <w:rPr>
            <w:rFonts w:ascii="Times New Roman" w:hAnsi="Times New Roman" w:cs="Times New Roman"/>
            <w:sz w:val="24"/>
            <w:szCs w:val="24"/>
          </w:rPr>
          <w:delText>We applied node</w:delText>
        </w:r>
        <w:r w:rsidRPr="00B12D60" w:rsidDel="00E34E7A">
          <w:rPr>
            <w:rFonts w:ascii="Times New Roman" w:hAnsi="Times New Roman" w:cs="Times New Roman"/>
            <w:sz w:val="24"/>
            <w:szCs w:val="24"/>
          </w:rPr>
          <w:delText xml:space="preserve"> age calibrations</w:delText>
        </w:r>
        <w:r w:rsidDel="00E34E7A">
          <w:rPr>
            <w:rFonts w:ascii="Times New Roman" w:hAnsi="Times New Roman" w:cs="Times New Roman"/>
            <w:sz w:val="24"/>
            <w:szCs w:val="24"/>
          </w:rPr>
          <w:delText xml:space="preserve"> (Table </w:delText>
        </w:r>
        <w:r w:rsidR="005E3AC8" w:rsidDel="00E34E7A">
          <w:rPr>
            <w:rFonts w:ascii="Times New Roman" w:hAnsi="Times New Roman" w:cs="Times New Roman"/>
            <w:sz w:val="24"/>
            <w:szCs w:val="24"/>
          </w:rPr>
          <w:delText>S3</w:delText>
        </w:r>
        <w:r w:rsidDel="00E34E7A">
          <w:rPr>
            <w:rFonts w:ascii="Times New Roman" w:hAnsi="Times New Roman" w:cs="Times New Roman"/>
            <w:sz w:val="24"/>
            <w:szCs w:val="24"/>
          </w:rPr>
          <w:delText>)</w:delText>
        </w:r>
        <w:r w:rsidRPr="00B12D60" w:rsidDel="00E34E7A">
          <w:rPr>
            <w:rFonts w:ascii="Times New Roman" w:hAnsi="Times New Roman" w:cs="Times New Roman"/>
            <w:sz w:val="24"/>
            <w:szCs w:val="24"/>
          </w:rPr>
          <w:delText xml:space="preserve"> from Schenk et al.</w:delText>
        </w:r>
        <w:r w:rsidDel="00E34E7A">
          <w:rPr>
            <w:rFonts w:ascii="Times New Roman" w:hAnsi="Times New Roman" w:cs="Times New Roman"/>
            <w:sz w:val="24"/>
            <w:szCs w:val="24"/>
          </w:rPr>
          <w:delText xml:space="preserve"> </w:delText>
        </w:r>
        <w:r w:rsidDel="00E34E7A">
          <w:rPr>
            <w:rFonts w:ascii="Times New Roman" w:hAnsi="Times New Roman" w:cs="Times New Roman"/>
            <w:sz w:val="24"/>
            <w:szCs w:val="24"/>
          </w:rPr>
          <w:fldChar w:fldCharType="begin"/>
        </w:r>
        <w:r w:rsidDel="00E34E7A">
          <w:rPr>
            <w:rFonts w:ascii="Times New Roman" w:hAnsi="Times New Roman" w:cs="Times New Roman"/>
            <w:sz w:val="24"/>
            <w:szCs w:val="24"/>
          </w:rPr>
          <w:del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delInstrText>
        </w:r>
        <w:r w:rsidDel="00E34E7A">
          <w:rPr>
            <w:rFonts w:ascii="Times New Roman" w:hAnsi="Times New Roman" w:cs="Times New Roman"/>
            <w:sz w:val="24"/>
            <w:szCs w:val="24"/>
          </w:rPr>
          <w:fldChar w:fldCharType="separate"/>
        </w:r>
        <w:r w:rsidDel="00E34E7A">
          <w:rPr>
            <w:rFonts w:ascii="Times New Roman" w:hAnsi="Times New Roman" w:cs="Times New Roman"/>
            <w:noProof/>
            <w:sz w:val="24"/>
            <w:szCs w:val="24"/>
          </w:rPr>
          <w:delText>(2013)</w:delText>
        </w:r>
        <w:r w:rsidDel="00E34E7A">
          <w:rPr>
            <w:rFonts w:ascii="Times New Roman" w:hAnsi="Times New Roman" w:cs="Times New Roman"/>
            <w:sz w:val="24"/>
            <w:szCs w:val="24"/>
          </w:rPr>
          <w:fldChar w:fldCharType="end"/>
        </w:r>
        <w:r w:rsidRPr="00B12D60" w:rsidDel="00E34E7A">
          <w:rPr>
            <w:rFonts w:ascii="Times New Roman" w:hAnsi="Times New Roman" w:cs="Times New Roman"/>
            <w:sz w:val="24"/>
            <w:szCs w:val="24"/>
          </w:rPr>
          <w:delText xml:space="preserve"> and Steppan and Schenk</w:delText>
        </w:r>
        <w:r w:rsidDel="00E34E7A">
          <w:rPr>
            <w:rFonts w:ascii="Times New Roman" w:hAnsi="Times New Roman" w:cs="Times New Roman"/>
            <w:sz w:val="24"/>
            <w:szCs w:val="24"/>
          </w:rPr>
          <w:delText xml:space="preserve"> </w:delText>
        </w:r>
        <w:r w:rsidDel="00E34E7A">
          <w:rPr>
            <w:rFonts w:ascii="Times New Roman" w:hAnsi="Times New Roman" w:cs="Times New Roman"/>
            <w:sz w:val="24"/>
            <w:szCs w:val="24"/>
          </w:rPr>
          <w:fldChar w:fldCharType="begin"/>
        </w:r>
        <w:r w:rsidDel="00E34E7A">
          <w:rPr>
            <w:rFonts w:ascii="Times New Roman" w:hAnsi="Times New Roman" w:cs="Times New Roman"/>
            <w:sz w:val="24"/>
            <w:szCs w:val="24"/>
          </w:rPr>
          <w:delInstrText xml:space="preserve"> ADDIN EN.CITE &lt;EndNote&gt;&lt;Cite ExcludeAuth="1"&gt;&lt;Author&gt;Steppan&lt;/Author&gt;&lt;Year&gt;2017&lt;/Year&gt;&lt;RecNum&gt;130&lt;/RecNum&gt;&lt;DisplayText&gt;(2017)&lt;/DisplayText&gt;&lt;record&gt;&lt;rec-number&gt;130&lt;/rec-number&gt;&lt;foreign-keys&gt;&lt;key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delInstrText>
        </w:r>
        <w:r w:rsidDel="00E34E7A">
          <w:rPr>
            <w:rFonts w:ascii="Times New Roman" w:hAnsi="Times New Roman" w:cs="Times New Roman"/>
            <w:sz w:val="24"/>
            <w:szCs w:val="24"/>
          </w:rPr>
          <w:fldChar w:fldCharType="separate"/>
        </w:r>
        <w:r w:rsidDel="00E34E7A">
          <w:rPr>
            <w:rFonts w:ascii="Times New Roman" w:hAnsi="Times New Roman" w:cs="Times New Roman"/>
            <w:noProof/>
            <w:sz w:val="24"/>
            <w:szCs w:val="24"/>
          </w:rPr>
          <w:delText>(2017)</w:delText>
        </w:r>
        <w:r w:rsidDel="00E34E7A">
          <w:rPr>
            <w:rFonts w:ascii="Times New Roman" w:hAnsi="Times New Roman" w:cs="Times New Roman"/>
            <w:sz w:val="24"/>
            <w:szCs w:val="24"/>
          </w:rPr>
          <w:fldChar w:fldCharType="end"/>
        </w:r>
        <w:r w:rsidRPr="00B12D60" w:rsidDel="00E34E7A">
          <w:rPr>
            <w:rFonts w:ascii="Times New Roman" w:hAnsi="Times New Roman" w:cs="Times New Roman"/>
            <w:sz w:val="24"/>
            <w:szCs w:val="24"/>
          </w:rPr>
          <w:delText xml:space="preserve">, which in turn </w:delText>
        </w:r>
        <w:r w:rsidDel="00E34E7A">
          <w:rPr>
            <w:rFonts w:ascii="Times New Roman" w:hAnsi="Times New Roman" w:cs="Times New Roman"/>
            <w:sz w:val="24"/>
            <w:szCs w:val="24"/>
          </w:rPr>
          <w:delText>were</w:delText>
        </w:r>
        <w:r w:rsidRPr="00B12D60" w:rsidDel="00E34E7A">
          <w:rPr>
            <w:rFonts w:ascii="Times New Roman" w:hAnsi="Times New Roman" w:cs="Times New Roman"/>
            <w:sz w:val="24"/>
            <w:szCs w:val="24"/>
          </w:rPr>
          <w:delText xml:space="preserve"> sourced from fossil calibrations described on Paleobiology Database</w:delText>
        </w:r>
        <w:r w:rsidDel="00E34E7A">
          <w:rPr>
            <w:rFonts w:ascii="Times New Roman" w:hAnsi="Times New Roman" w:cs="Times New Roman"/>
            <w:sz w:val="24"/>
            <w:szCs w:val="24"/>
          </w:rPr>
          <w:delText xml:space="preserve"> </w:delText>
        </w:r>
        <w:r w:rsidDel="00E34E7A">
          <w:rPr>
            <w:rFonts w:ascii="Times New Roman" w:hAnsi="Times New Roman" w:cs="Times New Roman"/>
            <w:sz w:val="24"/>
            <w:szCs w:val="24"/>
          </w:rPr>
          <w:fldChar w:fldCharType="begin"/>
        </w:r>
        <w:r w:rsidDel="00E34E7A">
          <w:rPr>
            <w:rFonts w:ascii="Times New Roman" w:hAnsi="Times New Roman" w:cs="Times New Roman"/>
            <w:sz w:val="24"/>
            <w:szCs w:val="24"/>
          </w:rPr>
          <w:del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delInstrText>
        </w:r>
        <w:r w:rsidDel="00E34E7A">
          <w:rPr>
            <w:rFonts w:ascii="Times New Roman" w:hAnsi="Times New Roman" w:cs="Times New Roman"/>
            <w:sz w:val="24"/>
            <w:szCs w:val="24"/>
          </w:rPr>
          <w:fldChar w:fldCharType="separate"/>
        </w:r>
        <w:r w:rsidDel="00E34E7A">
          <w:rPr>
            <w:rFonts w:ascii="Times New Roman" w:hAnsi="Times New Roman" w:cs="Times New Roman"/>
            <w:noProof/>
            <w:sz w:val="24"/>
            <w:szCs w:val="24"/>
          </w:rPr>
          <w:delText>(2011)</w:delText>
        </w:r>
        <w:r w:rsidDel="00E34E7A">
          <w:rPr>
            <w:rFonts w:ascii="Times New Roman" w:hAnsi="Times New Roman" w:cs="Times New Roman"/>
            <w:sz w:val="24"/>
            <w:szCs w:val="24"/>
          </w:rPr>
          <w:fldChar w:fldCharType="end"/>
        </w:r>
        <w:r w:rsidRPr="00B12D60" w:rsidDel="00E34E7A">
          <w:rPr>
            <w:rFonts w:ascii="Times New Roman" w:hAnsi="Times New Roman" w:cs="Times New Roman"/>
            <w:sz w:val="24"/>
            <w:szCs w:val="24"/>
          </w:rPr>
          <w:delText xml:space="preserve">. As </w:delText>
        </w:r>
        <w:r w:rsidRPr="00B12D60" w:rsidDel="00E34E7A">
          <w:rPr>
            <w:rFonts w:ascii="Times New Roman" w:hAnsi="Times New Roman" w:cs="Times New Roman"/>
            <w:i/>
            <w:iCs/>
            <w:sz w:val="24"/>
            <w:szCs w:val="24"/>
          </w:rPr>
          <w:delText>Rattus</w:delText>
        </w:r>
        <w:r w:rsidRPr="00B12D60" w:rsidDel="00E34E7A">
          <w:rPr>
            <w:rFonts w:ascii="Times New Roman" w:hAnsi="Times New Roman" w:cs="Times New Roman"/>
            <w:sz w:val="24"/>
            <w:szCs w:val="24"/>
          </w:rPr>
          <w:delText xml:space="preserve"> is paraphyletic, the maximum age is taken from the earliest crown group fossil on Paleobiology Database</w:delText>
        </w:r>
        <w:r w:rsidDel="00E34E7A">
          <w:rPr>
            <w:rFonts w:ascii="Times New Roman" w:hAnsi="Times New Roman" w:cs="Times New Roman"/>
            <w:sz w:val="24"/>
            <w:szCs w:val="24"/>
          </w:rPr>
          <w:delText xml:space="preserve"> </w:delText>
        </w:r>
        <w:r w:rsidDel="00E34E7A">
          <w:rPr>
            <w:rFonts w:ascii="Times New Roman" w:hAnsi="Times New Roman" w:cs="Times New Roman"/>
            <w:sz w:val="24"/>
            <w:szCs w:val="24"/>
          </w:rPr>
          <w:fldChar w:fldCharType="begin"/>
        </w:r>
        <w:r w:rsidDel="00E34E7A">
          <w:rPr>
            <w:rFonts w:ascii="Times New Roman" w:hAnsi="Times New Roman" w:cs="Times New Roman"/>
            <w:sz w:val="24"/>
            <w:szCs w:val="24"/>
          </w:rPr>
          <w:del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delInstrText>
        </w:r>
        <w:r w:rsidDel="00E34E7A">
          <w:rPr>
            <w:rFonts w:ascii="Times New Roman" w:hAnsi="Times New Roman" w:cs="Times New Roman"/>
            <w:sz w:val="24"/>
            <w:szCs w:val="24"/>
          </w:rPr>
          <w:fldChar w:fldCharType="separate"/>
        </w:r>
        <w:r w:rsidDel="00E34E7A">
          <w:rPr>
            <w:rFonts w:ascii="Times New Roman" w:hAnsi="Times New Roman" w:cs="Times New Roman"/>
            <w:noProof/>
            <w:sz w:val="24"/>
            <w:szCs w:val="24"/>
          </w:rPr>
          <w:delText>(2011)</w:delText>
        </w:r>
        <w:r w:rsidDel="00E34E7A">
          <w:rPr>
            <w:rFonts w:ascii="Times New Roman" w:hAnsi="Times New Roman" w:cs="Times New Roman"/>
            <w:sz w:val="24"/>
            <w:szCs w:val="24"/>
          </w:rPr>
          <w:fldChar w:fldCharType="end"/>
        </w:r>
        <w:r w:rsidDel="00E34E7A">
          <w:rPr>
            <w:rFonts w:ascii="Times New Roman" w:hAnsi="Times New Roman" w:cs="Times New Roman"/>
            <w:sz w:val="24"/>
            <w:szCs w:val="24"/>
          </w:rPr>
          <w:delText xml:space="preserve">. In contrast, </w:delText>
        </w:r>
        <w:r w:rsidRPr="00B12D60" w:rsidDel="00E34E7A">
          <w:rPr>
            <w:rFonts w:ascii="Times New Roman" w:hAnsi="Times New Roman" w:cs="Times New Roman"/>
            <w:sz w:val="24"/>
            <w:szCs w:val="24"/>
          </w:rPr>
          <w:delText xml:space="preserve">the estimated </w:delText>
        </w:r>
        <w:r w:rsidRPr="00B12D60" w:rsidDel="00E34E7A">
          <w:rPr>
            <w:rFonts w:ascii="Times New Roman" w:hAnsi="Times New Roman" w:cs="Times New Roman"/>
            <w:i/>
            <w:iCs/>
            <w:sz w:val="24"/>
            <w:szCs w:val="24"/>
          </w:rPr>
          <w:delText>Rattus</w:delText>
        </w:r>
        <w:r w:rsidRPr="00B12D60" w:rsidDel="00E34E7A">
          <w:rPr>
            <w:rFonts w:ascii="Times New Roman" w:hAnsi="Times New Roman" w:cs="Times New Roman"/>
            <w:sz w:val="24"/>
            <w:szCs w:val="24"/>
          </w:rPr>
          <w:delText xml:space="preserve"> node age from Schenk et al</w:delText>
        </w:r>
        <w:r w:rsidDel="00E34E7A">
          <w:rPr>
            <w:rFonts w:ascii="Times New Roman" w:hAnsi="Times New Roman" w:cs="Times New Roman"/>
            <w:sz w:val="24"/>
            <w:szCs w:val="24"/>
          </w:rPr>
          <w:delText xml:space="preserve"> </w:delText>
        </w:r>
        <w:r w:rsidDel="00E34E7A">
          <w:rPr>
            <w:rFonts w:ascii="Times New Roman" w:hAnsi="Times New Roman" w:cs="Times New Roman"/>
            <w:sz w:val="24"/>
            <w:szCs w:val="24"/>
          </w:rPr>
          <w:fldChar w:fldCharType="begin"/>
        </w:r>
        <w:r w:rsidDel="00E34E7A">
          <w:rPr>
            <w:rFonts w:ascii="Times New Roman" w:hAnsi="Times New Roman" w:cs="Times New Roman"/>
            <w:sz w:val="24"/>
            <w:szCs w:val="24"/>
          </w:rPr>
          <w:del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delInstrText>
        </w:r>
        <w:r w:rsidDel="00E34E7A">
          <w:rPr>
            <w:rFonts w:ascii="Times New Roman" w:hAnsi="Times New Roman" w:cs="Times New Roman"/>
            <w:sz w:val="24"/>
            <w:szCs w:val="24"/>
          </w:rPr>
          <w:fldChar w:fldCharType="separate"/>
        </w:r>
        <w:r w:rsidDel="00E34E7A">
          <w:rPr>
            <w:rFonts w:ascii="Times New Roman" w:hAnsi="Times New Roman" w:cs="Times New Roman"/>
            <w:noProof/>
            <w:sz w:val="24"/>
            <w:szCs w:val="24"/>
          </w:rPr>
          <w:delText>(2013)</w:delText>
        </w:r>
        <w:r w:rsidDel="00E34E7A">
          <w:rPr>
            <w:rFonts w:ascii="Times New Roman" w:hAnsi="Times New Roman" w:cs="Times New Roman"/>
            <w:sz w:val="24"/>
            <w:szCs w:val="24"/>
          </w:rPr>
          <w:fldChar w:fldCharType="end"/>
        </w:r>
        <w:r w:rsidRPr="00B12D60" w:rsidDel="00E34E7A">
          <w:rPr>
            <w:rFonts w:ascii="Times New Roman" w:hAnsi="Times New Roman" w:cs="Times New Roman"/>
            <w:sz w:val="24"/>
            <w:szCs w:val="24"/>
          </w:rPr>
          <w:delText xml:space="preserve"> was used as the minimum age</w:delText>
        </w:r>
      </w:del>
      <w:ins w:id="122" w:author="Jonathan James Hughes" w:date="2024-06-20T21:05:00Z" w16du:dateUtc="2024-06-21T04:05:00Z">
        <w:r w:rsidR="00E34E7A">
          <w:rPr>
            <w:rFonts w:ascii="Times New Roman" w:hAnsi="Times New Roman" w:cs="Times New Roman"/>
            <w:sz w:val="24"/>
            <w:szCs w:val="24"/>
          </w:rPr>
          <w:t>We applied four node age calibrations (Table S3</w:t>
        </w:r>
      </w:ins>
      <w:ins w:id="123" w:author="Jonathan James Hughes" w:date="2024-06-20T21:06:00Z" w16du:dateUtc="2024-06-21T04:06:00Z">
        <w:r w:rsidR="00E34E7A">
          <w:rPr>
            <w:rFonts w:ascii="Times New Roman" w:hAnsi="Times New Roman" w:cs="Times New Roman"/>
            <w:sz w:val="24"/>
            <w:szCs w:val="24"/>
          </w:rPr>
          <w:t>) as described in</w:t>
        </w:r>
      </w:ins>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ins w:id="124" w:author="Jonathan James Hughes" w:date="2024-06-20T21:07:00Z" w16du:dateUtc="2024-06-21T04:07:00Z">
        <w:r w:rsidR="00E34E7A">
          <w:rPr>
            <w:rFonts w:ascii="Times New Roman" w:hAnsi="Times New Roman" w:cs="Times New Roman"/>
            <w:sz w:val="24"/>
            <w:szCs w:val="24"/>
          </w:rPr>
          <w:t xml:space="preserve"> and </w:t>
        </w:r>
      </w:ins>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Aghova, et al. (2018)</w:t>
      </w:r>
      <w:r w:rsidR="001B6D59">
        <w:rPr>
          <w:rFonts w:ascii="Times New Roman" w:hAnsi="Times New Roman" w:cs="Times New Roman"/>
          <w:sz w:val="24"/>
          <w:szCs w:val="24"/>
        </w:rPr>
        <w:fldChar w:fldCharType="end"/>
      </w:r>
      <w:r w:rsidRPr="00B12D60">
        <w:rPr>
          <w:rFonts w:ascii="Times New Roman" w:hAnsi="Times New Roman" w:cs="Times New Roman"/>
          <w:sz w:val="24"/>
          <w:szCs w:val="24"/>
        </w:rPr>
        <w:t>.</w:t>
      </w:r>
      <w:ins w:id="125" w:author="Jonathan James Hughes" w:date="2024-06-20T22:51:00Z" w16du:dateUtc="2024-06-21T05:51:00Z">
        <w:r w:rsidR="00F005EA">
          <w:rPr>
            <w:rFonts w:ascii="Times New Roman" w:hAnsi="Times New Roman" w:cs="Times New Roman"/>
            <w:sz w:val="24"/>
            <w:szCs w:val="24"/>
          </w:rPr>
          <w:t xml:space="preserve"> </w:t>
        </w:r>
      </w:ins>
      <w:ins w:id="126" w:author="Jonathan James Hughes" w:date="2024-06-20T22:52:00Z" w16du:dateUtc="2024-06-21T05:52:00Z">
        <w:r w:rsidR="00F005EA">
          <w:rPr>
            <w:rFonts w:ascii="Times New Roman" w:hAnsi="Times New Roman" w:cs="Times New Roman"/>
            <w:sz w:val="24"/>
            <w:szCs w:val="24"/>
          </w:rPr>
          <w:t>The origin of c</w:t>
        </w:r>
      </w:ins>
      <w:ins w:id="127" w:author="Jonathan James Hughes" w:date="2024-06-20T22:51:00Z" w16du:dateUtc="2024-06-21T05:51:00Z">
        <w:r w:rsidR="00F005EA">
          <w:rPr>
            <w:rFonts w:ascii="Times New Roman" w:hAnsi="Times New Roman" w:cs="Times New Roman"/>
            <w:sz w:val="24"/>
            <w:szCs w:val="24"/>
          </w:rPr>
          <w:t xml:space="preserve">ore </w:t>
        </w:r>
        <w:proofErr w:type="spellStart"/>
        <w:r w:rsidR="00F005EA">
          <w:rPr>
            <w:rFonts w:ascii="Times New Roman" w:hAnsi="Times New Roman" w:cs="Times New Roman"/>
            <w:sz w:val="24"/>
            <w:szCs w:val="24"/>
          </w:rPr>
          <w:t>Murinae</w:t>
        </w:r>
        <w:proofErr w:type="spellEnd"/>
        <w:r w:rsidR="00F005EA">
          <w:rPr>
            <w:rFonts w:ascii="Times New Roman" w:hAnsi="Times New Roman" w:cs="Times New Roman"/>
            <w:sz w:val="24"/>
            <w:szCs w:val="24"/>
          </w:rPr>
          <w:t xml:space="preserve"> (</w:t>
        </w:r>
      </w:ins>
      <w:ins w:id="128" w:author="Jonathan James Hughes" w:date="2024-06-20T22:52:00Z" w16du:dateUtc="2024-06-21T05:52:00Z">
        <w:r w:rsidR="00F005EA">
          <w:rPr>
            <w:rFonts w:ascii="Times New Roman" w:hAnsi="Times New Roman" w:cs="Times New Roman"/>
            <w:sz w:val="24"/>
            <w:szCs w:val="24"/>
          </w:rPr>
          <w:t xml:space="preserve">Node E) was constrained to between </w:t>
        </w:r>
      </w:ins>
      <w:ins w:id="129" w:author="Jonathan James Hughes" w:date="2024-06-20T22:53:00Z" w16du:dateUtc="2024-06-21T05:53:00Z">
        <w:r w:rsidR="00F005EA">
          <w:rPr>
            <w:rFonts w:ascii="Times New Roman" w:hAnsi="Times New Roman" w:cs="Times New Roman"/>
            <w:sz w:val="24"/>
            <w:szCs w:val="24"/>
          </w:rPr>
          <w:t>11.1 and 12.3 Ma, following</w:t>
        </w:r>
      </w:ins>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ins w:id="130" w:author="Jonathan James Hughes" w:date="2024-06-20T22:53:00Z" w16du:dateUtc="2024-06-21T05:53:00Z">
        <w:r w:rsidR="00F005EA">
          <w:rPr>
            <w:rFonts w:ascii="Times New Roman" w:hAnsi="Times New Roman" w:cs="Times New Roman"/>
            <w:sz w:val="24"/>
            <w:szCs w:val="24"/>
          </w:rPr>
          <w:t xml:space="preserve">. </w:t>
        </w:r>
      </w:ins>
      <w:ins w:id="131" w:author="Jonathan James Hughes" w:date="2024-06-20T22:54:00Z" w16du:dateUtc="2024-06-21T05:54:00Z">
        <w:r w:rsidR="00F005EA">
          <w:rPr>
            <w:rFonts w:ascii="Times New Roman" w:hAnsi="Times New Roman" w:cs="Times New Roman"/>
            <w:sz w:val="24"/>
            <w:szCs w:val="24"/>
          </w:rPr>
          <w:t xml:space="preserve">Maximum ages were set for </w:t>
        </w:r>
        <w:proofErr w:type="spellStart"/>
        <w:r w:rsidR="00F005EA">
          <w:rPr>
            <w:rFonts w:ascii="Times New Roman" w:hAnsi="Times New Roman" w:cs="Times New Roman"/>
            <w:sz w:val="24"/>
            <w:szCs w:val="24"/>
          </w:rPr>
          <w:t>Otomyini+Arvicanthini</w:t>
        </w:r>
      </w:ins>
      <w:proofErr w:type="spellEnd"/>
      <w:ins w:id="132" w:author="Jonathan James Hughes" w:date="2024-06-20T22:55:00Z" w16du:dateUtc="2024-06-21T05:55:00Z">
        <w:r w:rsidR="00F005EA">
          <w:rPr>
            <w:rFonts w:ascii="Times New Roman" w:hAnsi="Times New Roman" w:cs="Times New Roman"/>
            <w:sz w:val="24"/>
            <w:szCs w:val="24"/>
          </w:rPr>
          <w:t xml:space="preserve"> (9.2 Ma,</w:t>
        </w:r>
      </w:ins>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PEVuZE5vdGU+PENpdGU+PEF1dGhvcj5LaW11cmE8L0F1dGhvcj48WWVhcj4yMDE1PC9ZZWFyPjxS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PEVuZE5vdGU+PENpdGU+PEF1dGhvcj5LaW11cmE8L0F1dGhvcj48WWVhcj4yMDE1PC9ZZWFyPjxS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1B6D59">
        <w:rPr>
          <w:rFonts w:ascii="Times New Roman" w:hAnsi="Times New Roman" w:cs="Times New Roman"/>
          <w:sz w:val="24"/>
          <w:szCs w:val="24"/>
        </w:rPr>
        <w:t>)</w:t>
      </w:r>
      <w:ins w:id="133" w:author="Jonathan James Hughes" w:date="2024-06-20T22:54:00Z" w16du:dateUtc="2024-06-21T05:54:00Z">
        <w:r w:rsidR="00F005EA">
          <w:rPr>
            <w:rFonts w:ascii="Times New Roman" w:hAnsi="Times New Roman" w:cs="Times New Roman"/>
            <w:sz w:val="24"/>
            <w:szCs w:val="24"/>
          </w:rPr>
          <w:t xml:space="preserve">, </w:t>
        </w:r>
      </w:ins>
      <w:proofErr w:type="spellStart"/>
      <w:ins w:id="134" w:author="Jonathan James Hughes" w:date="2024-06-20T22:55:00Z" w16du:dateUtc="2024-06-21T05:55:00Z">
        <w:r w:rsidR="00F005EA">
          <w:rPr>
            <w:rFonts w:ascii="Times New Roman" w:hAnsi="Times New Roman" w:cs="Times New Roman"/>
            <w:i/>
            <w:iCs/>
            <w:sz w:val="24"/>
            <w:szCs w:val="24"/>
          </w:rPr>
          <w:t>Apodemus</w:t>
        </w:r>
        <w:proofErr w:type="spellEnd"/>
        <w:r w:rsidR="00F005EA">
          <w:rPr>
            <w:rFonts w:ascii="Times New Roman" w:hAnsi="Times New Roman" w:cs="Times New Roman"/>
            <w:sz w:val="24"/>
            <w:szCs w:val="24"/>
          </w:rPr>
          <w:t xml:space="preserve"> (</w:t>
        </w:r>
      </w:ins>
      <w:ins w:id="135" w:author="Jonathan James Hughes" w:date="2024-06-20T22:56:00Z" w16du:dateUtc="2024-06-21T05:56:00Z">
        <w:r w:rsidR="00F005EA">
          <w:rPr>
            <w:rFonts w:ascii="Times New Roman" w:hAnsi="Times New Roman" w:cs="Times New Roman"/>
            <w:sz w:val="24"/>
            <w:szCs w:val="24"/>
          </w:rPr>
          <w:t>9.6 Ma,</w:t>
        </w:r>
      </w:ins>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&lt;EndNote&gt;&lt;Cite&gt;&lt;Author&gt;Daxner-Höck&lt;/Author&gt;&lt;Year&gt;2002&lt;/Year&gt;&lt;RecNum&gt;243&lt;/RecNum&gt;&lt;DisplayText&gt;(Daxner-Höck 2002)&lt;/DisplayText&gt;&lt;record&gt;&lt;rec-number&gt;243&lt;/rec-number&gt;&lt;foreign-keys&gt;&lt;key app="EN" db-id="vdwt9psdezv5tlee9vn5swzfzafw0azp5adx" timestamp="1720298778"&gt;243&lt;/key&gt;&lt;/foreign-keys&gt;&lt;ref-type name="Journal Article"&gt;17&lt;/ref-type&gt;&lt;contributors&gt;&lt;authors&gt;&lt;author&gt;Daxner-Höck, Gudrun&lt;/author&gt;&lt;/authors&gt;&lt;/contributors&gt;&lt;titles&gt;&lt;title&gt;Cricetodon meini and other rodents from Mühlbach and Grund, Lower Austria (Middle Miocene, late MN5)&lt;/title&gt;&lt;secondary-title&gt;Annalen des Naturhistorischen Museums in Wien. Serie A für Mineralogie und Petrographie, Geologie und Paläontologie, Anthropologie und Prähistorie&lt;/secondary-title&gt;&lt;/titles&gt;&lt;periodical&gt;&lt;full-title&gt;Annalen des Naturhistorischen Museums in Wien. Serie A für Mineralogie und Petrographie, Geologie und Paläontologie, Anthropologie und Prähistorie&lt;/full-title&gt;&lt;/periodical&gt;&lt;pages&gt;267-291&lt;/pages&gt;&lt;dates&gt;&lt;year&gt;2002&lt;/year&gt;&lt;/dates&gt;&lt;isbn&gt;0255-0091&lt;/isbn&gt;&lt;urls&gt;&lt;/urls&gt;&lt;/record&gt;&lt;/Cite&gt;&lt;/EndNote&gt;</w:instrText>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(Daxner-Höck 2002)</w:t>
      </w:r>
      <w:r w:rsidR="001B6D59">
        <w:rPr>
          <w:rFonts w:ascii="Times New Roman" w:hAnsi="Times New Roman" w:cs="Times New Roman"/>
          <w:sz w:val="24"/>
          <w:szCs w:val="24"/>
        </w:rPr>
        <w:fldChar w:fldCharType="end"/>
      </w:r>
      <w:ins w:id="136" w:author="Jonathan James Hughes" w:date="2024-06-20T22:56:00Z" w16du:dateUtc="2024-06-21T05:56:00Z">
        <w:r w:rsidR="00F005EA">
          <w:rPr>
            <w:rFonts w:ascii="Times New Roman" w:hAnsi="Times New Roman" w:cs="Times New Roman"/>
            <w:sz w:val="24"/>
            <w:szCs w:val="24"/>
          </w:rPr>
          <w:t>)</w:t>
        </w:r>
      </w:ins>
      <w:ins w:id="137" w:author="Jonathan James Hughes" w:date="2024-06-20T22:55:00Z" w16du:dateUtc="2024-06-21T05:55:00Z">
        <w:r w:rsidR="00F005EA">
          <w:rPr>
            <w:rFonts w:ascii="Times New Roman" w:hAnsi="Times New Roman" w:cs="Times New Roman"/>
            <w:sz w:val="24"/>
            <w:szCs w:val="24"/>
          </w:rPr>
          <w:t xml:space="preserve">, and </w:t>
        </w:r>
        <w:r w:rsidR="00F005EA">
          <w:rPr>
            <w:rFonts w:ascii="Times New Roman" w:hAnsi="Times New Roman" w:cs="Times New Roman"/>
            <w:i/>
            <w:iCs/>
            <w:sz w:val="24"/>
            <w:szCs w:val="24"/>
          </w:rPr>
          <w:t>Mus</w:t>
        </w:r>
      </w:ins>
      <w:ins w:id="138" w:author="Jonathan James Hughes" w:date="2024-06-20T22:57:00Z" w16du:dateUtc="2024-06-21T05:57:00Z">
        <w:r w:rsidR="00F005EA">
          <w:rPr>
            <w:rFonts w:ascii="Times New Roman" w:hAnsi="Times New Roman" w:cs="Times New Roman"/>
            <w:sz w:val="24"/>
            <w:szCs w:val="24"/>
          </w:rPr>
          <w:t xml:space="preserve"> (8.0 Ma,</w:t>
        </w:r>
      </w:ins>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&lt;EndNote&gt;&lt;Cite&gt;&lt;Author&gt;Kimura&lt;/Author&gt;&lt;Year&gt;2013&lt;/Year&gt;&lt;RecNum&gt;244&lt;/RecNum&gt;&lt;DisplayText&gt;(Kimura, et al. 2013)&lt;/DisplayText&gt;&lt;record&gt;&lt;rec-number&gt;244&lt;/rec-number&gt;&lt;foreign-keys&gt;&lt;key app="EN" db-id="vdwt9psdezv5tlee9vn5swzfzafw0azp5adx" timestamp="1720298834"&gt;244&lt;/key&gt;&lt;/foreign-keys&gt;&lt;ref-type name="Journal Article"&gt;17&lt;/ref-type&gt;&lt;contributors&gt;&lt;authors&gt;&lt;author&gt;Kimura, Yuri&lt;/author&gt;&lt;author&gt;Jacobs, Louis L&lt;/author&gt;&lt;author&gt;Cerling, Thure E&lt;/author&gt;&lt;author&gt;Uno, Kevin T&lt;/author&gt;&lt;author&gt;Ferguson, Kurt M&lt;/author&gt;&lt;author&gt;Flynn, Lawrence J&lt;/author&gt;&lt;author&gt;Patnaik, Rajeev&lt;/author&gt;&lt;/authors&gt;&lt;/contributors&gt;&lt;titles&gt;&lt;title&gt;Fossil mice and rats show isotopic evidence of niche partitioning and change in dental ecomorphology related to dietary shift in Late Miocene of Pakistan&lt;/title&gt;&lt;secondary-title&gt;PLoS One&lt;/secondary-title&gt;&lt;/titles&gt;&lt;periodical&gt;&lt;full-title&gt;PLoS One&lt;/full-title&gt;&lt;/periodical&gt;&lt;pages&gt;e69308&lt;/pages&gt;&lt;volume&gt;8&lt;/volume&gt;&lt;number&gt;8&lt;/number&gt;&lt;dates&gt;&lt;year&gt;2013&lt;/year&gt;&lt;/dates&gt;&lt;isbn&gt;1932-6203&lt;/isbn&gt;&lt;urls&gt;&lt;/urls&gt;&lt;/record&gt;&lt;/Cite&gt;&lt;/EndNote&gt;</w:instrText>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2013)</w:t>
      </w:r>
      <w:r w:rsidR="001B6D59">
        <w:rPr>
          <w:rFonts w:ascii="Times New Roman" w:hAnsi="Times New Roman" w:cs="Times New Roman"/>
          <w:sz w:val="24"/>
          <w:szCs w:val="24"/>
        </w:rPr>
        <w:fldChar w:fldCharType="end"/>
      </w:r>
      <w:ins w:id="139" w:author="Jonathan James Hughes" w:date="2024-06-20T22:57:00Z" w16du:dateUtc="2024-06-21T05:57:00Z">
        <w:r w:rsidR="00F005EA">
          <w:rPr>
            <w:rFonts w:ascii="Times New Roman" w:hAnsi="Times New Roman" w:cs="Times New Roman"/>
            <w:sz w:val="24"/>
            <w:szCs w:val="24"/>
          </w:rPr>
          <w:t>)</w:t>
        </w:r>
      </w:ins>
      <w:ins w:id="140" w:author="Jonathan James Hughes" w:date="2024-06-20T22:55:00Z" w16du:dateUtc="2024-06-21T05:55:00Z">
        <w:r w:rsidR="00F005EA">
          <w:rPr>
            <w:rFonts w:ascii="Times New Roman" w:hAnsi="Times New Roman" w:cs="Times New Roman"/>
            <w:sz w:val="24"/>
            <w:szCs w:val="24"/>
          </w:rPr>
          <w:t>.</w:t>
        </w:r>
      </w:ins>
      <w:r w:rsidRPr="00B12D60">
        <w:rPr>
          <w:rFonts w:ascii="Times New Roman" w:hAnsi="Times New Roman" w:cs="Times New Roman"/>
          <w:sz w:val="24"/>
          <w:szCs w:val="24"/>
        </w:rPr>
        <w:t xml:space="preserve"> Branch lengths were resampled 100 times to produce confidence intervals. </w:t>
      </w:r>
      <w:del w:id="141" w:author="Jonathan James Hughes" w:date="2024-06-20T21:09:00Z" w16du:dateUtc="2024-06-21T04:09:00Z">
        <w:r w:rsidRPr="00B12D60" w:rsidDel="00E34E7A">
          <w:rPr>
            <w:rFonts w:ascii="Times New Roman" w:hAnsi="Times New Roman" w:cs="Times New Roman"/>
            <w:sz w:val="24"/>
            <w:szCs w:val="24"/>
          </w:rPr>
          <w:delText>To return a single solution, least square dating typically requires that one calibration be fixed and not a range. We select</w:delText>
        </w:r>
        <w:r w:rsidDel="00E34E7A">
          <w:rPr>
            <w:rFonts w:ascii="Times New Roman" w:hAnsi="Times New Roman" w:cs="Times New Roman"/>
            <w:sz w:val="24"/>
            <w:szCs w:val="24"/>
          </w:rPr>
          <w:delText>ed</w:delText>
        </w:r>
        <w:r w:rsidRPr="00B12D60" w:rsidDel="00E34E7A">
          <w:rPr>
            <w:rFonts w:ascii="Times New Roman" w:hAnsi="Times New Roman" w:cs="Times New Roman"/>
            <w:sz w:val="24"/>
            <w:szCs w:val="24"/>
          </w:rPr>
          <w:delText xml:space="preserve"> one calibration node (here</w:delText>
        </w:r>
        <w:r w:rsidDel="00E34E7A">
          <w:rPr>
            <w:rFonts w:ascii="Times New Roman" w:hAnsi="Times New Roman" w:cs="Times New Roman"/>
            <w:sz w:val="24"/>
            <w:szCs w:val="24"/>
          </w:rPr>
          <w:delText>,</w:delText>
        </w:r>
        <w:r w:rsidRPr="00B12D60" w:rsidDel="00E34E7A">
          <w:rPr>
            <w:rFonts w:ascii="Times New Roman" w:hAnsi="Times New Roman" w:cs="Times New Roman"/>
            <w:sz w:val="24"/>
            <w:szCs w:val="24"/>
          </w:rPr>
          <w:delText xml:space="preserve"> </w:delText>
        </w:r>
      </w:del>
      <w:del w:id="142" w:author="Jonathan James Hughes" w:date="2024-06-16T15:39:00Z" w16du:dateUtc="2024-06-16T22:39:00Z">
        <w:r w:rsidRPr="00B12D60" w:rsidDel="00641E52">
          <w:rPr>
            <w:rFonts w:ascii="Times New Roman" w:hAnsi="Times New Roman" w:cs="Times New Roman"/>
            <w:sz w:val="24"/>
            <w:szCs w:val="24"/>
          </w:rPr>
          <w:delText>the</w:delText>
        </w:r>
        <w:r w:rsidDel="00641E52">
          <w:rPr>
            <w:rFonts w:ascii="Times New Roman" w:hAnsi="Times New Roman" w:cs="Times New Roman"/>
            <w:sz w:val="24"/>
            <w:szCs w:val="24"/>
          </w:rPr>
          <w:delText xml:space="preserve"> branch leading to</w:delText>
        </w:r>
        <w:r w:rsidRPr="00B12D60" w:rsidDel="00641E52">
          <w:rPr>
            <w:rFonts w:ascii="Times New Roman" w:hAnsi="Times New Roman" w:cs="Times New Roman"/>
            <w:sz w:val="24"/>
            <w:szCs w:val="24"/>
          </w:rPr>
          <w:delText xml:space="preserve"> </w:delText>
        </w:r>
      </w:del>
      <w:del w:id="143" w:author="Jonathan James Hughes" w:date="2024-06-20T21:09:00Z" w16du:dateUtc="2024-06-21T04:09:00Z">
        <w:r w:rsidRPr="00B12D60" w:rsidDel="00E34E7A">
          <w:rPr>
            <w:rFonts w:ascii="Times New Roman" w:hAnsi="Times New Roman" w:cs="Times New Roman"/>
            <w:iCs/>
            <w:sz w:val="24"/>
            <w:szCs w:val="24"/>
          </w:rPr>
          <w:delText>Murinae</w:delText>
        </w:r>
        <w:r w:rsidRPr="00B12D60" w:rsidDel="00E34E7A">
          <w:rPr>
            <w:rFonts w:ascii="Times New Roman" w:hAnsi="Times New Roman" w:cs="Times New Roman"/>
            <w:sz w:val="24"/>
            <w:szCs w:val="24"/>
          </w:rPr>
          <w:delText>) and estimat</w:delText>
        </w:r>
        <w:r w:rsidDel="00E34E7A">
          <w:rPr>
            <w:rFonts w:ascii="Times New Roman" w:hAnsi="Times New Roman" w:cs="Times New Roman"/>
            <w:sz w:val="24"/>
            <w:szCs w:val="24"/>
          </w:rPr>
          <w:delText>ed</w:delText>
        </w:r>
        <w:r w:rsidRPr="00B12D60" w:rsidDel="00E34E7A">
          <w:rPr>
            <w:rFonts w:ascii="Times New Roman" w:hAnsi="Times New Roman" w:cs="Times New Roman"/>
            <w:sz w:val="24"/>
            <w:szCs w:val="24"/>
          </w:rPr>
          <w:delText xml:space="preserve"> dates across the tree when this node is set to its minimum, its maximum, and its midpoint ages. On the midpoint calibrated tree, we plot confidence intervals for each node representing the lowest minimum and highest maximum ages estimated across the three dating analyses.</w:delText>
        </w:r>
      </w:del>
    </w:p>
    <w:p w14:paraId="6241E85C" w14:textId="77777777" w:rsidR="00A849E6" w:rsidRPr="00B12D60" w:rsidRDefault="00A849E6" w:rsidP="00A849E6">
      <w:pPr>
        <w:spacing w:after="0"/>
        <w:jc w:val="both"/>
        <w:rPr>
          <w:rFonts w:ascii="Times New Roman" w:hAnsi="Times New Roman" w:cs="Times New Roman"/>
          <w:sz w:val="24"/>
          <w:szCs w:val="24"/>
        </w:rPr>
      </w:pPr>
    </w:p>
    <w:p w14:paraId="157BF2AF" w14:textId="77777777" w:rsidR="00A849E6" w:rsidRPr="00031896" w:rsidRDefault="00A849E6" w:rsidP="00A849E6">
      <w:pPr>
        <w:pStyle w:val="Heading2"/>
      </w:pPr>
      <w:r>
        <w:t>Genome w</w:t>
      </w:r>
      <w:r w:rsidRPr="00031896">
        <w:t xml:space="preserve">indow-based </w:t>
      </w:r>
      <w:r>
        <w:t xml:space="preserve">phylogenetic </w:t>
      </w:r>
      <w:r w:rsidRPr="00031896">
        <w:t>analysis</w:t>
      </w:r>
      <w:r>
        <w:t xml:space="preserve"> </w:t>
      </w:r>
    </w:p>
    <w:p w14:paraId="4F19CE35" w14:textId="01E87DEF" w:rsidR="00A849E6" w:rsidRDefault="00A849E6" w:rsidP="00A849E6">
      <w:pPr>
        <w:spacing w:after="0"/>
        <w:jc w:val="both"/>
        <w:rPr>
          <w:rFonts w:ascii="Times New Roman" w:hAnsi="Times New Roman" w:cs="Times New Roman"/>
          <w:sz w:val="24"/>
          <w:szCs w:val="24"/>
        </w:rPr>
      </w:pPr>
      <w:ins w:id="144" w:author="Thomas, Gregg [2]" w:date="2024-04-09T10:59:00Z">
        <w:r>
          <w:rPr>
            <w:rFonts w:ascii="Times New Roman" w:hAnsi="Times New Roman" w:cs="Times New Roman"/>
            <w:sz w:val="24"/>
            <w:szCs w:val="24"/>
          </w:rPr>
          <w:lastRenderedPageBreak/>
          <w:t>For the second part of</w:t>
        </w:r>
      </w:ins>
      <w:ins w:id="145" w:author="Thomas, Gregg [2]" w:date="2024-04-09T11:00:00Z">
        <w:r>
          <w:rPr>
            <w:rFonts w:ascii="Times New Roman" w:hAnsi="Times New Roman" w:cs="Times New Roman"/>
            <w:sz w:val="24"/>
            <w:szCs w:val="24"/>
          </w:rPr>
          <w:t xml:space="preserve"> our work, we wanted to quantitatively infer phylogenetic discordance across a su</w:t>
        </w:r>
      </w:ins>
      <w:r w:rsidR="000523BD">
        <w:rPr>
          <w:rFonts w:ascii="Times New Roman" w:hAnsi="Times New Roman" w:cs="Times New Roman"/>
          <w:sz w:val="24"/>
          <w:szCs w:val="24"/>
        </w:rPr>
        <w:t>b</w:t>
      </w:r>
      <w:ins w:id="146" w:author="Thomas, Gregg [2]" w:date="2024-04-09T11:00:00Z">
        <w:r>
          <w:rPr>
            <w:rFonts w:ascii="Times New Roman" w:hAnsi="Times New Roman" w:cs="Times New Roman"/>
            <w:sz w:val="24"/>
            <w:szCs w:val="24"/>
          </w:rPr>
          <w:t xml:space="preserve">set of the murine genomes used to infer the species tree and relate that discordance to other features of the genome, such as recombination rate, proximity to </w:t>
        </w:r>
      </w:ins>
      <w:ins w:id="147" w:author="Thomas, Gregg [2]" w:date="2024-04-09T11:01:00Z">
        <w:r>
          <w:rPr>
            <w:rFonts w:ascii="Times New Roman" w:hAnsi="Times New Roman" w:cs="Times New Roman"/>
            <w:sz w:val="24"/>
            <w:szCs w:val="24"/>
          </w:rPr>
          <w:t xml:space="preserve">genes, and rates of molecular evolution. </w:t>
        </w:r>
      </w:ins>
      <w:r>
        <w:rPr>
          <w:rFonts w:ascii="Times New Roman" w:hAnsi="Times New Roman" w:cs="Times New Roman"/>
          <w:sz w:val="24"/>
          <w:szCs w:val="24"/>
        </w:rPr>
        <w:t>To assess the distribution of phylogenetic discordance across rodent genome</w:t>
      </w:r>
      <w:r w:rsidR="000211C3">
        <w:rPr>
          <w:rFonts w:ascii="Times New Roman" w:hAnsi="Times New Roman" w:cs="Times New Roman"/>
          <w:sz w:val="24"/>
          <w:szCs w:val="24"/>
        </w:rPr>
        <w:t>s</w:t>
      </w:r>
      <w:r>
        <w:rPr>
          <w:rFonts w:ascii="Times New Roman" w:hAnsi="Times New Roman" w:cs="Times New Roman"/>
          <w:sz w:val="24"/>
          <w:szCs w:val="24"/>
        </w:rPr>
        <w:t xml:space="preserve">, we limited subsequent analyses to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Pr>
          <w:rFonts w:ascii="Times New Roman" w:hAnsi="Times New Roman" w:cs="Times New Roman"/>
          <w:sz w:val="24"/>
          <w:szCs w:val="24"/>
        </w:rPr>
        <w:t xml:space="preserve"> and the pseudo-assemblies (see above) of six of the</w:t>
      </w:r>
      <w:r w:rsidRPr="00031896">
        <w:rPr>
          <w:rFonts w:ascii="Times New Roman" w:hAnsi="Times New Roman" w:cs="Times New Roman"/>
          <w:sz w:val="24"/>
          <w:szCs w:val="24"/>
        </w:rPr>
        <w:t xml:space="preserve"> genomes</w:t>
      </w:r>
      <w:r>
        <w:rPr>
          <w:rFonts w:ascii="Times New Roman" w:hAnsi="Times New Roman" w:cs="Times New Roman"/>
          <w:sz w:val="24"/>
          <w:szCs w:val="24"/>
        </w:rPr>
        <w:t xml:space="preserve"> </w:t>
      </w:r>
      <w:r w:rsidRPr="00031896">
        <w:rPr>
          <w:rFonts w:ascii="Times New Roman" w:hAnsi="Times New Roman" w:cs="Times New Roman"/>
          <w:sz w:val="24"/>
          <w:szCs w:val="24"/>
        </w:rPr>
        <w:t>(</w:t>
      </w:r>
      <w:proofErr w:type="spellStart"/>
      <w:r w:rsidRPr="00E358E6">
        <w:rPr>
          <w:rFonts w:ascii="Times New Roman" w:hAnsi="Times New Roman" w:cs="Times New Roman"/>
          <w:i/>
          <w:iCs/>
          <w:sz w:val="24"/>
          <w:szCs w:val="24"/>
        </w:rPr>
        <w:t>Mastomys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natalensis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Hylomyscus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alleni</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Praomys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delectorum</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Rhabdomys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dilectus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Grammom</w:t>
      </w:r>
      <w:r>
        <w:rPr>
          <w:rFonts w:ascii="Times New Roman" w:hAnsi="Times New Roman" w:cs="Times New Roman"/>
          <w:i/>
          <w:iCs/>
          <w:sz w:val="24"/>
          <w:szCs w:val="24"/>
        </w:rPr>
        <w:t>y</w:t>
      </w:r>
      <w:r w:rsidRPr="00E358E6">
        <w:rPr>
          <w:rFonts w:ascii="Times New Roman" w:hAnsi="Times New Roman" w:cs="Times New Roman"/>
          <w:i/>
          <w:iCs/>
          <w:sz w:val="24"/>
          <w:szCs w:val="24"/>
        </w:rPr>
        <w:t>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dolichurus</w:t>
      </w:r>
      <w:proofErr w:type="spellEnd"/>
      <w:r w:rsidRPr="00E358E6">
        <w:rPr>
          <w:rFonts w:ascii="Times New Roman" w:hAnsi="Times New Roman" w:cs="Times New Roman"/>
          <w:sz w:val="24"/>
          <w:szCs w:val="24"/>
        </w:rPr>
        <w:t xml:space="preserve">, and </w:t>
      </w:r>
      <w:proofErr w:type="spellStart"/>
      <w:r w:rsidRPr="00E358E6">
        <w:rPr>
          <w:rFonts w:ascii="Times New Roman" w:hAnsi="Times New Roman" w:cs="Times New Roman"/>
          <w:i/>
          <w:iCs/>
          <w:sz w:val="24"/>
          <w:szCs w:val="24"/>
        </w:rPr>
        <w:t>Rhynchomys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soricoides</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 </w:t>
      </w:r>
      <w:r>
        <w:rPr>
          <w:rFonts w:ascii="Times New Roman" w:hAnsi="Times New Roman" w:cs="Times New Roman"/>
          <w:sz w:val="24"/>
          <w:szCs w:val="24"/>
        </w:rPr>
        <w:t xml:space="preserve">was excluded from these analyses due to the inadequacy of the library outlined above. </w:t>
      </w:r>
    </w:p>
    <w:p w14:paraId="2C08AEA8" w14:textId="71AC5DED"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t>We</w:t>
      </w:r>
      <w:r w:rsidRPr="00031896">
        <w:rPr>
          <w:rFonts w:ascii="Times New Roman" w:hAnsi="Times New Roman" w:cs="Times New Roman"/>
          <w:sz w:val="24"/>
          <w:szCs w:val="24"/>
        </w:rPr>
        <w:t xml:space="preserve"> partitioned the</w:t>
      </w:r>
      <w:r>
        <w:rPr>
          <w:rFonts w:ascii="Times New Roman" w:hAnsi="Times New Roman" w:cs="Times New Roman"/>
          <w:sz w:val="24"/>
          <w:szCs w:val="24"/>
        </w:rPr>
        <w:t>se</w:t>
      </w:r>
      <w:r w:rsidRPr="00031896">
        <w:rPr>
          <w:rFonts w:ascii="Times New Roman" w:hAnsi="Times New Roman" w:cs="Times New Roman"/>
          <w:sz w:val="24"/>
          <w:szCs w:val="24"/>
        </w:rPr>
        <w:t xml:space="preserve"> genomes into 10</w:t>
      </w:r>
      <w:r>
        <w:rPr>
          <w:rFonts w:ascii="Times New Roman" w:hAnsi="Times New Roman" w:cs="Times New Roman"/>
          <w:sz w:val="24"/>
          <w:szCs w:val="24"/>
        </w:rPr>
        <w:t xml:space="preserve"> </w:t>
      </w:r>
      <w:r w:rsidRPr="00031896">
        <w:rPr>
          <w:rFonts w:ascii="Times New Roman" w:hAnsi="Times New Roman" w:cs="Times New Roman"/>
          <w:sz w:val="24"/>
          <w:szCs w:val="24"/>
        </w:rPr>
        <w:t>k</w:t>
      </w:r>
      <w:r>
        <w:rPr>
          <w:rFonts w:ascii="Times New Roman" w:hAnsi="Times New Roman" w:cs="Times New Roman"/>
          <w:sz w:val="24"/>
          <w:szCs w:val="24"/>
        </w:rPr>
        <w:t>ilobase (k</w:t>
      </w:r>
      <w:r w:rsidRPr="00031896">
        <w:rPr>
          <w:rFonts w:ascii="Times New Roman" w:hAnsi="Times New Roman" w:cs="Times New Roman"/>
          <w:sz w:val="24"/>
          <w:szCs w:val="24"/>
        </w:rPr>
        <w:t>b</w:t>
      </w:r>
      <w:r>
        <w:rPr>
          <w:rFonts w:ascii="Times New Roman" w:hAnsi="Times New Roman" w:cs="Times New Roman"/>
          <w:sz w:val="24"/>
          <w:szCs w:val="24"/>
        </w:rPr>
        <w:t>)</w:t>
      </w:r>
      <w:r w:rsidRPr="00031896">
        <w:rPr>
          <w:rFonts w:ascii="Times New Roman" w:hAnsi="Times New Roman" w:cs="Times New Roman"/>
          <w:sz w:val="24"/>
          <w:szCs w:val="24"/>
        </w:rPr>
        <w:t xml:space="preserve"> windows based on the coordinates in the reference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sidRPr="00031896">
        <w:rPr>
          <w:rFonts w:ascii="Times New Roman" w:hAnsi="Times New Roman" w:cs="Times New Roman"/>
          <w:sz w:val="24"/>
          <w:szCs w:val="24"/>
        </w:rPr>
        <w:t xml:space="preserve"> genome </w:t>
      </w:r>
      <w:r>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(mm10; Mouse Genome Sequencing,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using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makewindows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These coordinates were converted between the reference and </w:t>
      </w:r>
      <w:r>
        <w:rPr>
          <w:rFonts w:ascii="Times New Roman" w:hAnsi="Times New Roman" w:cs="Times New Roman"/>
          <w:sz w:val="24"/>
          <w:szCs w:val="24"/>
        </w:rPr>
        <w:t>the consensus sequence for each genome</w:t>
      </w:r>
      <w:r w:rsidRPr="00031896">
        <w:rPr>
          <w:rFonts w:ascii="Times New Roman" w:hAnsi="Times New Roman" w:cs="Times New Roman"/>
          <w:sz w:val="24"/>
          <w:szCs w:val="24"/>
        </w:rPr>
        <w:t xml:space="preserv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Note that this method assumes both collinearity of all genomes and similar karyotypes (see Discussion). </w:t>
      </w:r>
      <w:r w:rsidRPr="00031896">
        <w:rPr>
          <w:rFonts w:ascii="Times New Roman" w:hAnsi="Times New Roman" w:cs="Times New Roman"/>
          <w:sz w:val="24"/>
          <w:szCs w:val="24"/>
        </w:rPr>
        <w:t xml:space="preserve">We then removed windows from the subsequent analyses if (1) 50% or more of the window overlapped with repeat regions from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reference </w:t>
      </w:r>
      <w:proofErr w:type="spellStart"/>
      <w:r w:rsidRPr="00031896">
        <w:rPr>
          <w:rFonts w:ascii="Times New Roman" w:hAnsi="Times New Roman" w:cs="Times New Roman"/>
          <w:sz w:val="24"/>
          <w:szCs w:val="24"/>
        </w:rPr>
        <w:t>RepeatMasker</w:t>
      </w:r>
      <w:proofErr w:type="spellEnd"/>
      <w:r w:rsidRPr="00031896">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&lt;EndNote&gt;&lt;Cite&gt;&lt;Author&gt;Smit&lt;/Author&gt;&lt;Year&gt;2013-2015&lt;/Year&gt;&lt;RecNum&gt;52&lt;/RecNum&gt;&lt;DisplayText&gt;(Smit, et al. 2013-2015)&lt;/DisplayText&gt;&lt;record&gt;&lt;rec-number&gt;52&lt;/rec-number&gt;&lt;foreign-keys&gt;&lt;key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 et al. 2013-2015)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031896">
        <w:rPr>
          <w:rFonts w:ascii="Times New Roman" w:hAnsi="Times New Roman" w:cs="Times New Roman"/>
          <w:sz w:val="24"/>
          <w:szCs w:val="24"/>
        </w:rPr>
        <w:t>file</w:t>
      </w:r>
      <w:r>
        <w:rPr>
          <w:rFonts w:ascii="Times New Roman" w:hAnsi="Times New Roman" w:cs="Times New Roman"/>
          <w:sz w:val="24"/>
          <w:szCs w:val="24"/>
        </w:rPr>
        <w:t xml:space="preserve"> downloaded from the UCSC Genome Browser’s table browser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or (2) 50% or more of the window contained missing data in 3 or more samples.</w:t>
      </w:r>
      <w:r>
        <w:rPr>
          <w:rFonts w:ascii="Times New Roman" w:hAnsi="Times New Roman" w:cs="Times New Roman"/>
          <w:sz w:val="24"/>
          <w:szCs w:val="24"/>
        </w:rPr>
        <w:t xml:space="preserve"> Overlaps with repeat regions were determined with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coverage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w:t>
      </w:r>
      <w:r>
        <w:rPr>
          <w:rFonts w:ascii="Times New Roman" w:hAnsi="Times New Roman" w:cs="Times New Roman"/>
          <w:sz w:val="24"/>
          <w:szCs w:val="24"/>
        </w:rPr>
        <w:t>We then aligned t</w:t>
      </w:r>
      <w:r w:rsidRPr="00031896">
        <w:rPr>
          <w:rFonts w:ascii="Times New Roman" w:hAnsi="Times New Roman" w:cs="Times New Roman"/>
          <w:sz w:val="24"/>
          <w:szCs w:val="24"/>
        </w:rPr>
        <w:t>he 10kb windows with MAFFT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Pr>
          <w:rFonts w:ascii="Times New Roman" w:hAnsi="Times New Roman" w:cs="Times New Roman"/>
          <w:sz w:val="24"/>
          <w:szCs w:val="24"/>
        </w:rPr>
        <w:t xml:space="preserve">, trimmed alignments with </w:t>
      </w:r>
      <w:proofErr w:type="spellStart"/>
      <w:r>
        <w:rPr>
          <w:rFonts w:ascii="Times New Roman" w:hAnsi="Times New Roman" w:cs="Times New Roman"/>
          <w:sz w:val="24"/>
          <w:szCs w:val="24"/>
        </w:rPr>
        <w:t>trimAl</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(Capella-Gutierrez, et al. 2009)</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and </w:t>
      </w:r>
      <w:r>
        <w:rPr>
          <w:rFonts w:ascii="Times New Roman" w:hAnsi="Times New Roman" w:cs="Times New Roman"/>
          <w:sz w:val="24"/>
          <w:szCs w:val="24"/>
        </w:rPr>
        <w:t xml:space="preserve">inferred </w:t>
      </w:r>
      <w:r w:rsidRPr="00031896">
        <w:rPr>
          <w:rFonts w:ascii="Times New Roman" w:hAnsi="Times New Roman" w:cs="Times New Roman"/>
          <w:sz w:val="24"/>
          <w:szCs w:val="24"/>
        </w:rPr>
        <w:t xml:space="preserve">phylogenies </w:t>
      </w:r>
      <w:r>
        <w:rPr>
          <w:rFonts w:ascii="Times New Roman" w:hAnsi="Times New Roman" w:cs="Times New Roman"/>
          <w:sz w:val="24"/>
          <w:szCs w:val="24"/>
        </w:rPr>
        <w:t xml:space="preserve">for each </w:t>
      </w:r>
      <w:r w:rsidRPr="00031896">
        <w:rPr>
          <w:rFonts w:ascii="Times New Roman" w:hAnsi="Times New Roman" w:cs="Times New Roman"/>
          <w:sz w:val="24"/>
          <w:szCs w:val="24"/>
        </w:rPr>
        <w:t>with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which uses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to determine the best substitution model for each window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
    <w:p w14:paraId="64212FFB" w14:textId="4123DB96" w:rsidR="00A849E6" w:rsidRDefault="00A849E6" w:rsidP="00A849E6">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To assess patterns of tree similarity between windows on the same chromosome, we used the weighted Robinson-Foulds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&lt;EndNote&gt;&lt;Cite&gt;&lt;Author&gt;Böcker&lt;/Author&gt;&lt;Year&gt;2013&lt;/Year&gt;&lt;RecNum&gt;57&lt;/RecNum&gt;&lt;DisplayText&gt;(Robinson and Foulds 1981; Böcker, et al. 2013)&lt;/DisplayText&gt;&lt;record&gt;&lt;rec-number&gt;57&lt;/rec-number&gt;&lt;foreign-keys&gt;&lt;key app="EN" db-id="vdwt9psdezv5tlee9vn5swzfzafw0azp5adx" timestamp="1642608748"&gt;57&lt;/key&gt;&lt;/foreign-keys&gt;&lt;ref-type name="Book Section"&gt;5&lt;/ref-type&gt;&lt;contributors&gt;&lt;authors&gt;&lt;author&gt;Böcker, S.&lt;/author&gt;&lt;author&gt;Canzar, S.&lt;/author&gt;&lt;author&gt;Gunnar, W. K.&lt;/author&gt;&lt;/authors&gt;&lt;secondary-authors&gt;&lt;author&gt;Darling, A.&lt;/author&gt;&lt;author&gt;Stoye, J.&lt;/author&gt;&lt;/secondary-authors&gt;&lt;/contributors&gt;&lt;titles&gt;&lt;title&gt;The Generalized Robinson-Foulds Metric&lt;/title&gt;&lt;secondary-title&gt;Algorithms in Bioinformatics&lt;/secondary-title&gt;&lt;tertiary-title&gt;Lecture Notes in Computer Science&lt;/tertiary-title&gt;&lt;/titles&gt;&lt;dates&gt;&lt;year&gt;2013&lt;/year&gt;&lt;/dates&gt;&lt;pub-location&gt;Berlin, Heidelberg&lt;/pub-location&gt;&lt;publisher&gt;Springer&lt;/publisher&gt;&lt;urls&gt;&lt;/urls&gt;&lt;/record&gt;&lt;/Cite&gt;&lt;Cite&gt;&lt;Author&gt;Robinson&lt;/Author&gt;&lt;Year&gt;1981&lt;/Year&gt;&lt;RecNum&gt;56&lt;/RecNum&gt;&lt;record&gt;&lt;rec-number&gt;56&lt;/rec-number&gt;&lt;foreign-keys&gt;&lt;key app="EN" db-id="vdwt9psdezv5tlee9vn5swzfzafw0azp5adx" timestamp="1642608509"&gt;56&lt;/key&gt;&lt;/foreign-keys&gt;&lt;ref-type name="Journal Article"&gt;17&lt;/ref-type&gt;&lt;contributors&gt;&lt;authors&gt;&lt;author&gt;Robinson, D. F.&lt;/author&gt;&lt;author&gt;Foulds, L. R.&lt;/author&gt;&lt;/authors&gt;&lt;/contributors&gt;&lt;titles&gt;&lt;title&gt;Comparison of phylogenetic trees&lt;/title&gt;&lt;secondary-title&gt;Mathematical Biosciences&lt;/secondary-title&gt;&lt;/titles&gt;&lt;periodical&gt;&lt;full-title&gt;Mathematical Biosciences&lt;/full-title&gt;&lt;/periodical&gt;&lt;pages&gt;131-147&lt;/pages&gt;&lt;volume&gt;53&lt;/volume&gt;&lt;number&gt;1&lt;/number&gt;&lt;dates&gt;&lt;year&gt;1981&lt;/year&gt;&lt;pub-dates&gt;&lt;date&gt;1981/02/01/&lt;/date&gt;&lt;/pub-dates&gt;&lt;/dates&gt;&lt;isbn&gt;0025-5564&lt;/isbn&gt;&lt;urls&gt;&lt;related-urls&gt;&lt;url&gt;https://www.sciencedirect.com/science/article/pii/0025556481900432&lt;/url&gt;&lt;/related-urls&gt;&lt;/urls&gt;&lt;electronic-resource-num&gt;https://doi.org/10.1016/0025-5564(81)90043-2&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(Robinson and Foulds 1981; Böcker, et al. 2013)</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distance measure implemented in the </w:t>
      </w:r>
      <w:proofErr w:type="spellStart"/>
      <w:r>
        <w:rPr>
          <w:rFonts w:ascii="Times New Roman" w:hAnsi="Times New Roman" w:cs="Times New Roman"/>
          <w:sz w:val="24"/>
          <w:szCs w:val="24"/>
        </w:rPr>
        <w:t>phangorn</w:t>
      </w:r>
      <w:proofErr w:type="spellEnd"/>
      <w:r w:rsidRPr="00031896">
        <w:rPr>
          <w:rFonts w:ascii="Times New Roman" w:hAnsi="Times New Roman" w:cs="Times New Roman"/>
          <w:sz w:val="24"/>
          <w:szCs w:val="24"/>
        </w:rPr>
        <w:t xml:space="preserve"> library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&lt;EndNote&gt;&lt;Cite&gt;&lt;Author&gt;Schliep&lt;/Author&gt;&lt;Year&gt;2011&lt;/Year&gt;&lt;RecNum&gt;58&lt;/RecNum&gt;&lt;DisplayText&gt;(Schliep 2011)&lt;/DisplayText&gt;&lt;record&gt;&lt;rec-number&gt;58&lt;/rec-number&gt;&lt;foreign-keys&gt;&lt;key app="EN" db-id="vdwt9psdezv5tlee9vn5swzfzafw0azp5adx" timestamp="1642609111"&gt;58&lt;/key&gt;&lt;/foreign-keys&gt;&lt;ref-type name="Journal Article"&gt;17&lt;/ref-type&gt;&lt;contributors&gt;&lt;authors&gt;&lt;author&gt;Schliep, K. P.&lt;/author&gt;&lt;/authors&gt;&lt;/contributors&gt;&lt;auth-address&gt;UMR CNRS 7138 Systematique, Adaptation, Evolution, Universite Pierre et Marie Curie, Museum National d&amp;apos;Histoire Naturelle, Paris, France. klaus.kschliep@snv.jussieu.fr&lt;/auth-address&gt;&lt;titles&gt;&lt;title&gt;phangorn: phylogenetic analysis in R&lt;/title&gt;&lt;secondary-title&gt;Bioinformatics&lt;/secondary-title&gt;&lt;/titles&gt;&lt;periodical&gt;&lt;full-title&gt;Bioinformatics&lt;/full-title&gt;&lt;/periodical&gt;&lt;pages&gt;592-3&lt;/pages&gt;&lt;volume&gt;27&lt;/volume&gt;&lt;number&gt;4&lt;/number&gt;&lt;edition&gt;2010/12/21&lt;/edition&gt;&lt;keywords&gt;&lt;keyword&gt;Computational Biology/*methods&lt;/keyword&gt;&lt;keyword&gt;Likelihood Functions&lt;/keyword&gt;&lt;keyword&gt;*Models, Genetic&lt;/keyword&gt;&lt;keyword&gt;*Phylogeny&lt;/keyword&gt;&lt;keyword&gt;*Software&lt;/keyword&gt;&lt;/keywords&gt;&lt;dates&gt;&lt;year&gt;2011&lt;/year&gt;&lt;pub-dates&gt;&lt;date&gt;Feb 15&lt;/date&gt;&lt;/pub-dates&gt;&lt;/dates&gt;&lt;isbn&gt;1367-4811 (Electronic)&amp;#xD;1367-4803 (Linking)&lt;/isbn&gt;&lt;accession-num&gt;21169378&lt;/accession-num&gt;&lt;urls&gt;&lt;related-urls&gt;&lt;url&gt;https://www.ncbi.nlm.nih.gov/pubmed/21169378&lt;/url&gt;&lt;/related-urls&gt;&lt;/urls&gt;&lt;custom2&gt;PMC3035803&lt;/custom2&gt;&lt;electronic-resource-num&gt;10.1093/bioinformatics/btq706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(Schliep 2011)</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in 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which </w:t>
      </w:r>
      <w:r w:rsidRPr="00031896">
        <w:rPr>
          <w:rFonts w:ascii="Times New Roman" w:hAnsi="Times New Roman" w:cs="Times New Roman"/>
          <w:sz w:val="24"/>
          <w:szCs w:val="24"/>
        </w:rPr>
        <w:t>compares two trees by finding clades or splits present in one tree but not the other</w:t>
      </w:r>
      <w:r>
        <w:rPr>
          <w:rFonts w:ascii="Times New Roman" w:hAnsi="Times New Roman" w:cs="Times New Roman"/>
          <w:sz w:val="24"/>
          <w:szCs w:val="24"/>
        </w:rPr>
        <w:t xml:space="preserve"> weighted </w:t>
      </w:r>
      <w:r w:rsidRPr="00031896">
        <w:rPr>
          <w:rFonts w:ascii="Times New Roman" w:hAnsi="Times New Roman" w:cs="Times New Roman"/>
          <w:sz w:val="24"/>
          <w:szCs w:val="24"/>
        </w:rPr>
        <w:t>by the missing branch length in each tree for each mismatch</w:t>
      </w:r>
      <w:r>
        <w:rPr>
          <w:rFonts w:ascii="Times New Roman" w:hAnsi="Times New Roman" w:cs="Times New Roman"/>
          <w:sz w:val="24"/>
          <w:szCs w:val="24"/>
        </w:rPr>
        <w:t xml:space="preserve"> and differences in branch length between the co-occurring branches in both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&lt;EndNote&gt;&lt;Cite&gt;&lt;Author&gt;Robinson&lt;/Author&gt;&lt;Year&gt;1979&lt;/Year&gt;&lt;RecNum&gt;228&lt;/RecNum&gt;&lt;DisplayText&gt;(Robinson and Foulds 1979)&lt;/DisplayText&gt;&lt;record&gt;&lt;rec-number&gt;228&lt;/rec-number&gt;&lt;foreign-keys&gt;&lt;key app="EN" db-id="vdwt9psdezv5tlee9vn5swzfzafw0azp5adx" timestamp="1692903459"&gt;228&lt;/key&gt;&lt;/foreign-keys&gt;&lt;ref-type name="Conference Proceedings"&gt;10&lt;/ref-type&gt;&lt;contributors&gt;&lt;authors&gt;&lt;author&gt;Robinson, D. F.&lt;/author&gt;&lt;author&gt;Foulds, L. R.&lt;/author&gt;&lt;/authors&gt;&lt;tertiary-authors&gt;&lt;author&gt;Horadam, A. F.&lt;/author&gt;&lt;author&gt;Wallis, W. D.&lt;/author&gt;&lt;/tertiary-authors&gt;&lt;/contributors&gt;&lt;titles&gt;&lt;title&gt;Comparison of weighted labelled trees&lt;/title&gt;&lt;tertiary-title&gt;Combinatorial Mathematics VI&lt;/tertiary-title&gt;&lt;/titles&gt;&lt;pages&gt;119-126&lt;/pages&gt;&lt;dates&gt;&lt;year&gt;1979&lt;/year&gt;&lt;/dates&gt;&lt;pub-location&gt;Berlin, Heidelberg&lt;/pub-location&gt;&lt;publisher&gt;Springer Berlin Heidelberg&lt;/publisher&gt;&lt;isbn&gt;978-3-540-34857-3&lt;/isbn&gt;&lt;label&gt;10.1007/BFb0102690&lt;/label&gt;&lt;urls&gt;&lt;/urls&gt;&lt;/record&gt;&lt;/Cite&gt;&lt;/EndNote&gt;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(Robinson and Foulds 1979)</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Consequently, the resulting measure of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is in units of branch length (i.e., expected number of substitutions per site for maximum likelihood trees).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We compared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between trees from windows on the same chromosome to characterize (1) heterogeneity in patterns discordance along the chromosome and (2) whether tree similarity is correlated with distance between windows. For the second question, we sampled e</w:t>
      </w:r>
      <w:r w:rsidRPr="00031896">
        <w:rPr>
          <w:rFonts w:ascii="Times New Roman" w:hAnsi="Times New Roman" w:cs="Times New Roman"/>
          <w:sz w:val="24"/>
          <w:szCs w:val="24"/>
        </w:rPr>
        <w:t>very window</w:t>
      </w:r>
      <w:r>
        <w:rPr>
          <w:rFonts w:ascii="Times New Roman" w:hAnsi="Times New Roman" w:cs="Times New Roman"/>
          <w:sz w:val="24"/>
          <w:szCs w:val="24"/>
        </w:rPr>
        <w:t xml:space="preserve"> on a chromosome </w:t>
      </w:r>
      <w:r w:rsidRPr="00031896">
        <w:rPr>
          <w:rFonts w:ascii="Times New Roman" w:hAnsi="Times New Roman" w:cs="Times New Roman"/>
          <w:sz w:val="24"/>
          <w:szCs w:val="24"/>
        </w:rPr>
        <w:t xml:space="preserve">at </w:t>
      </w:r>
      <w:r>
        <w:rPr>
          <w:rFonts w:ascii="Times New Roman" w:hAnsi="Times New Roman" w:cs="Times New Roman"/>
          <w:sz w:val="24"/>
          <w:szCs w:val="24"/>
        </w:rPr>
        <w:t>increasing distance</w:t>
      </w:r>
      <w:r w:rsidRPr="00031896">
        <w:rPr>
          <w:rFonts w:ascii="Times New Roman" w:hAnsi="Times New Roman" w:cs="Times New Roman"/>
          <w:sz w:val="24"/>
          <w:szCs w:val="24"/>
        </w:rPr>
        <w:t xml:space="preserve"> (in 10kb windows) until the distribution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scores</w:t>
      </w:r>
      <w:r>
        <w:rPr>
          <w:rFonts w:ascii="Times New Roman" w:hAnsi="Times New Roman" w:cs="Times New Roman"/>
          <w:sz w:val="24"/>
          <w:szCs w:val="24"/>
        </w:rPr>
        <w:t xml:space="preserve"> for all pairs of windows at that distance</w:t>
      </w:r>
      <w:r w:rsidRPr="00031896">
        <w:rPr>
          <w:rFonts w:ascii="Times New Roman" w:hAnsi="Times New Roman" w:cs="Times New Roman"/>
          <w:sz w:val="24"/>
          <w:szCs w:val="24"/>
        </w:rPr>
        <w:t xml:space="preserve"> was not significantly different (Wilcox test, p &gt; 0.01) than that of a sample of 12,000 measures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between randomly selected trees on different chromosomes. We selected 12,000 as the random sample size because it roughly matched the number of windows on the largest chromosome (chromosome 1, n = 12,113).</w:t>
      </w:r>
      <w:r>
        <w:rPr>
          <w:rFonts w:ascii="Times New Roman" w:hAnsi="Times New Roman" w:cs="Times New Roman"/>
          <w:sz w:val="24"/>
          <w:szCs w:val="24"/>
        </w:rPr>
        <w:t xml:space="preserve">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window alignments and trees in parallel. </w:t>
      </w:r>
    </w:p>
    <w:p w14:paraId="683A9EED" w14:textId="77777777" w:rsidR="00A849E6" w:rsidRDefault="00A849E6" w:rsidP="00A849E6">
      <w:pPr>
        <w:spacing w:after="0"/>
        <w:jc w:val="both"/>
        <w:rPr>
          <w:rFonts w:ascii="Times New Roman" w:hAnsi="Times New Roman" w:cs="Times New Roman"/>
          <w:sz w:val="24"/>
          <w:szCs w:val="24"/>
        </w:rPr>
      </w:pPr>
    </w:p>
    <w:p w14:paraId="2BEFD5C5" w14:textId="77777777" w:rsidR="00A849E6" w:rsidRDefault="00A849E6" w:rsidP="00A849E6">
      <w:pPr>
        <w:spacing w:after="0"/>
        <w:jc w:val="both"/>
        <w:rPr>
          <w:rFonts w:ascii="Times New Roman" w:hAnsi="Times New Roman" w:cs="Times New Roman"/>
          <w:i/>
          <w:iCs/>
          <w:sz w:val="24"/>
          <w:szCs w:val="24"/>
        </w:rPr>
      </w:pPr>
      <w:r>
        <w:rPr>
          <w:rFonts w:ascii="Times New Roman" w:hAnsi="Times New Roman" w:cs="Times New Roman"/>
          <w:i/>
          <w:iCs/>
          <w:sz w:val="24"/>
          <w:szCs w:val="24"/>
        </w:rPr>
        <w:lastRenderedPageBreak/>
        <w:t>Whole genome alignment between mouse and rat</w:t>
      </w:r>
    </w:p>
    <w:p w14:paraId="2AE8C115" w14:textId="77777777" w:rsidR="00A849E6" w:rsidRDefault="00A849E6" w:rsidP="00A849E6">
      <w:pPr>
        <w:spacing w:after="0"/>
        <w:jc w:val="both"/>
        <w:rPr>
          <w:rFonts w:ascii="Times New Roman" w:hAnsi="Times New Roman" w:cs="Times New Roman"/>
          <w:i/>
          <w:iCs/>
          <w:sz w:val="24"/>
          <w:szCs w:val="24"/>
        </w:rPr>
      </w:pPr>
    </w:p>
    <w:p w14:paraId="3E44064A" w14:textId="015D0F94" w:rsidR="00A849E6" w:rsidRPr="00EB41AF" w:rsidRDefault="00A849E6" w:rsidP="00A849E6">
      <w:pPr>
        <w:spacing w:after="0"/>
        <w:jc w:val="both"/>
        <w:rPr>
          <w:rFonts w:ascii="Times New Roman" w:hAnsi="Times New Roman" w:cs="Times New Roman"/>
          <w:sz w:val="24"/>
          <w:szCs w:val="24"/>
        </w:rPr>
      </w:pPr>
      <w:ins w:id="148" w:author="Thomas, Gregg [2]" w:date="2024-04-09T11:03:00Z">
        <w:r>
          <w:rPr>
            <w:rFonts w:ascii="Times New Roman" w:hAnsi="Times New Roman" w:cs="Times New Roman"/>
            <w:sz w:val="24"/>
            <w:szCs w:val="24"/>
          </w:rPr>
          <w:t>To</w:t>
        </w:r>
      </w:ins>
      <w:ins w:id="149" w:author="Thomas, Gregg [2]" w:date="2024-04-09T11:01:00Z">
        <w:r>
          <w:rPr>
            <w:rFonts w:ascii="Times New Roman" w:hAnsi="Times New Roman" w:cs="Times New Roman"/>
            <w:sz w:val="24"/>
            <w:szCs w:val="24"/>
          </w:rPr>
          <w:t xml:space="preserve"> assess how un-accounted for </w:t>
        </w:r>
      </w:ins>
      <w:r w:rsidR="000211C3">
        <w:rPr>
          <w:rFonts w:ascii="Times New Roman" w:hAnsi="Times New Roman" w:cs="Times New Roman"/>
          <w:sz w:val="24"/>
          <w:szCs w:val="24"/>
        </w:rPr>
        <w:t xml:space="preserve">large-scale </w:t>
      </w:r>
      <w:ins w:id="150" w:author="Thomas, Gregg [2]" w:date="2024-04-09T11:01:00Z">
        <w:r>
          <w:rPr>
            <w:rFonts w:ascii="Times New Roman" w:hAnsi="Times New Roman" w:cs="Times New Roman"/>
            <w:sz w:val="24"/>
            <w:szCs w:val="24"/>
          </w:rPr>
          <w:t xml:space="preserve">structural variation may impact our conclusions, we compared the reference mouse and rat genomes. </w:t>
        </w:r>
      </w:ins>
      <w:r>
        <w:rPr>
          <w:rFonts w:ascii="Times New Roman" w:hAnsi="Times New Roman" w:cs="Times New Roman"/>
          <w:sz w:val="24"/>
          <w:szCs w:val="24"/>
        </w:rPr>
        <w:t xml:space="preserve">We used minimap2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&lt;EndNote&gt;&lt;Cite&gt;&lt;Author&gt;Li&lt;/Author&gt;&lt;Year&gt;2018&lt;/Year&gt;&lt;RecNum&gt;236&lt;/RecNum&gt;&lt;DisplayText&gt;(Li 2018)&lt;/DisplayText&gt;&lt;record&gt;&lt;rec-number&gt;236&lt;/rec-number&gt;&lt;foreign-keys&gt;&lt;key app="EN" db-id="vdwt9psdezv5tlee9vn5swzfzafw0azp5adx" timestamp="1665680664"&gt;236&lt;/key&gt;&lt;/foreign-keys&gt;&lt;ref-type name="Journal Article"&gt;17&lt;/ref-type&gt;&lt;contributors&gt;&lt;authors&gt;&lt;author&gt;Li, H.&lt;/author&gt;&lt;/authors&gt;&lt;/contributors&gt;&lt;auth-address&gt;Department of Medical Population Genetics Program, Broad Institute, Cambridge, MA, USA.&lt;/auth-address&gt;&lt;titles&gt;&lt;title&gt;Minimap2: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edition&gt;2018/05/12&lt;/edition&gt;&lt;keywords&gt;&lt;keyword&gt;Algorithms&lt;/keyword&gt;&lt;keyword&gt;Base Sequence&lt;/keyword&gt;&lt;keyword&gt;Genomics&lt;/keyword&gt;&lt;keyword&gt;High-Throughput Nucleotide Sequencing/*methods&lt;/keyword&gt;&lt;keyword&gt;Sequence Analysis, DNA/*methods&lt;/keyword&gt;&lt;keyword&gt;Software&lt;/keyword&gt;&lt;/keywords&gt;&lt;dates&gt;&lt;year&gt;2018&lt;/year&gt;&lt;pub-dates&gt;&lt;date&gt;Sep 15&lt;/date&gt;&lt;/pub-dates&gt;&lt;/dates&gt;&lt;isbn&gt;1367-4811 (Electronic)&amp;#xD;1367-4803 (Linking)&lt;/isbn&gt;&lt;accession-num&gt;29750242&lt;/accession-num&gt;&lt;urls&gt;&lt;related-urls&gt;&lt;url&gt;https://www.ncbi.nlm.nih.gov/pubmed/29750242&lt;/url&gt;&lt;/related-urls&gt;&lt;/urls&gt;&lt;custom2&gt;PMC6137996&lt;/custom2&gt;&lt;electronic-resource-num&gt;10.1093/bioinformatics/bty191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2018)</w:t>
      </w:r>
      <w:r>
        <w:rPr>
          <w:rFonts w:ascii="Times New Roman" w:hAnsi="Times New Roman" w:cs="Times New Roman"/>
          <w:sz w:val="24"/>
          <w:szCs w:val="24"/>
        </w:rPr>
        <w:fldChar w:fldCharType="end"/>
      </w:r>
      <w:r>
        <w:rPr>
          <w:rFonts w:ascii="Times New Roman" w:hAnsi="Times New Roman" w:cs="Times New Roman"/>
          <w:sz w:val="24"/>
          <w:szCs w:val="24"/>
        </w:rPr>
        <w:t xml:space="preserve"> to align the mouse (mm10) and rat (rnor6) </w:t>
      </w:r>
      <w:r>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(Gibbs, et al. 2004)</w:t>
      </w:r>
      <w:r>
        <w:rPr>
          <w:rFonts w:ascii="Times New Roman" w:hAnsi="Times New Roman" w:cs="Times New Roman"/>
          <w:sz w:val="24"/>
          <w:szCs w:val="24"/>
        </w:rPr>
        <w:fldChar w:fldCharType="end"/>
      </w:r>
      <w:r>
        <w:rPr>
          <w:rFonts w:ascii="Times New Roman" w:hAnsi="Times New Roman" w:cs="Times New Roman"/>
          <w:sz w:val="24"/>
          <w:szCs w:val="24"/>
        </w:rPr>
        <w:t xml:space="preserve"> genomes to assess the impact of structural variation that spans the divergence of our subset of species used to in the discordance analyses. We downloaded the rat reference genome (rnor6) from the UCSC genome browser and for both genomes removed the Y chromosome and all smaller unplaced scaffolds. We then used minimap2 in whole genome alignment mode (-x asm20) to generate a pairwise alignment file from which we calculated alignment segment sizes and the distances between alignment segments. We visualized the alignment as a dot plot using the </w:t>
      </w:r>
      <w:proofErr w:type="spellStart"/>
      <w:r>
        <w:rPr>
          <w:rFonts w:ascii="Times New Roman" w:hAnsi="Times New Roman" w:cs="Times New Roman"/>
          <w:sz w:val="24"/>
          <w:szCs w:val="24"/>
        </w:rPr>
        <w:t>pafr</w:t>
      </w:r>
      <w:proofErr w:type="spellEnd"/>
      <w:r>
        <w:rPr>
          <w:rFonts w:ascii="Times New Roman" w:hAnsi="Times New Roman" w:cs="Times New Roman"/>
          <w:sz w:val="24"/>
          <w:szCs w:val="24"/>
        </w:rPr>
        <w:t xml:space="preserve"> package in R (</w:t>
      </w:r>
      <w:hyperlink r:id="rId14" w:history="1">
        <w:r w:rsidRPr="009C0F60">
          <w:rPr>
            <w:rStyle w:val="Hyperlink"/>
            <w:rFonts w:ascii="Times New Roman" w:hAnsi="Times New Roman" w:cs="Times New Roman"/>
            <w:sz w:val="24"/>
            <w:szCs w:val="24"/>
          </w:rPr>
          <w:t>https://github.com/dwinter/pafr</w:t>
        </w:r>
      </w:hyperlink>
      <w:r>
        <w:rPr>
          <w:rFonts w:ascii="Times New Roman" w:hAnsi="Times New Roman" w:cs="Times New Roman"/>
          <w:sz w:val="24"/>
          <w:szCs w:val="24"/>
        </w:rPr>
        <w:t>).</w:t>
      </w:r>
    </w:p>
    <w:p w14:paraId="52B21F8C" w14:textId="77777777" w:rsidR="00A849E6" w:rsidRPr="00031896" w:rsidRDefault="00A849E6" w:rsidP="00A849E6">
      <w:pPr>
        <w:spacing w:after="0"/>
        <w:jc w:val="both"/>
        <w:rPr>
          <w:rFonts w:ascii="Times New Roman" w:hAnsi="Times New Roman" w:cs="Times New Roman"/>
          <w:sz w:val="24"/>
          <w:szCs w:val="24"/>
        </w:rPr>
      </w:pPr>
    </w:p>
    <w:p w14:paraId="16710F76" w14:textId="77777777" w:rsidR="00A849E6" w:rsidRPr="00031896" w:rsidRDefault="00A849E6" w:rsidP="00A849E6">
      <w:pPr>
        <w:pStyle w:val="Heading2"/>
      </w:pPr>
      <w:r w:rsidRPr="00031896">
        <w:t>Recombination rate</w:t>
      </w:r>
      <w:r>
        <w:t xml:space="preserve"> and functional annotation</w:t>
      </w:r>
    </w:p>
    <w:p w14:paraId="0A6ACDEE" w14:textId="0299BC40"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W</w:t>
      </w:r>
      <w:r w:rsidRPr="00031896">
        <w:rPr>
          <w:rFonts w:ascii="Times New Roman" w:hAnsi="Times New Roman" w:cs="Times New Roman"/>
          <w:sz w:val="24"/>
          <w:szCs w:val="24"/>
        </w:rPr>
        <w:t>e retrieved 10,205 genetic markers</w:t>
      </w:r>
      <w:r>
        <w:rPr>
          <w:rFonts w:ascii="Times New Roman" w:hAnsi="Times New Roman" w:cs="Times New Roman"/>
          <w:sz w:val="24"/>
          <w:szCs w:val="24"/>
        </w:rPr>
        <w:t xml:space="preserve"> generated</w:t>
      </w:r>
      <w:r w:rsidRPr="00031896">
        <w:rPr>
          <w:rFonts w:ascii="Times New Roman" w:hAnsi="Times New Roman" w:cs="Times New Roman"/>
          <w:sz w:val="24"/>
          <w:szCs w:val="24"/>
        </w:rPr>
        <w:t xml:space="preserve"> from a large heterogenous stock of outbred mice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t</w:t>
      </w:r>
      <w:r w:rsidRPr="00031896">
        <w:rPr>
          <w:rFonts w:ascii="Times New Roman" w:hAnsi="Times New Roman" w:cs="Times New Roman"/>
          <w:sz w:val="24"/>
          <w:szCs w:val="24"/>
        </w:rPr>
        <w:t xml:space="preserve">o assess </w:t>
      </w:r>
      <w:r>
        <w:rPr>
          <w:rFonts w:ascii="Times New Roman" w:hAnsi="Times New Roman" w:cs="Times New Roman"/>
          <w:sz w:val="24"/>
          <w:szCs w:val="24"/>
        </w:rPr>
        <w:t>whether</w:t>
      </w:r>
      <w:r w:rsidRPr="00031896">
        <w:rPr>
          <w:rFonts w:ascii="Times New Roman" w:hAnsi="Times New Roman" w:cs="Times New Roman"/>
          <w:sz w:val="24"/>
          <w:szCs w:val="24"/>
        </w:rPr>
        <w:t xml:space="preserve"> phylogenetic discordance along chromosomes </w:t>
      </w:r>
      <w:r>
        <w:rPr>
          <w:rFonts w:ascii="Times New Roman" w:hAnsi="Times New Roman" w:cs="Times New Roman"/>
          <w:sz w:val="24"/>
          <w:szCs w:val="24"/>
        </w:rPr>
        <w:t>was correlated</w:t>
      </w:r>
      <w:r w:rsidRPr="00031896">
        <w:rPr>
          <w:rFonts w:ascii="Times New Roman" w:hAnsi="Times New Roman" w:cs="Times New Roman"/>
          <w:sz w:val="24"/>
          <w:szCs w:val="24"/>
        </w:rPr>
        <w:t xml:space="preserve"> with </w:t>
      </w:r>
      <w:r>
        <w:rPr>
          <w:rFonts w:ascii="Times New Roman" w:hAnsi="Times New Roman" w:cs="Times New Roman"/>
          <w:sz w:val="24"/>
          <w:szCs w:val="24"/>
        </w:rPr>
        <w:t xml:space="preserve">mouse </w:t>
      </w:r>
      <w:r w:rsidRPr="00031896">
        <w:rPr>
          <w:rFonts w:ascii="Times New Roman" w:hAnsi="Times New Roman" w:cs="Times New Roman"/>
          <w:sz w:val="24"/>
          <w:szCs w:val="24"/>
        </w:rPr>
        <w:t>recombination rate</w:t>
      </w:r>
      <w:r>
        <w:rPr>
          <w:rFonts w:ascii="Times New Roman" w:hAnsi="Times New Roman" w:cs="Times New Roman"/>
          <w:sz w:val="24"/>
          <w:szCs w:val="24"/>
        </w:rPr>
        <w:t>s</w:t>
      </w:r>
      <w:r w:rsidRPr="00031896">
        <w:rPr>
          <w:rFonts w:ascii="Times New Roman" w:hAnsi="Times New Roman" w:cs="Times New Roman"/>
          <w:sz w:val="24"/>
          <w:szCs w:val="24"/>
        </w:rPr>
        <w:t xml:space="preserve">. We converted the physical coordinates of these markers from build 37 (mm9) to build 38 (mm10) of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genome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then partitioned the markers into 5Mb windows and estimated local recombination rates </w:t>
      </w:r>
      <w:r>
        <w:rPr>
          <w:rFonts w:ascii="Times New Roman" w:hAnsi="Times New Roman" w:cs="Times New Roman"/>
          <w:sz w:val="24"/>
          <w:szCs w:val="24"/>
        </w:rPr>
        <w:t>defined</w:t>
      </w:r>
      <w:r w:rsidRPr="00031896">
        <w:rPr>
          <w:rFonts w:ascii="Times New Roman" w:hAnsi="Times New Roman" w:cs="Times New Roman"/>
          <w:sz w:val="24"/>
          <w:szCs w:val="24"/>
        </w:rPr>
        <w:t xml:space="preserve"> </w:t>
      </w:r>
      <w:r>
        <w:rPr>
          <w:rFonts w:ascii="Times New Roman" w:hAnsi="Times New Roman" w:cs="Times New Roman"/>
          <w:sz w:val="24"/>
          <w:szCs w:val="24"/>
        </w:rPr>
        <w:t>as</w:t>
      </w:r>
      <w:r w:rsidRPr="00031896">
        <w:rPr>
          <w:rFonts w:ascii="Times New Roman" w:hAnsi="Times New Roman" w:cs="Times New Roman"/>
          <w:sz w:val="24"/>
          <w:szCs w:val="24"/>
        </w:rPr>
        <w:t xml:space="preserve"> the slope of the correlation between the location on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genetic </w:t>
      </w:r>
      <w:r>
        <w:rPr>
          <w:rFonts w:ascii="Times New Roman" w:hAnsi="Times New Roman" w:cs="Times New Roman"/>
          <w:sz w:val="24"/>
          <w:szCs w:val="24"/>
        </w:rPr>
        <w:t>and</w:t>
      </w:r>
      <w:r w:rsidRPr="00031896">
        <w:rPr>
          <w:rFonts w:ascii="Times New Roman" w:hAnsi="Times New Roman" w:cs="Times New Roman"/>
          <w:sz w:val="24"/>
          <w:szCs w:val="24"/>
        </w:rPr>
        <w:t xml:space="preserve"> physical map</w:t>
      </w:r>
      <w:r>
        <w:rPr>
          <w:rFonts w:ascii="Times New Roman" w:hAnsi="Times New Roman" w:cs="Times New Roman"/>
          <w:sz w:val="24"/>
          <w:szCs w:val="24"/>
        </w:rPr>
        <w:t>s</w:t>
      </w:r>
      <w:r w:rsidRPr="00031896">
        <w:rPr>
          <w:rFonts w:ascii="Times New Roman" w:hAnsi="Times New Roman" w:cs="Times New Roman"/>
          <w:sz w:val="24"/>
          <w:szCs w:val="24"/>
        </w:rPr>
        <w:t xml:space="preserve"> for all markers in the window</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(White, et al. 2009; Kartje,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r>
        <w:rPr>
          <w:rFonts w:ascii="Times New Roman" w:hAnsi="Times New Roman" w:cs="Times New Roman"/>
          <w:sz w:val="24"/>
          <w:szCs w:val="24"/>
        </w:rPr>
        <w:t>W</w:t>
      </w:r>
      <w:r w:rsidRPr="00031896">
        <w:rPr>
          <w:rFonts w:ascii="Times New Roman" w:hAnsi="Times New Roman" w:cs="Times New Roman"/>
          <w:sz w:val="24"/>
          <w:szCs w:val="24"/>
        </w:rPr>
        <w:t xml:space="preserve">ithin each 5Mb window, we calculated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distances between the first 10kb window and every other 10kb window.</w:t>
      </w:r>
    </w:p>
    <w:p w14:paraId="3E6ACF72" w14:textId="74268352" w:rsidR="00A849E6" w:rsidRPr="00031896" w:rsidRDefault="00A849E6" w:rsidP="00A849E6">
      <w:pPr>
        <w:jc w:val="both"/>
        <w:rPr>
          <w:rFonts w:ascii="Times New Roman" w:hAnsi="Times New Roman" w:cs="Times New Roman"/>
          <w:iCs/>
          <w:sz w:val="24"/>
          <w:szCs w:val="24"/>
        </w:rPr>
      </w:pPr>
      <w:r>
        <w:rPr>
          <w:rFonts w:ascii="Times New Roman" w:hAnsi="Times New Roman" w:cs="Times New Roman"/>
          <w:sz w:val="24"/>
          <w:szCs w:val="24"/>
        </w:rPr>
        <w:tab/>
      </w:r>
      <w:r w:rsidRPr="00031896">
        <w:rPr>
          <w:rFonts w:ascii="Times New Roman" w:hAnsi="Times New Roman" w:cs="Times New Roman"/>
          <w:iCs/>
          <w:sz w:val="24"/>
          <w:szCs w:val="24"/>
        </w:rPr>
        <w:t>We also compared</w:t>
      </w:r>
      <w:r>
        <w:rPr>
          <w:rFonts w:ascii="Times New Roman" w:hAnsi="Times New Roman" w:cs="Times New Roman"/>
          <w:iCs/>
          <w:sz w:val="24"/>
          <w:szCs w:val="24"/>
        </w:rPr>
        <w:t xml:space="preserve"> the chromosome-wide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distances to those based on phylogenies from regions</w:t>
      </w:r>
      <w:r w:rsidRPr="00031896">
        <w:rPr>
          <w:rFonts w:ascii="Times New Roman" w:hAnsi="Times New Roman" w:cs="Times New Roman"/>
          <w:iCs/>
          <w:sz w:val="24"/>
          <w:szCs w:val="24"/>
        </w:rPr>
        <w:t xml:space="preserve"> around several types of</w:t>
      </w:r>
      <w:r>
        <w:rPr>
          <w:rFonts w:ascii="Times New Roman" w:hAnsi="Times New Roman" w:cs="Times New Roman"/>
          <w:iCs/>
          <w:sz w:val="24"/>
          <w:szCs w:val="24"/>
        </w:rPr>
        <w:t xml:space="preserve"> adjacent to</w:t>
      </w:r>
      <w:r w:rsidRPr="00031896">
        <w:rPr>
          <w:rFonts w:ascii="Times New Roman" w:hAnsi="Times New Roman" w:cs="Times New Roman"/>
          <w:iCs/>
          <w:sz w:val="24"/>
          <w:szCs w:val="24"/>
        </w:rPr>
        <w:t xml:space="preserve"> genomic features. </w:t>
      </w:r>
      <w:r>
        <w:rPr>
          <w:rFonts w:ascii="Times New Roman" w:hAnsi="Times New Roman" w:cs="Times New Roman"/>
          <w:iCs/>
          <w:sz w:val="24"/>
          <w:szCs w:val="24"/>
        </w:rPr>
        <w:t>We retrieved c</w:t>
      </w:r>
      <w:r w:rsidRPr="00031896">
        <w:rPr>
          <w:rFonts w:ascii="Times New Roman" w:hAnsi="Times New Roman" w:cs="Times New Roman"/>
          <w:iCs/>
          <w:sz w:val="24"/>
          <w:szCs w:val="24"/>
        </w:rPr>
        <w:t xml:space="preserve">oordinates from </w:t>
      </w:r>
      <w:r>
        <w:rPr>
          <w:rFonts w:ascii="Times New Roman" w:hAnsi="Times New Roman" w:cs="Times New Roman"/>
          <w:iCs/>
          <w:sz w:val="24"/>
          <w:szCs w:val="24"/>
        </w:rPr>
        <w:t>25,753 protein coding</w:t>
      </w:r>
      <w:r w:rsidRPr="00031896">
        <w:rPr>
          <w:rFonts w:ascii="Times New Roman" w:hAnsi="Times New Roman" w:cs="Times New Roman"/>
          <w:iCs/>
          <w:sz w:val="24"/>
          <w:szCs w:val="24"/>
        </w:rPr>
        <w:t xml:space="preserve"> genes</w:t>
      </w:r>
      <w:r>
        <w:rPr>
          <w:rFonts w:ascii="Times New Roman" w:hAnsi="Times New Roman" w:cs="Times New Roman"/>
          <w:iCs/>
          <w:sz w:val="24"/>
          <w:szCs w:val="24"/>
        </w:rPr>
        <w:t xml:space="preserve"> annotated in </w:t>
      </w:r>
      <w:r>
        <w:rPr>
          <w:rFonts w:ascii="Times New Roman" w:hAnsi="Times New Roman" w:cs="Times New Roman"/>
          <w:i/>
          <w:sz w:val="24"/>
          <w:szCs w:val="24"/>
        </w:rPr>
        <w:t>M. musculus</w:t>
      </w:r>
      <w:r w:rsidRPr="00031896">
        <w:rPr>
          <w:rFonts w:ascii="Times New Roman" w:hAnsi="Times New Roman" w:cs="Times New Roman"/>
          <w:iCs/>
          <w:sz w:val="24"/>
          <w:szCs w:val="24"/>
        </w:rPr>
        <w:t xml:space="preserve"> from </w:t>
      </w:r>
      <w:proofErr w:type="spellStart"/>
      <w:r w:rsidRPr="00031896">
        <w:rPr>
          <w:rFonts w:ascii="Times New Roman" w:hAnsi="Times New Roman" w:cs="Times New Roman"/>
          <w:iCs/>
          <w:sz w:val="24"/>
          <w:szCs w:val="24"/>
        </w:rPr>
        <w:t>Ensembl</w:t>
      </w:r>
      <w:proofErr w:type="spellEnd"/>
      <w:r w:rsidRPr="00031896">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(release 99; Cunningham, et al. 2022)</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w:t>
      </w:r>
      <w:r>
        <w:rPr>
          <w:rFonts w:ascii="Times New Roman" w:hAnsi="Times New Roman" w:cs="Times New Roman"/>
          <w:iCs/>
          <w:sz w:val="24"/>
          <w:szCs w:val="24"/>
        </w:rPr>
        <w:t xml:space="preserve">all </w:t>
      </w:r>
      <w:r w:rsidRPr="00031896">
        <w:rPr>
          <w:rFonts w:ascii="Times New Roman" w:hAnsi="Times New Roman" w:cs="Times New Roman"/>
          <w:iCs/>
          <w:sz w:val="24"/>
          <w:szCs w:val="24"/>
        </w:rPr>
        <w:t xml:space="preserve">3,129 UCEs from </w:t>
      </w:r>
      <w:r w:rsidRPr="00DF4DCD">
        <w:rPr>
          <w:rFonts w:ascii="Times New Roman" w:hAnsi="Times New Roman" w:cs="Times New Roman"/>
          <w:sz w:val="24"/>
          <w:szCs w:val="24"/>
        </w:rPr>
        <w:t xml:space="preserve">the </w:t>
      </w:r>
      <w:r w:rsidRPr="00DF4DCD">
        <w:rPr>
          <w:rFonts w:ascii="Times New Roman" w:hAnsi="Times New Roman" w:cs="Times New Roman"/>
          <w:i/>
          <w:iCs/>
          <w:sz w:val="24"/>
          <w:szCs w:val="24"/>
        </w:rPr>
        <w:t>M</w:t>
      </w:r>
      <w:r>
        <w:rPr>
          <w:rFonts w:ascii="Times New Roman" w:hAnsi="Times New Roman" w:cs="Times New Roman"/>
          <w:i/>
          <w:iCs/>
          <w:sz w:val="24"/>
          <w:szCs w:val="24"/>
        </w:rPr>
        <w:t>.</w:t>
      </w:r>
      <w:r w:rsidRPr="00DF4DCD">
        <w:rPr>
          <w:rFonts w:ascii="Times New Roman" w:hAnsi="Times New Roman" w:cs="Times New Roman"/>
          <w:i/>
          <w:iCs/>
          <w:sz w:val="24"/>
          <w:szCs w:val="24"/>
        </w:rPr>
        <w:t xml:space="preserve"> musculus</w:t>
      </w:r>
      <w:r w:rsidRPr="00DF4DCD">
        <w:rPr>
          <w:rFonts w:ascii="Times New Roman" w:hAnsi="Times New Roman" w:cs="Times New Roman"/>
          <w:sz w:val="24"/>
          <w:szCs w:val="24"/>
        </w:rPr>
        <w:t xml:space="preserve"> UCE probe set provided with </w:t>
      </w:r>
      <w:r>
        <w:rPr>
          <w:rFonts w:ascii="Times New Roman" w:hAnsi="Times New Roman" w:cs="Times New Roman"/>
          <w:sz w:val="24"/>
          <w:szCs w:val="24"/>
        </w:rPr>
        <w:t xml:space="preserve">PHYLUCE </w:t>
      </w:r>
      <w:r>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 et al. 2012; Faircloth 2016)</w:t>
      </w:r>
      <w:r>
        <w:rPr>
          <w:rFonts w:ascii="Times New Roman" w:hAnsi="Times New Roman" w:cs="Times New Roman"/>
          <w:sz w:val="24"/>
          <w:szCs w:val="24"/>
        </w:rPr>
        <w:fldChar w:fldCharType="end"/>
      </w:r>
      <w:r w:rsidRPr="00031896">
        <w:rPr>
          <w:rFonts w:ascii="Times New Roman" w:hAnsi="Times New Roman" w:cs="Times New Roman"/>
          <w:iCs/>
          <w:sz w:val="24"/>
          <w:szCs w:val="24"/>
        </w:rPr>
        <w:t>, and 9,865 recombination hotspot</w:t>
      </w:r>
      <w:r>
        <w:rPr>
          <w:rFonts w:ascii="Times New Roman" w:hAnsi="Times New Roman" w:cs="Times New Roman"/>
          <w:iCs/>
          <w:sz w:val="24"/>
          <w:szCs w:val="24"/>
        </w:rPr>
        <w:t>s</w:t>
      </w:r>
      <w:r w:rsidRPr="00031896">
        <w:rPr>
          <w:rFonts w:ascii="Times New Roman" w:hAnsi="Times New Roman" w:cs="Times New Roman"/>
          <w:iCs/>
          <w:sz w:val="24"/>
          <w:szCs w:val="24"/>
        </w:rPr>
        <w:t xml:space="preserve"> from</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Smagulova, et al. (2011)</w:t>
      </w:r>
      <w:r>
        <w:rPr>
          <w:rFonts w:ascii="Times New Roman" w:hAnsi="Times New Roman" w:cs="Times New Roman"/>
          <w:iCs/>
          <w:sz w:val="24"/>
          <w:szCs w:val="24"/>
        </w:rPr>
        <w:fldChar w:fldCharType="end"/>
      </w:r>
      <w:r>
        <w:rPr>
          <w:rFonts w:ascii="Times New Roman" w:hAnsi="Times New Roman" w:cs="Times New Roman"/>
          <w:iCs/>
          <w:sz w:val="24"/>
          <w:szCs w:val="24"/>
        </w:rPr>
        <w:t>.</w:t>
      </w:r>
      <w:r w:rsidRPr="00031896">
        <w:rPr>
          <w:rFonts w:ascii="Times New Roman" w:hAnsi="Times New Roman" w:cs="Times New Roman"/>
          <w:iCs/>
          <w:sz w:val="24"/>
          <w:szCs w:val="24"/>
        </w:rPr>
        <w:t xml:space="preserve"> The recombination hotspot coordinates were converted between build 37 and build 38 using the </w:t>
      </w:r>
      <w:proofErr w:type="spellStart"/>
      <w:r w:rsidRPr="00031896">
        <w:rPr>
          <w:rFonts w:ascii="Times New Roman" w:hAnsi="Times New Roman" w:cs="Times New Roman"/>
          <w:iCs/>
          <w:sz w:val="24"/>
          <w:szCs w:val="24"/>
        </w:rPr>
        <w:t>liftOver</w:t>
      </w:r>
      <w:proofErr w:type="spellEnd"/>
      <w:r w:rsidRPr="00031896">
        <w:rPr>
          <w:rFonts w:ascii="Times New Roman" w:hAnsi="Times New Roman" w:cs="Times New Roman"/>
          <w:iCs/>
          <w:sz w:val="24"/>
          <w:szCs w:val="24"/>
        </w:rPr>
        <w:t xml:space="preserve"> tool</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(Hinrichs, et al. 2006)</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For each feature, </w:t>
      </w:r>
      <w:r>
        <w:rPr>
          <w:rFonts w:ascii="Times New Roman" w:hAnsi="Times New Roman" w:cs="Times New Roman"/>
          <w:iCs/>
          <w:sz w:val="24"/>
          <w:szCs w:val="24"/>
        </w:rPr>
        <w:t xml:space="preserve">the starting window was the 10kb window containing the feature’s midpoint coordinate. </w:t>
      </w:r>
      <w:r w:rsidRPr="00031896">
        <w:rPr>
          <w:rFonts w:ascii="Times New Roman" w:hAnsi="Times New Roman" w:cs="Times New Roman"/>
          <w:iCs/>
          <w:sz w:val="24"/>
          <w:szCs w:val="24"/>
        </w:rPr>
        <w:t xml:space="preserve">We then calculated </w:t>
      </w:r>
      <w:proofErr w:type="spellStart"/>
      <w:r w:rsidRPr="00031896">
        <w:rPr>
          <w:rFonts w:ascii="Times New Roman" w:hAnsi="Times New Roman" w:cs="Times New Roman"/>
          <w:iCs/>
          <w:sz w:val="24"/>
          <w:szCs w:val="24"/>
        </w:rPr>
        <w:t>wRF</w:t>
      </w:r>
      <w:proofErr w:type="spellEnd"/>
      <w:r w:rsidRPr="00031896">
        <w:rPr>
          <w:rFonts w:ascii="Times New Roman" w:hAnsi="Times New Roman" w:cs="Times New Roman"/>
          <w:iCs/>
          <w:sz w:val="24"/>
          <w:szCs w:val="24"/>
        </w:rPr>
        <w:t xml:space="preserve"> between this window and all windows </w:t>
      </w:r>
      <w:r>
        <w:rPr>
          <w:rFonts w:ascii="Times New Roman" w:hAnsi="Times New Roman" w:cs="Times New Roman"/>
          <w:iCs/>
          <w:sz w:val="24"/>
          <w:szCs w:val="24"/>
        </w:rPr>
        <w:t>within</w:t>
      </w:r>
      <w:r w:rsidRPr="00031896">
        <w:rPr>
          <w:rFonts w:ascii="Times New Roman" w:hAnsi="Times New Roman" w:cs="Times New Roman"/>
          <w:iCs/>
          <w:sz w:val="24"/>
          <w:szCs w:val="24"/>
        </w:rPr>
        <w:t xml:space="preserve"> </w:t>
      </w:r>
      <w:r>
        <w:rPr>
          <w:rFonts w:ascii="Times New Roman" w:hAnsi="Times New Roman" w:cs="Times New Roman"/>
          <w:iCs/>
          <w:sz w:val="24"/>
          <w:szCs w:val="24"/>
        </w:rPr>
        <w:t>5</w:t>
      </w:r>
      <w:r w:rsidRPr="00031896">
        <w:rPr>
          <w:rFonts w:ascii="Times New Roman" w:hAnsi="Times New Roman" w:cs="Times New Roman"/>
          <w:iCs/>
          <w:sz w:val="24"/>
          <w:szCs w:val="24"/>
        </w:rPr>
        <w:t>Mb in either direction</w:t>
      </w:r>
      <w:r>
        <w:rPr>
          <w:rFonts w:ascii="Times New Roman" w:hAnsi="Times New Roman" w:cs="Times New Roman"/>
          <w:iCs/>
          <w:sz w:val="24"/>
          <w:szCs w:val="24"/>
        </w:rPr>
        <w:t xml:space="preserve"> and for each chromosome compared the slope and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 of windows adjacent to the feature with the same metrics for the whole chromosome</w:t>
      </w:r>
      <w:r w:rsidRPr="00031896">
        <w:rPr>
          <w:rFonts w:ascii="Times New Roman" w:hAnsi="Times New Roman" w:cs="Times New Roman"/>
          <w:iCs/>
          <w:sz w:val="24"/>
          <w:szCs w:val="24"/>
        </w:rPr>
        <w:t>.</w:t>
      </w:r>
      <w:r>
        <w:rPr>
          <w:rFonts w:ascii="Times New Roman" w:hAnsi="Times New Roman" w:cs="Times New Roman"/>
          <w:iCs/>
          <w:sz w:val="24"/>
          <w:szCs w:val="24"/>
        </w:rPr>
        <w:t xml:space="preserve"> We compared distributions of these measures for each genomic feature with an ANOVA (</w:t>
      </w:r>
      <w:proofErr w:type="spellStart"/>
      <w:r>
        <w:rPr>
          <w:rFonts w:ascii="Times New Roman" w:hAnsi="Times New Roman" w:cs="Times New Roman"/>
          <w:iCs/>
          <w:sz w:val="24"/>
          <w:szCs w:val="24"/>
        </w:rPr>
        <w:t>aov</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feature.measure</w:t>
      </w:r>
      <w:proofErr w:type="spellEnd"/>
      <w:r>
        <w:rPr>
          <w:rFonts w:ascii="Times New Roman" w:hAnsi="Times New Roman" w:cs="Times New Roman"/>
          <w:iCs/>
          <w:sz w:val="24"/>
          <w:szCs w:val="24"/>
        </w:rPr>
        <w:t xml:space="preserve"> ~ </w:t>
      </w:r>
      <w:proofErr w:type="spellStart"/>
      <w:r>
        <w:rPr>
          <w:rFonts w:ascii="Times New Roman" w:hAnsi="Times New Roman" w:cs="Times New Roman"/>
          <w:iCs/>
          <w:sz w:val="24"/>
          <w:szCs w:val="24"/>
        </w:rPr>
        <w:t>feature.label</w:t>
      </w:r>
      <w:proofErr w:type="spellEnd"/>
      <w:r>
        <w:rPr>
          <w:rFonts w:ascii="Times New Roman" w:hAnsi="Times New Roman" w:cs="Times New Roman"/>
          <w:iCs/>
          <w:sz w:val="24"/>
          <w:szCs w:val="24"/>
        </w:rPr>
        <w:t>)) followed by Tukey’s range test (</w:t>
      </w:r>
      <w:proofErr w:type="spellStart"/>
      <w:r>
        <w:rPr>
          <w:rFonts w:ascii="Times New Roman" w:hAnsi="Times New Roman" w:cs="Times New Roman"/>
          <w:iCs/>
          <w:sz w:val="24"/>
          <w:szCs w:val="24"/>
        </w:rPr>
        <w:t>TukeyHSD</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anova.result</w:t>
      </w:r>
      <w:proofErr w:type="spellEnd"/>
      <w:r>
        <w:rPr>
          <w:rFonts w:ascii="Times New Roman" w:hAnsi="Times New Roman" w:cs="Times New Roman"/>
          <w:iCs/>
          <w:sz w:val="24"/>
          <w:szCs w:val="24"/>
        </w:rPr>
        <w:t xml:space="preserve">)) to assess differences in means, as implemented in R v4.1.1 </w:t>
      </w:r>
      <w:r>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iCs/>
          <w:sz w:val="24"/>
          <w:szCs w:val="24"/>
        </w:rPr>
        <w:fldChar w:fldCharType="separate"/>
      </w:r>
      <w:r>
        <w:rPr>
          <w:rFonts w:ascii="Times New Roman" w:hAnsi="Times New Roman" w:cs="Times New Roman"/>
          <w:iCs/>
          <w:noProof/>
          <w:sz w:val="24"/>
          <w:szCs w:val="24"/>
        </w:rPr>
        <w:t>(R Core Team 2021)</w:t>
      </w:r>
      <w:r>
        <w:rPr>
          <w:rFonts w:ascii="Times New Roman" w:hAnsi="Times New Roman" w:cs="Times New Roman"/>
          <w:iCs/>
          <w:sz w:val="24"/>
          <w:szCs w:val="24"/>
        </w:rPr>
        <w:fldChar w:fldCharType="end"/>
      </w:r>
      <w:r>
        <w:rPr>
          <w:rFonts w:ascii="Times New Roman" w:hAnsi="Times New Roman" w:cs="Times New Roman"/>
          <w:iCs/>
          <w:sz w:val="24"/>
          <w:szCs w:val="24"/>
        </w:rPr>
        <w:t>.</w:t>
      </w:r>
    </w:p>
    <w:p w14:paraId="22A513CB" w14:textId="77777777" w:rsidR="00A849E6" w:rsidRPr="00031896" w:rsidRDefault="00A849E6" w:rsidP="00A849E6">
      <w:pPr>
        <w:pStyle w:val="Heading2"/>
        <w:rPr>
          <w:b/>
          <w:bCs/>
        </w:rPr>
      </w:pPr>
      <w:r>
        <w:t>Molecular</w:t>
      </w:r>
      <w:r w:rsidRPr="00031896">
        <w:t xml:space="preserve"> </w:t>
      </w:r>
      <w:r>
        <w:t xml:space="preserve">evolution </w:t>
      </w:r>
    </w:p>
    <w:p w14:paraId="31F5223F" w14:textId="5F750E91" w:rsidR="00A849E6" w:rsidRDefault="00A849E6" w:rsidP="00A849E6">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To test how tree misspecification affects </w:t>
      </w:r>
      <w:r>
        <w:rPr>
          <w:rFonts w:ascii="Times New Roman" w:hAnsi="Times New Roman" w:cs="Times New Roman"/>
          <w:sz w:val="24"/>
          <w:szCs w:val="24"/>
        </w:rPr>
        <w:t xml:space="preserve">common model-based </w:t>
      </w:r>
      <w:r w:rsidRPr="00031896">
        <w:rPr>
          <w:rFonts w:ascii="Times New Roman" w:hAnsi="Times New Roman" w:cs="Times New Roman"/>
          <w:sz w:val="24"/>
          <w:szCs w:val="24"/>
        </w:rPr>
        <w:t xml:space="preserve">analyses of </w:t>
      </w:r>
      <w:r>
        <w:rPr>
          <w:rFonts w:ascii="Times New Roman" w:hAnsi="Times New Roman" w:cs="Times New Roman"/>
          <w:sz w:val="24"/>
          <w:szCs w:val="24"/>
        </w:rPr>
        <w:t>molecular evolution</w:t>
      </w:r>
      <w:r w:rsidRPr="00031896">
        <w:rPr>
          <w:rFonts w:ascii="Times New Roman" w:hAnsi="Times New Roman" w:cs="Times New Roman"/>
          <w:sz w:val="24"/>
          <w:szCs w:val="24"/>
        </w:rPr>
        <w:t>, we retrieved 2</w:t>
      </w:r>
      <w:r>
        <w:rPr>
          <w:rFonts w:ascii="Times New Roman" w:hAnsi="Times New Roman" w:cs="Times New Roman"/>
          <w:sz w:val="24"/>
          <w:szCs w:val="24"/>
        </w:rPr>
        <w:t>2</w:t>
      </w:r>
      <w:r w:rsidRPr="00031896">
        <w:rPr>
          <w:rFonts w:ascii="Times New Roman" w:hAnsi="Times New Roman" w:cs="Times New Roman"/>
          <w:sz w:val="24"/>
          <w:szCs w:val="24"/>
        </w:rPr>
        <w:t>,</w:t>
      </w:r>
      <w:r>
        <w:rPr>
          <w:rFonts w:ascii="Times New Roman" w:hAnsi="Times New Roman" w:cs="Times New Roman"/>
          <w:sz w:val="24"/>
          <w:szCs w:val="24"/>
        </w:rPr>
        <w:t>261</w:t>
      </w:r>
      <w:r w:rsidRPr="00031896">
        <w:rPr>
          <w:rFonts w:ascii="Times New Roman" w:hAnsi="Times New Roman" w:cs="Times New Roman"/>
          <w:sz w:val="24"/>
          <w:szCs w:val="24"/>
        </w:rPr>
        <w:t xml:space="preserve"> coding sequences </w:t>
      </w:r>
      <w:r>
        <w:rPr>
          <w:rFonts w:ascii="Times New Roman" w:hAnsi="Times New Roman" w:cs="Times New Roman"/>
          <w:sz w:val="24"/>
          <w:szCs w:val="24"/>
        </w:rPr>
        <w:t xml:space="preserve">from </w:t>
      </w:r>
      <w:r w:rsidRPr="00D4662B">
        <w:rPr>
          <w:rFonts w:ascii="Times New Roman" w:hAnsi="Times New Roman" w:cs="Times New Roman"/>
          <w:i/>
          <w:sz w:val="24"/>
          <w:szCs w:val="24"/>
        </w:rPr>
        <w:t>M. musculus</w:t>
      </w:r>
      <w:r>
        <w:rPr>
          <w:rFonts w:ascii="Times New Roman" w:hAnsi="Times New Roman" w:cs="Times New Roman"/>
          <w:iCs/>
          <w:sz w:val="24"/>
          <w:szCs w:val="24"/>
        </w:rPr>
        <w:t xml:space="preserve"> using the longest coding transcript of </w:t>
      </w:r>
      <w:r>
        <w:rPr>
          <w:rFonts w:ascii="Times New Roman" w:hAnsi="Times New Roman" w:cs="Times New Roman"/>
          <w:iCs/>
          <w:sz w:val="24"/>
          <w:szCs w:val="24"/>
        </w:rPr>
        <w:lastRenderedPageBreak/>
        <w:t xml:space="preserve">each gene. </w:t>
      </w:r>
      <w:r w:rsidRPr="00031896">
        <w:rPr>
          <w:rFonts w:ascii="Times New Roman" w:hAnsi="Times New Roman" w:cs="Times New Roman"/>
          <w:sz w:val="24"/>
          <w:szCs w:val="24"/>
        </w:rPr>
        <w:t>Coding coordinates from</w:t>
      </w:r>
      <w:r>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coding sequences </w:t>
      </w:r>
      <w:r w:rsidRPr="00031896">
        <w:rPr>
          <w:rFonts w:ascii="Times New Roman" w:hAnsi="Times New Roman" w:cs="Times New Roman"/>
          <w:sz w:val="24"/>
          <w:szCs w:val="24"/>
        </w:rPr>
        <w:t xml:space="preserve">were transposed to the new assemblies via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sequences retrieved with</w:t>
      </w:r>
      <w:r>
        <w:rPr>
          <w:rFonts w:ascii="Times New Roman" w:hAnsi="Times New Roman" w:cs="Times New Roman"/>
          <w:sz w:val="24"/>
          <w:szCs w:val="24"/>
        </w:rPr>
        <w:t xml:space="preserve">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getfasta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We recovered 17,216 genes that were present in all 7 species.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Using </w:t>
      </w:r>
      <w:r w:rsidRPr="00031896">
        <w:rPr>
          <w:rFonts w:ascii="Times New Roman" w:hAnsi="Times New Roman" w:cs="Times New Roman"/>
          <w:sz w:val="24"/>
          <w:szCs w:val="24"/>
        </w:rPr>
        <w:t xml:space="preserve">MACSE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&lt;EndNote&gt;&lt;Cite&gt;&lt;Author&gt;Ranwez&lt;/Author&gt;&lt;Year&gt;2018&lt;/Year&gt;&lt;RecNum&gt;60&lt;/RecNum&gt;&lt;DisplayText&gt;(Ranwez, et al. 2018)&lt;/DisplayText&gt;&lt;record&gt;&lt;rec-number&gt;60&lt;/rec-number&gt;&lt;foreign-keys&gt;&lt;key app="EN" db-id="vdwt9psdezv5tlee9vn5swzfzafw0azp5adx" timestamp="1642610107"&gt;60&lt;/key&gt;&lt;/foreign-keys&gt;&lt;ref-type name="Journal Article"&gt;17&lt;/ref-type&gt;&lt;contributors&gt;&lt;authors&gt;&lt;author&gt;Ranwez, V.&lt;/author&gt;&lt;author&gt;Douzery, E. J. P.&lt;/author&gt;&lt;author&gt;Cambon, C.&lt;/author&gt;&lt;author&gt;Chantret, N.&lt;/author&gt;&lt;author&gt;Delsuc, F.&lt;/author&gt;&lt;/authors&gt;&lt;/contributors&gt;&lt;auth-address&gt;AGAP, Universite de Montpellier, CIRAD, INRA, Montpellier SupAgro, Montpellier, France.&amp;#xD;Institut des Sciences de l&amp;apos;Evolution de Montpellier (ISEM), UMR 5554, CNRS, EPHE, IRD, Universite de Montpellier, Montpellier, France.&lt;/auth-address&gt;&lt;titles&gt;&lt;title&gt;MACSE v2: Toolkit for the Alignment of Coding Sequences Accounting for Frameshifts and Stop Codons&lt;/title&gt;&lt;secondary-title&gt;Mol Biol Evol&lt;/secondary-title&gt;&lt;/titles&gt;&lt;periodical&gt;&lt;full-title&gt;Mol Biol Evol&lt;/full-title&gt;&lt;/periodical&gt;&lt;pages&gt;2582-2584&lt;/pages&gt;&lt;volume&gt;35&lt;/volume&gt;&lt;number&gt;10&lt;/number&gt;&lt;edition&gt;2018/08/31&lt;/edition&gt;&lt;keywords&gt;&lt;keyword&gt;Codon, Terminator&lt;/keyword&gt;&lt;keyword&gt;Frameshift Mutation&lt;/keyword&gt;&lt;keyword&gt;*Sequence Alignment&lt;/keyword&gt;&lt;keyword&gt;*Software&lt;/keyword&gt;&lt;/keywords&gt;&lt;dates&gt;&lt;year&gt;2018&lt;/year&gt;&lt;pub-dates&gt;&lt;date&gt;Oct 1&lt;/date&gt;&lt;/pub-dates&gt;&lt;/dates&gt;&lt;isbn&gt;1537-1719 (Electronic)&amp;#xD;0737-4038 (Linking)&lt;/isbn&gt;&lt;accession-num&gt;30165589&lt;/accession-num&gt;&lt;urls&gt;&lt;related-urls&gt;&lt;url&gt;https://www.ncbi.nlm.nih.gov/pubmed/30165589&lt;/url&gt;&lt;/related-urls&gt;&lt;/urls&gt;&lt;custom2&gt;PMC6188553&lt;/custom2&gt;&lt;electronic-resource-num&gt;10.1093/molbev/msy159&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(Ranwez,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we trimmed non-homologous regions from each ortholog using </w:t>
      </w:r>
      <w:proofErr w:type="spellStart"/>
      <w:r>
        <w:rPr>
          <w:rFonts w:ascii="Times New Roman" w:hAnsi="Times New Roman" w:cs="Times New Roman"/>
          <w:sz w:val="24"/>
          <w:szCs w:val="24"/>
        </w:rPr>
        <w:t>trimNonHomologousFragments</w:t>
      </w:r>
      <w:proofErr w:type="spellEnd"/>
      <w:r>
        <w:rPr>
          <w:rFonts w:ascii="Times New Roman" w:hAnsi="Times New Roman" w:cs="Times New Roman"/>
          <w:sz w:val="24"/>
          <w:szCs w:val="24"/>
        </w:rPr>
        <w:t xml:space="preserve">, aligned the orthologs using </w:t>
      </w:r>
      <w:proofErr w:type="spellStart"/>
      <w:r>
        <w:rPr>
          <w:rFonts w:ascii="Times New Roman" w:hAnsi="Times New Roman" w:cs="Times New Roman"/>
          <w:sz w:val="24"/>
          <w:szCs w:val="24"/>
        </w:rPr>
        <w:t>alignSequences</w:t>
      </w:r>
      <w:proofErr w:type="spellEnd"/>
      <w:r>
        <w:rPr>
          <w:rFonts w:ascii="Times New Roman" w:hAnsi="Times New Roman" w:cs="Times New Roman"/>
          <w:sz w:val="24"/>
          <w:szCs w:val="24"/>
        </w:rPr>
        <w:t xml:space="preserve">, and trimmed the aligned sequences with </w:t>
      </w:r>
      <w:proofErr w:type="spellStart"/>
      <w:r>
        <w:rPr>
          <w:rFonts w:ascii="Times New Roman" w:hAnsi="Times New Roman" w:cs="Times New Roman"/>
          <w:sz w:val="24"/>
          <w:szCs w:val="24"/>
        </w:rPr>
        <w:t>trimAlignment</w:t>
      </w:r>
      <w:proofErr w:type="spellEnd"/>
      <w:r>
        <w:rPr>
          <w:rFonts w:ascii="Times New Roman" w:hAnsi="Times New Roman" w:cs="Times New Roman"/>
          <w:sz w:val="24"/>
          <w:szCs w:val="24"/>
        </w:rPr>
        <w:t xml:space="preserve"> to remove unaligned flanking regions.</w:t>
      </w:r>
      <w:r w:rsidRPr="00031896">
        <w:rPr>
          <w:rFonts w:ascii="Times New Roman" w:hAnsi="Times New Roman" w:cs="Times New Roman"/>
          <w:sz w:val="24"/>
          <w:szCs w:val="24"/>
        </w:rPr>
        <w:t xml:space="preserve"> </w:t>
      </w:r>
      <w:r>
        <w:rPr>
          <w:rFonts w:ascii="Times New Roman" w:hAnsi="Times New Roman" w:cs="Times New Roman"/>
          <w:sz w:val="24"/>
          <w:szCs w:val="24"/>
        </w:rPr>
        <w:t>Finally, we manually filtered the alignments using the following (non-mutually exclusive) criteria: 3,368 alignments were removed during filtering for gapped sites,</w:t>
      </w:r>
      <w:r w:rsidRPr="00031896">
        <w:rPr>
          <w:rFonts w:ascii="Times New Roman" w:hAnsi="Times New Roman" w:cs="Times New Roman"/>
          <w:sz w:val="24"/>
          <w:szCs w:val="24"/>
        </w:rPr>
        <w:t xml:space="preserve"> </w:t>
      </w:r>
      <w:r>
        <w:rPr>
          <w:rFonts w:ascii="Times New Roman" w:hAnsi="Times New Roman" w:cs="Times New Roman"/>
          <w:sz w:val="24"/>
          <w:szCs w:val="24"/>
        </w:rPr>
        <w:t>3,132</w:t>
      </w:r>
      <w:r w:rsidRPr="00031896">
        <w:rPr>
          <w:rFonts w:ascii="Times New Roman" w:hAnsi="Times New Roman" w:cs="Times New Roman"/>
          <w:sz w:val="24"/>
          <w:szCs w:val="24"/>
        </w:rPr>
        <w:t xml:space="preserve"> alignments </w:t>
      </w:r>
      <w:r>
        <w:rPr>
          <w:rFonts w:ascii="Times New Roman" w:hAnsi="Times New Roman" w:cs="Times New Roman"/>
          <w:sz w:val="24"/>
          <w:szCs w:val="24"/>
        </w:rPr>
        <w:t>had</w:t>
      </w:r>
      <w:r w:rsidRPr="00031896">
        <w:rPr>
          <w:rFonts w:ascii="Times New Roman" w:hAnsi="Times New Roman" w:cs="Times New Roman"/>
          <w:sz w:val="24"/>
          <w:szCs w:val="24"/>
        </w:rPr>
        <w:t xml:space="preserve"> a premature stop codon in at least one species, </w:t>
      </w:r>
      <w:r>
        <w:rPr>
          <w:rFonts w:ascii="Times New Roman" w:hAnsi="Times New Roman" w:cs="Times New Roman"/>
          <w:sz w:val="24"/>
          <w:szCs w:val="24"/>
        </w:rPr>
        <w:t>1,571</w:t>
      </w:r>
      <w:r w:rsidRPr="00031896">
        <w:rPr>
          <w:rFonts w:ascii="Times New Roman" w:hAnsi="Times New Roman" w:cs="Times New Roman"/>
          <w:sz w:val="24"/>
          <w:szCs w:val="24"/>
        </w:rPr>
        <w:t xml:space="preserve"> alignments </w:t>
      </w:r>
      <w:r>
        <w:rPr>
          <w:rFonts w:ascii="Times New Roman" w:hAnsi="Times New Roman" w:cs="Times New Roman"/>
          <w:sz w:val="24"/>
          <w:szCs w:val="24"/>
        </w:rPr>
        <w:t>had only 3 or fewer unique sequences among the 7 species</w:t>
      </w:r>
      <w:r w:rsidRPr="00031896">
        <w:rPr>
          <w:rFonts w:ascii="Times New Roman" w:hAnsi="Times New Roman" w:cs="Times New Roman"/>
          <w:sz w:val="24"/>
          <w:szCs w:val="24"/>
        </w:rPr>
        <w:t xml:space="preserve">, and </w:t>
      </w:r>
      <w:r>
        <w:rPr>
          <w:rFonts w:ascii="Times New Roman" w:hAnsi="Times New Roman" w:cs="Times New Roman"/>
          <w:sz w:val="24"/>
          <w:szCs w:val="24"/>
        </w:rPr>
        <w:t>78</w:t>
      </w:r>
      <w:r w:rsidRPr="00031896">
        <w:rPr>
          <w:rFonts w:ascii="Times New Roman" w:hAnsi="Times New Roman" w:cs="Times New Roman"/>
          <w:sz w:val="24"/>
          <w:szCs w:val="24"/>
        </w:rPr>
        <w:t xml:space="preserve"> alignments </w:t>
      </w:r>
      <w:r>
        <w:rPr>
          <w:rFonts w:ascii="Times New Roman" w:hAnsi="Times New Roman" w:cs="Times New Roman"/>
          <w:sz w:val="24"/>
          <w:szCs w:val="24"/>
        </w:rPr>
        <w:t>we</w:t>
      </w:r>
      <w:r w:rsidRPr="00031896">
        <w:rPr>
          <w:rFonts w:ascii="Times New Roman" w:hAnsi="Times New Roman" w:cs="Times New Roman"/>
          <w:sz w:val="24"/>
          <w:szCs w:val="24"/>
        </w:rPr>
        <w:t>re shorter than 100</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bp. </w:t>
      </w:r>
      <w:r>
        <w:rPr>
          <w:rFonts w:ascii="Times New Roman" w:hAnsi="Times New Roman" w:cs="Times New Roman"/>
          <w:sz w:val="24"/>
          <w:szCs w:val="24"/>
        </w:rPr>
        <w:t xml:space="preserve">After filtering, 12,559 </w:t>
      </w:r>
      <w:r w:rsidRPr="00031896">
        <w:rPr>
          <w:rFonts w:ascii="Times New Roman" w:hAnsi="Times New Roman" w:cs="Times New Roman"/>
          <w:sz w:val="24"/>
          <w:szCs w:val="24"/>
        </w:rPr>
        <w:t>total alignments for tree reconstruction and inference of selection.</w:t>
      </w:r>
      <w:r>
        <w:rPr>
          <w:rFonts w:ascii="Times New Roman" w:hAnsi="Times New Roman" w:cs="Times New Roman"/>
          <w:sz w:val="24"/>
          <w:szCs w:val="24"/>
        </w:rPr>
        <w:t xml:space="preserve"> </w:t>
      </w:r>
    </w:p>
    <w:p w14:paraId="242F9A03" w14:textId="3711A7E9"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We </w:t>
      </w:r>
      <w:r>
        <w:rPr>
          <w:rFonts w:ascii="Times New Roman" w:hAnsi="Times New Roman" w:cs="Times New Roman"/>
          <w:sz w:val="24"/>
          <w:szCs w:val="24"/>
        </w:rPr>
        <w:t xml:space="preserve">then </w:t>
      </w:r>
      <w:r w:rsidRPr="00031896">
        <w:rPr>
          <w:rFonts w:ascii="Times New Roman" w:hAnsi="Times New Roman" w:cs="Times New Roman"/>
          <w:sz w:val="24"/>
          <w:szCs w:val="24"/>
        </w:rPr>
        <w:t>used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to reconstruct a single species</w:t>
      </w:r>
      <w:r>
        <w:rPr>
          <w:rFonts w:ascii="Times New Roman" w:hAnsi="Times New Roman" w:cs="Times New Roman"/>
          <w:sz w:val="24"/>
          <w:szCs w:val="24"/>
        </w:rPr>
        <w:t xml:space="preserve"> </w:t>
      </w:r>
      <w:r w:rsidRPr="00031896">
        <w:rPr>
          <w:rFonts w:ascii="Times New Roman" w:hAnsi="Times New Roman" w:cs="Times New Roman"/>
          <w:sz w:val="24"/>
          <w:szCs w:val="24"/>
        </w:rPr>
        <w:t>tree from concatenation of all</w:t>
      </w:r>
      <w:r>
        <w:rPr>
          <w:rFonts w:ascii="Times New Roman" w:hAnsi="Times New Roman" w:cs="Times New Roman"/>
          <w:sz w:val="24"/>
          <w:szCs w:val="24"/>
        </w:rPr>
        <w:t xml:space="preserve"> gene</w:t>
      </w:r>
      <w:r w:rsidRPr="00031896">
        <w:rPr>
          <w:rFonts w:ascii="Times New Roman" w:hAnsi="Times New Roman" w:cs="Times New Roman"/>
          <w:sz w:val="24"/>
          <w:szCs w:val="24"/>
        </w:rPr>
        <w:t xml:space="preserve"> alignments</w:t>
      </w:r>
      <w:r>
        <w:rPr>
          <w:rFonts w:ascii="Times New Roman" w:hAnsi="Times New Roman" w:cs="Times New Roman"/>
          <w:sz w:val="24"/>
          <w:szCs w:val="24"/>
        </w:rPr>
        <w:t>,</w:t>
      </w:r>
      <w:r w:rsidRPr="00031896">
        <w:rPr>
          <w:rFonts w:ascii="Times New Roman" w:hAnsi="Times New Roman" w:cs="Times New Roman"/>
          <w:sz w:val="24"/>
          <w:szCs w:val="24"/>
        </w:rPr>
        <w:t xml:space="preserve"> as well as gene</w:t>
      </w:r>
      <w:r>
        <w:rPr>
          <w:rFonts w:ascii="Times New Roman" w:hAnsi="Times New Roman" w:cs="Times New Roman"/>
          <w:sz w:val="24"/>
          <w:szCs w:val="24"/>
        </w:rPr>
        <w:t>-</w:t>
      </w:r>
      <w:r w:rsidRPr="00031896">
        <w:rPr>
          <w:rFonts w:ascii="Times New Roman" w:hAnsi="Times New Roman" w:cs="Times New Roman"/>
          <w:sz w:val="24"/>
          <w:szCs w:val="24"/>
        </w:rPr>
        <w:t>trees for each individual alignment.</w:t>
      </w:r>
      <w:r>
        <w:rPr>
          <w:rFonts w:ascii="Times New Roman" w:hAnsi="Times New Roman" w:cs="Times New Roman"/>
          <w:sz w:val="24"/>
          <w:szCs w:val="24"/>
        </w:rPr>
        <w:t xml:space="preserve"> This species tree from coding regions matches the topologies of these species inferred by concatenation of UCEs in the previous section.</w:t>
      </w:r>
      <w:r w:rsidRPr="00031896">
        <w:rPr>
          <w:rFonts w:ascii="Times New Roman" w:hAnsi="Times New Roman" w:cs="Times New Roman"/>
          <w:sz w:val="24"/>
          <w:szCs w:val="24"/>
        </w:rPr>
        <w:t xml:space="preserve"> Next we ran several tests that use both coding alignments and a tree to infer positive selection: PAML’s M1a vs. M2a test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Y051bT42MTwvUmVjTnVtPjxEaXNwbGF5VGV4dD4oU21pdGgsIGV0IGFsLiAyMDE1YSk8L0Rpc3Bs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Y051bT42MTwvUmVjTnVtPjxEaXNwbGF5VGV4dD4oU21pdGgsIGV0IGFsLiAyMDE1YSk8L0Rpc3Bs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(Smith, et al. 2015a)</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 et al. 2015)</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ran each test twice on each gene, once using the </w:t>
      </w:r>
      <w:r>
        <w:rPr>
          <w:rFonts w:ascii="Times New Roman" w:hAnsi="Times New Roman" w:cs="Times New Roman"/>
          <w:sz w:val="24"/>
          <w:szCs w:val="24"/>
        </w:rPr>
        <w:t xml:space="preserve">species tree derived from concatenated data, </w:t>
      </w:r>
      <w:r w:rsidRPr="00031896">
        <w:rPr>
          <w:rFonts w:ascii="Times New Roman" w:hAnsi="Times New Roman" w:cs="Times New Roman"/>
          <w:sz w:val="24"/>
          <w:szCs w:val="24"/>
        </w:rPr>
        <w:t>and once using the tree</w:t>
      </w:r>
      <w:r>
        <w:rPr>
          <w:rFonts w:ascii="Times New Roman" w:hAnsi="Times New Roman" w:cs="Times New Roman"/>
          <w:sz w:val="24"/>
          <w:szCs w:val="24"/>
        </w:rPr>
        <w:t xml:space="preserve"> estimated for that gene</w:t>
      </w:r>
      <w:r w:rsidRPr="00031896">
        <w:rPr>
          <w:rFonts w:ascii="Times New Roman" w:hAnsi="Times New Roman" w:cs="Times New Roman"/>
          <w:sz w:val="24"/>
          <w:szCs w:val="24"/>
        </w:rPr>
        <w:t xml:space="preserve">. For the </w:t>
      </w:r>
      <w:proofErr w:type="spellStart"/>
      <w:r w:rsidRPr="00031896">
        <w:rPr>
          <w:rFonts w:ascii="Times New Roman" w:hAnsi="Times New Roman" w:cs="Times New Roman"/>
          <w:sz w:val="24"/>
          <w:szCs w:val="24"/>
        </w:rPr>
        <w:t>HyPhy</w:t>
      </w:r>
      <w:proofErr w:type="spellEnd"/>
      <w:r w:rsidRPr="00031896">
        <w:rPr>
          <w:rFonts w:ascii="Times New Roman" w:hAnsi="Times New Roman" w:cs="Times New Roman"/>
          <w:sz w:val="24"/>
          <w:szCs w:val="24"/>
        </w:rPr>
        <w:t xml:space="preserve"> models, no target branch was selected, meaning all branches in the input phylogeny were tested</w:t>
      </w:r>
      <w:r>
        <w:rPr>
          <w:rFonts w:ascii="Times New Roman" w:hAnsi="Times New Roman" w:cs="Times New Roman"/>
          <w:sz w:val="24"/>
          <w:szCs w:val="24"/>
        </w:rPr>
        <w:t>.</w:t>
      </w:r>
    </w:p>
    <w:p w14:paraId="513437BC" w14:textId="36D1AABA"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The end point of each </w:t>
      </w:r>
      <w:r>
        <w:rPr>
          <w:rFonts w:ascii="Times New Roman" w:hAnsi="Times New Roman" w:cs="Times New Roman"/>
          <w:sz w:val="24"/>
          <w:szCs w:val="24"/>
        </w:rPr>
        <w:t>of these</w:t>
      </w:r>
      <w:r w:rsidRPr="00031896">
        <w:rPr>
          <w:rFonts w:ascii="Times New Roman" w:hAnsi="Times New Roman" w:cs="Times New Roman"/>
          <w:sz w:val="24"/>
          <w:szCs w:val="24"/>
        </w:rPr>
        <w:t xml:space="preserve"> three tests is a p-value, which </w:t>
      </w:r>
      <w:r>
        <w:rPr>
          <w:rFonts w:ascii="Times New Roman" w:hAnsi="Times New Roman" w:cs="Times New Roman"/>
          <w:sz w:val="24"/>
          <w:szCs w:val="24"/>
        </w:rPr>
        <w:t>lets</w:t>
      </w:r>
      <w:r w:rsidRPr="00031896">
        <w:rPr>
          <w:rFonts w:ascii="Times New Roman" w:hAnsi="Times New Roman" w:cs="Times New Roman"/>
          <w:sz w:val="24"/>
          <w:szCs w:val="24"/>
        </w:rPr>
        <w:t xml:space="preserve"> us assess whether a model that allows for positively selected sites fits better than a model that does not.</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For M1a vs. M2a, </w:t>
      </w:r>
      <w:r>
        <w:rPr>
          <w:rFonts w:ascii="Times New Roman" w:hAnsi="Times New Roman" w:cs="Times New Roman"/>
          <w:sz w:val="24"/>
          <w:szCs w:val="24"/>
        </w:rPr>
        <w:t xml:space="preserve">we obtained </w:t>
      </w:r>
      <w:r w:rsidRPr="00031896">
        <w:rPr>
          <w:rFonts w:ascii="Times New Roman" w:hAnsi="Times New Roman" w:cs="Times New Roman"/>
          <w:sz w:val="24"/>
          <w:szCs w:val="24"/>
        </w:rPr>
        <w:t xml:space="preserve">the p-value manually by first performing a likelihood ratio test to determine genes under selection by calculating </w:t>
      </w:r>
      <m:oMath>
        <m:r>
          <w:rPr>
            <w:rFonts w:ascii="Cambria Math" w:hAnsi="Cambria Math" w:cs="Times New Roman"/>
            <w:sz w:val="24"/>
            <w:szCs w:val="24"/>
          </w:rPr>
          <m:t>2 * (lnl M1a – lnl M2a)</m:t>
        </m:r>
      </m:oMath>
      <w:r w:rsidRPr="00031896">
        <w:rPr>
          <w:rFonts w:ascii="Times New Roman" w:hAnsi="Times New Roman" w:cs="Times New Roman"/>
          <w:sz w:val="24"/>
          <w:szCs w:val="24"/>
        </w:rPr>
        <w:t>. The p-value of this likelihood ratio is then retrieved from a one-tailed chi-square distribution with 2 degrees of freedom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For BUSTED and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p-values are computed automatically during the test using similar likelihood ratios. For the M1a vs. M2a and BUSTED tests, a single p-value is computed for each gene. P</w:t>
      </w:r>
      <w:r w:rsidRPr="00031896">
        <w:rPr>
          <w:rFonts w:ascii="Times New Roman" w:hAnsi="Times New Roman" w:cs="Times New Roman"/>
          <w:sz w:val="24"/>
          <w:szCs w:val="24"/>
        </w:rPr>
        <w:t xml:space="preserve">-values were adjusted </w:t>
      </w:r>
      <w:r>
        <w:rPr>
          <w:rFonts w:ascii="Times New Roman" w:hAnsi="Times New Roman" w:cs="Times New Roman"/>
          <w:sz w:val="24"/>
          <w:szCs w:val="24"/>
        </w:rPr>
        <w:t>by correcting for</w:t>
      </w:r>
      <w:r w:rsidRPr="00031896">
        <w:rPr>
          <w:rFonts w:ascii="Times New Roman" w:hAnsi="Times New Roman" w:cs="Times New Roman"/>
          <w:sz w:val="24"/>
          <w:szCs w:val="24"/>
        </w:rPr>
        <w:t xml:space="preserve"> false discovery rate</w:t>
      </w:r>
      <w:r>
        <w:rPr>
          <w:rFonts w:ascii="Times New Roman" w:hAnsi="Times New Roman" w:cs="Times New Roman"/>
          <w:sz w:val="24"/>
          <w:szCs w:val="24"/>
        </w:rPr>
        <w:t xml:space="preserve">s </w: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(Benjamini and Hochberg 1995; Yekutieli and Benjamini 1999)</w:t>
      </w:r>
      <w:r>
        <w:rPr>
          <w:rFonts w:ascii="Times New Roman" w:hAnsi="Times New Roman" w:cs="Times New Roman"/>
          <w:sz w:val="24"/>
          <w:szCs w:val="24"/>
        </w:rPr>
        <w:fldChar w:fldCharType="end"/>
      </w:r>
      <w:r>
        <w:rPr>
          <w:rFonts w:ascii="Times New Roman" w:hAnsi="Times New Roman" w:cs="Times New Roman"/>
          <w:sz w:val="24"/>
          <w:szCs w:val="24"/>
        </w:rPr>
        <w:t xml:space="preserve"> using the “</w:t>
      </w:r>
      <w:proofErr w:type="spellStart"/>
      <w:r>
        <w:rPr>
          <w:rFonts w:ascii="Times New Roman" w:hAnsi="Times New Roman" w:cs="Times New Roman"/>
          <w:sz w:val="24"/>
          <w:szCs w:val="24"/>
        </w:rPr>
        <w:t>fdr</w:t>
      </w:r>
      <w:proofErr w:type="spellEnd"/>
      <w:r>
        <w:rPr>
          <w:rFonts w:ascii="Times New Roman" w:hAnsi="Times New Roman" w:cs="Times New Roman"/>
          <w:sz w:val="24"/>
          <w:szCs w:val="24"/>
        </w:rPr>
        <w:t xml:space="preserve">” method in the </w:t>
      </w:r>
      <w:proofErr w:type="spellStart"/>
      <w:r>
        <w:rPr>
          <w:rFonts w:ascii="Times New Roman" w:hAnsi="Times New Roman" w:cs="Times New Roman"/>
          <w:sz w:val="24"/>
          <w:szCs w:val="24"/>
        </w:rPr>
        <w:t>p.adjust</w:t>
      </w:r>
      <w:proofErr w:type="spellEnd"/>
      <w:r>
        <w:rPr>
          <w:rFonts w:ascii="Times New Roman" w:hAnsi="Times New Roman" w:cs="Times New Roman"/>
          <w:sz w:val="24"/>
          <w:szCs w:val="24"/>
        </w:rPr>
        <w:t xml:space="preserve">() function in 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and we categorized a gene as being positively selected if its adjusted p-value was &lt; 0.01. For the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test, a p-value is generated for each branch in the input gene tree.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corrects for multiple testing internally across branches using the Holm-Bonferroni procedure </w:t>
      </w:r>
      <w:r>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(Holm 1979; Pond, et al. 2005)</w:t>
      </w:r>
      <w:r>
        <w:rPr>
          <w:rFonts w:ascii="Times New Roman" w:hAnsi="Times New Roman" w:cs="Times New Roman"/>
          <w:sz w:val="24"/>
          <w:szCs w:val="24"/>
        </w:rPr>
        <w:fldChar w:fldCharType="end"/>
      </w:r>
      <w:r>
        <w:rPr>
          <w:rFonts w:ascii="Times New Roman" w:hAnsi="Times New Roman" w:cs="Times New Roman"/>
          <w:sz w:val="24"/>
          <w:szCs w:val="24"/>
        </w:rPr>
        <w:t xml:space="preserve">. We further correct the p-values across genes with the Bonferroni method and classify a gene as having experienced positive selection if one or more branches has a p-value &lt; 0.01 after all corrections.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coding alignments, trees, and selection tests in parallel.</w:t>
      </w:r>
    </w:p>
    <w:p w14:paraId="0595A4D6" w14:textId="77777777" w:rsidR="00A849E6" w:rsidRDefault="00A849E6" w:rsidP="00A849E6">
      <w:pPr>
        <w:spacing w:after="160" w:line="259" w:lineRule="auto"/>
        <w:jc w:val="both"/>
        <w:rPr>
          <w:rFonts w:ascii="Times New Roman" w:hAnsi="Times New Roman" w:cs="Times New Roman"/>
          <w:sz w:val="24"/>
          <w:szCs w:val="24"/>
        </w:rPr>
      </w:pPr>
    </w:p>
    <w:p w14:paraId="0A4BF3FE" w14:textId="4D6A2DEE" w:rsidR="00851991" w:rsidRDefault="00851991" w:rsidP="00851991">
      <w:pPr>
        <w:pStyle w:val="Heading1"/>
      </w:pPr>
      <w:r>
        <w:t>Data availability</w:t>
      </w:r>
    </w:p>
    <w:p w14:paraId="381D10BA" w14:textId="275BAD00" w:rsidR="00851991" w:rsidRPr="005C2974" w:rsidRDefault="00065536" w:rsidP="005C2974">
      <w:pPr>
        <w:rPr>
          <w:rFonts w:ascii="Times New Roman" w:hAnsi="Times New Roman" w:cs="Times New Roman"/>
          <w:sz w:val="24"/>
          <w:szCs w:val="24"/>
        </w:rPr>
      </w:pPr>
      <w:r>
        <w:rPr>
          <w:rFonts w:ascii="Times New Roman" w:hAnsi="Times New Roman" w:cs="Times New Roman"/>
          <w:sz w:val="24"/>
          <w:szCs w:val="24"/>
        </w:rPr>
        <w:lastRenderedPageBreak/>
        <w:t xml:space="preserve">For the six previously assembled genomes (see Table </w:t>
      </w:r>
      <w:r w:rsidR="005E3AC8">
        <w:rPr>
          <w:rFonts w:ascii="Times New Roman" w:hAnsi="Times New Roman" w:cs="Times New Roman"/>
          <w:sz w:val="24"/>
          <w:szCs w:val="24"/>
        </w:rPr>
        <w:t>S1</w:t>
      </w:r>
      <w:r>
        <w:rPr>
          <w:rFonts w:ascii="Times New Roman" w:hAnsi="Times New Roman" w:cs="Times New Roman"/>
          <w:sz w:val="24"/>
          <w:szCs w:val="24"/>
        </w:rPr>
        <w:t>), a</w:t>
      </w:r>
      <w:r w:rsidR="00851991">
        <w:rPr>
          <w:rFonts w:ascii="Times New Roman" w:hAnsi="Times New Roman" w:cs="Times New Roman"/>
          <w:sz w:val="24"/>
          <w:szCs w:val="24"/>
        </w:rPr>
        <w:t xml:space="preserve">ll raw reads and </w:t>
      </w:r>
      <w:r>
        <w:rPr>
          <w:rFonts w:ascii="Times New Roman" w:hAnsi="Times New Roman" w:cs="Times New Roman"/>
          <w:sz w:val="24"/>
          <w:szCs w:val="24"/>
        </w:rPr>
        <w:t>assemblies</w:t>
      </w:r>
      <w:r w:rsidR="00851991">
        <w:rPr>
          <w:rFonts w:ascii="Times New Roman" w:hAnsi="Times New Roman" w:cs="Times New Roman"/>
          <w:sz w:val="24"/>
          <w:szCs w:val="24"/>
        </w:rPr>
        <w:t xml:space="preserve"> are available </w:t>
      </w:r>
      <w:r>
        <w:rPr>
          <w:rFonts w:ascii="Times New Roman" w:hAnsi="Times New Roman" w:cs="Times New Roman"/>
          <w:sz w:val="24"/>
          <w:szCs w:val="24"/>
        </w:rPr>
        <w:t xml:space="preserve">as an NCBI </w:t>
      </w:r>
      <w:proofErr w:type="spellStart"/>
      <w:r>
        <w:rPr>
          <w:rFonts w:ascii="Times New Roman" w:hAnsi="Times New Roman" w:cs="Times New Roman"/>
          <w:sz w:val="24"/>
          <w:szCs w:val="24"/>
        </w:rPr>
        <w:t>BioProject</w:t>
      </w:r>
      <w:proofErr w:type="spellEnd"/>
      <w:r>
        <w:rPr>
          <w:rFonts w:ascii="Times New Roman" w:hAnsi="Times New Roman" w:cs="Times New Roman"/>
          <w:sz w:val="24"/>
          <w:szCs w:val="24"/>
        </w:rPr>
        <w:t xml:space="preserve"> (</w:t>
      </w:r>
      <w:r w:rsidRPr="00065536">
        <w:rPr>
          <w:rFonts w:ascii="Times New Roman" w:hAnsi="Times New Roman" w:cs="Times New Roman"/>
          <w:sz w:val="24"/>
          <w:szCs w:val="24"/>
        </w:rPr>
        <w:t>Accession Number PRJNA669840</w:t>
      </w:r>
      <w:r>
        <w:rPr>
          <w:rFonts w:ascii="Times New Roman" w:hAnsi="Times New Roman" w:cs="Times New Roman"/>
          <w:sz w:val="24"/>
          <w:szCs w:val="24"/>
        </w:rPr>
        <w:t>)</w:t>
      </w:r>
      <w:r w:rsidR="00851991">
        <w:rPr>
          <w:rFonts w:ascii="Times New Roman" w:hAnsi="Times New Roman" w:cs="Times New Roman"/>
          <w:sz w:val="24"/>
          <w:szCs w:val="24"/>
        </w:rPr>
        <w:t xml:space="preserve">. </w:t>
      </w:r>
      <w:r>
        <w:rPr>
          <w:rFonts w:ascii="Times New Roman" w:hAnsi="Times New Roman" w:cs="Times New Roman"/>
          <w:sz w:val="24"/>
          <w:szCs w:val="24"/>
        </w:rPr>
        <w:t xml:space="preserve">The reads and assembly for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w:t>
      </w:r>
      <w:r w:rsidRPr="00065536">
        <w:rPr>
          <w:rFonts w:ascii="Times New Roman" w:hAnsi="Times New Roman" w:cs="Times New Roman"/>
          <w:sz w:val="24"/>
          <w:szCs w:val="24"/>
        </w:rPr>
        <w:t>typus</w:t>
      </w:r>
      <w:r>
        <w:rPr>
          <w:rFonts w:ascii="Times New Roman" w:hAnsi="Times New Roman" w:cs="Times New Roman"/>
          <w:sz w:val="24"/>
          <w:szCs w:val="24"/>
        </w:rPr>
        <w:t>, p</w:t>
      </w:r>
      <w:r w:rsidR="00851991" w:rsidRPr="00065536">
        <w:rPr>
          <w:rFonts w:ascii="Times New Roman" w:hAnsi="Times New Roman" w:cs="Times New Roman"/>
          <w:sz w:val="24"/>
          <w:szCs w:val="24"/>
        </w:rPr>
        <w:t>seudo</w:t>
      </w:r>
      <w:r w:rsidR="00851991">
        <w:rPr>
          <w:rFonts w:ascii="Times New Roman" w:hAnsi="Times New Roman" w:cs="Times New Roman"/>
          <w:sz w:val="24"/>
          <w:szCs w:val="24"/>
        </w:rPr>
        <w:t>-assemblies</w:t>
      </w:r>
      <w:r>
        <w:rPr>
          <w:rFonts w:ascii="Times New Roman" w:hAnsi="Times New Roman" w:cs="Times New Roman"/>
          <w:sz w:val="24"/>
          <w:szCs w:val="24"/>
        </w:rPr>
        <w:t xml:space="preserve"> for the six other new samples,</w:t>
      </w:r>
      <w:r w:rsidR="00851991">
        <w:rPr>
          <w:rFonts w:ascii="Times New Roman" w:hAnsi="Times New Roman" w:cs="Times New Roman"/>
          <w:sz w:val="24"/>
          <w:szCs w:val="24"/>
        </w:rPr>
        <w:t xml:space="preserve"> and locus alignments (UCEs, genes, and </w:t>
      </w:r>
      <w:r w:rsidR="00385A99">
        <w:rPr>
          <w:rFonts w:ascii="Times New Roman" w:hAnsi="Times New Roman" w:cs="Times New Roman"/>
          <w:sz w:val="24"/>
          <w:szCs w:val="24"/>
        </w:rPr>
        <w:t xml:space="preserve">genomic </w:t>
      </w:r>
      <w:r w:rsidR="00851991">
        <w:rPr>
          <w:rFonts w:ascii="Times New Roman" w:hAnsi="Times New Roman" w:cs="Times New Roman"/>
          <w:sz w:val="24"/>
          <w:szCs w:val="24"/>
        </w:rPr>
        <w:t xml:space="preserve">windows) are available on </w:t>
      </w:r>
      <w:r w:rsidR="00E25CF3">
        <w:rPr>
          <w:rFonts w:ascii="Times New Roman" w:hAnsi="Times New Roman" w:cs="Times New Roman"/>
          <w:sz w:val="24"/>
          <w:szCs w:val="24"/>
        </w:rPr>
        <w:t>Dryad (</w:t>
      </w:r>
      <w:hyperlink r:id="rId15" w:history="1">
        <w:r w:rsidR="00E25CF3" w:rsidRPr="0046404D">
          <w:rPr>
            <w:rStyle w:val="Hyperlink"/>
            <w:rFonts w:ascii="Times New Roman" w:hAnsi="Times New Roman" w:cs="Times New Roman"/>
            <w:sz w:val="24"/>
            <w:szCs w:val="24"/>
          </w:rPr>
          <w:t>https://doi.org/10.5061/dryad.866t1g1wq</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All code and summary data for this project are deposited </w:t>
      </w:r>
      <w:r w:rsidR="00E25CF3">
        <w:rPr>
          <w:rFonts w:ascii="Times New Roman" w:hAnsi="Times New Roman" w:cs="Times New Roman"/>
          <w:sz w:val="24"/>
          <w:szCs w:val="24"/>
        </w:rPr>
        <w:t xml:space="preserve">on </w:t>
      </w:r>
      <w:proofErr w:type="spellStart"/>
      <w:r w:rsidR="00E25CF3">
        <w:rPr>
          <w:rFonts w:ascii="Times New Roman" w:hAnsi="Times New Roman" w:cs="Times New Roman"/>
          <w:sz w:val="24"/>
          <w:szCs w:val="24"/>
        </w:rPr>
        <w:t>github</w:t>
      </w:r>
      <w:proofErr w:type="spellEnd"/>
      <w:r w:rsidR="00851991">
        <w:rPr>
          <w:rFonts w:ascii="Times New Roman" w:hAnsi="Times New Roman" w:cs="Times New Roman"/>
          <w:sz w:val="24"/>
          <w:szCs w:val="24"/>
        </w:rPr>
        <w:t xml:space="preserve"> </w:t>
      </w:r>
      <w:r w:rsidR="00E25CF3">
        <w:rPr>
          <w:rFonts w:ascii="Times New Roman" w:hAnsi="Times New Roman" w:cs="Times New Roman"/>
          <w:sz w:val="24"/>
          <w:szCs w:val="24"/>
        </w:rPr>
        <w:t>(</w:t>
      </w:r>
      <w:hyperlink r:id="rId16" w:history="1">
        <w:r w:rsidR="00E25CF3" w:rsidRPr="0046404D">
          <w:rPr>
            <w:rStyle w:val="Hyperlink"/>
            <w:rFonts w:ascii="Times New Roman" w:hAnsi="Times New Roman" w:cs="Times New Roman"/>
            <w:sz w:val="24"/>
            <w:szCs w:val="24"/>
          </w:rPr>
          <w:t>https://github.com/gwct/murine-discordance</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w:t>
      </w:r>
    </w:p>
    <w:p w14:paraId="26381C39" w14:textId="77777777" w:rsidR="00851991" w:rsidRDefault="00851991" w:rsidP="005C2974">
      <w:pPr>
        <w:spacing w:after="160" w:line="259" w:lineRule="auto"/>
        <w:jc w:val="both"/>
        <w:rPr>
          <w:rFonts w:ascii="Times New Roman" w:hAnsi="Times New Roman" w:cs="Times New Roman"/>
          <w:sz w:val="24"/>
          <w:szCs w:val="24"/>
        </w:rPr>
      </w:pPr>
    </w:p>
    <w:p w14:paraId="2500CD7F" w14:textId="77777777" w:rsidR="00A849E6" w:rsidRDefault="00A849E6" w:rsidP="00A849E6">
      <w:pPr>
        <w:pStyle w:val="Heading1"/>
      </w:pPr>
      <w:r>
        <w:t>Acknowledgments</w:t>
      </w:r>
    </w:p>
    <w:p w14:paraId="2AD859C7" w14:textId="77777777" w:rsidR="00A849E6" w:rsidRDefault="00A849E6" w:rsidP="00A849E6">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thank Jake Esselstyn and Kevin Rowe for helpful comments and discussion on the murine species tree and Matt Hahn and the Hahn lab for feedback on the manuscript. We also thank Brant Faircloth and Trevor </w:t>
      </w:r>
      <w:proofErr w:type="spellStart"/>
      <w:r>
        <w:rPr>
          <w:rFonts w:ascii="Times New Roman" w:hAnsi="Times New Roman" w:cs="Times New Roman"/>
          <w:sz w:val="24"/>
          <w:szCs w:val="24"/>
        </w:rPr>
        <w:t>Sless</w:t>
      </w:r>
      <w:proofErr w:type="spellEnd"/>
      <w:r>
        <w:rPr>
          <w:rFonts w:ascii="Times New Roman" w:hAnsi="Times New Roman" w:cs="Times New Roman"/>
          <w:sz w:val="24"/>
          <w:szCs w:val="24"/>
        </w:rPr>
        <w:t xml:space="preserve"> for advice on using </w:t>
      </w:r>
      <w:proofErr w:type="spellStart"/>
      <w:r>
        <w:rPr>
          <w:rFonts w:ascii="Times New Roman" w:hAnsi="Times New Roman" w:cs="Times New Roman"/>
          <w:sz w:val="24"/>
          <w:szCs w:val="24"/>
        </w:rPr>
        <w:t>phyluce</w:t>
      </w:r>
      <w:proofErr w:type="spellEnd"/>
      <w:r>
        <w:rPr>
          <w:rFonts w:ascii="Times New Roman" w:hAnsi="Times New Roman" w:cs="Times New Roman"/>
          <w:sz w:val="24"/>
          <w:szCs w:val="24"/>
        </w:rPr>
        <w:t xml:space="preserve">. We are grateful for tissue samples provided by Chris Conroy at the </w:t>
      </w:r>
      <w:r w:rsidRPr="00C04E5F">
        <w:rPr>
          <w:rFonts w:ascii="Times New Roman" w:hAnsi="Times New Roman" w:cs="Times New Roman"/>
          <w:sz w:val="24"/>
          <w:szCs w:val="24"/>
        </w:rPr>
        <w:t xml:space="preserve">Museum of Vertebrate Zoology, Berkeley, CA (MVZ) and </w:t>
      </w:r>
      <w:r>
        <w:rPr>
          <w:rFonts w:ascii="Times New Roman" w:hAnsi="Times New Roman" w:cs="Times New Roman"/>
          <w:sz w:val="24"/>
          <w:szCs w:val="24"/>
        </w:rPr>
        <w:t xml:space="preserve">Adam Ferguson at </w:t>
      </w:r>
      <w:r w:rsidRPr="00C04E5F">
        <w:rPr>
          <w:rFonts w:ascii="Times New Roman" w:hAnsi="Times New Roman" w:cs="Times New Roman"/>
          <w:sz w:val="24"/>
          <w:szCs w:val="24"/>
        </w:rPr>
        <w:t>the Field Museum of Natural History, Chicago, IL (FMNH)</w:t>
      </w:r>
      <w:r>
        <w:rPr>
          <w:rFonts w:ascii="Times New Roman" w:hAnsi="Times New Roman" w:cs="Times New Roman"/>
          <w:sz w:val="24"/>
          <w:szCs w:val="24"/>
        </w:rPr>
        <w:t>, and to the original collectors</w:t>
      </w:r>
      <w:r w:rsidRPr="00C04E5F">
        <w:rPr>
          <w:rFonts w:ascii="Times New Roman" w:hAnsi="Times New Roman" w:cs="Times New Roman"/>
          <w:sz w:val="24"/>
          <w:szCs w:val="24"/>
        </w:rPr>
        <w:t xml:space="preserve">. </w:t>
      </w:r>
      <w:r w:rsidRPr="00C75391">
        <w:rPr>
          <w:rFonts w:ascii="Times New Roman" w:hAnsi="Times New Roman" w:cs="Times New Roman"/>
          <w:sz w:val="24"/>
          <w:szCs w:val="24"/>
        </w:rPr>
        <w:t>This work was supported by the National Science Foundation (DEB-1754096 to J.M.G), the Eunice Kennedy Shriver National Institute of Child Health and Human Development of the National Institutes of Health (R01-HD094787 to J.M.G.)</w:t>
      </w:r>
      <w:r>
        <w:rPr>
          <w:rFonts w:ascii="Times New Roman" w:hAnsi="Times New Roman" w:cs="Times New Roman"/>
          <w:sz w:val="24"/>
          <w:szCs w:val="24"/>
        </w:rPr>
        <w:t xml:space="preserve">. </w:t>
      </w:r>
      <w:r w:rsidRPr="00F76DC7">
        <w:rPr>
          <w:rFonts w:ascii="Times New Roman" w:hAnsi="Times New Roman" w:cs="Times New Roman"/>
          <w:sz w:val="24"/>
          <w:szCs w:val="24"/>
        </w:rPr>
        <w:t>J.J.H. received financial</w:t>
      </w:r>
      <w:r>
        <w:rPr>
          <w:rFonts w:ascii="Times New Roman" w:hAnsi="Times New Roman" w:cs="Times New Roman"/>
          <w:sz w:val="24"/>
          <w:szCs w:val="24"/>
        </w:rPr>
        <w:t xml:space="preserve"> </w:t>
      </w:r>
      <w:r w:rsidRPr="00F76DC7">
        <w:rPr>
          <w:rFonts w:ascii="Times New Roman" w:hAnsi="Times New Roman" w:cs="Times New Roman"/>
          <w:sz w:val="24"/>
          <w:szCs w:val="24"/>
        </w:rPr>
        <w:t>support from the Cornell Center for Vertebrate Genomics</w:t>
      </w:r>
      <w:r>
        <w:rPr>
          <w:rFonts w:ascii="Times New Roman" w:hAnsi="Times New Roman" w:cs="Times New Roman"/>
          <w:sz w:val="24"/>
          <w:szCs w:val="24"/>
        </w:rPr>
        <w:t xml:space="preserve">. </w:t>
      </w:r>
      <w:r w:rsidRPr="00AF0B2F">
        <w:rPr>
          <w:rFonts w:ascii="Times New Roman" w:hAnsi="Times New Roman" w:cs="Times New Roman"/>
          <w:sz w:val="24"/>
          <w:szCs w:val="24"/>
        </w:rPr>
        <w:t xml:space="preserve">J. S. B. was supported by the University of Michigan Life Sciences Fellows </w:t>
      </w:r>
      <w:r>
        <w:rPr>
          <w:rFonts w:ascii="Times New Roman" w:hAnsi="Times New Roman" w:cs="Times New Roman"/>
          <w:sz w:val="24"/>
          <w:szCs w:val="24"/>
        </w:rPr>
        <w:t>P</w:t>
      </w:r>
      <w:r w:rsidRPr="00AF0B2F">
        <w:rPr>
          <w:rFonts w:ascii="Times New Roman" w:hAnsi="Times New Roman" w:cs="Times New Roman"/>
          <w:sz w:val="24"/>
          <w:szCs w:val="24"/>
        </w:rPr>
        <w:t>rogram and the Jean Wright Cohn Endowment Fund at the University of Michigan Museum of Zoology.</w:t>
      </w:r>
      <w:r>
        <w:rPr>
          <w:rFonts w:ascii="Times New Roman" w:hAnsi="Times New Roman" w:cs="Times New Roman"/>
          <w:sz w:val="24"/>
          <w:szCs w:val="24"/>
        </w:rPr>
        <w:t xml:space="preserve"> </w:t>
      </w:r>
      <w:r w:rsidRPr="00EB5534">
        <w:rPr>
          <w:rFonts w:ascii="Times New Roman" w:hAnsi="Times New Roman" w:cs="Times New Roman"/>
          <w:sz w:val="24"/>
          <w:szCs w:val="24"/>
        </w:rPr>
        <w:t>Computations</w:t>
      </w:r>
      <w:r>
        <w:rPr>
          <w:rFonts w:ascii="Times New Roman" w:hAnsi="Times New Roman" w:cs="Times New Roman"/>
          <w:sz w:val="24"/>
          <w:szCs w:val="24"/>
        </w:rPr>
        <w:t xml:space="preserve"> for species tree reconstruction</w:t>
      </w:r>
      <w:r w:rsidRPr="00EB5534">
        <w:rPr>
          <w:rFonts w:ascii="Times New Roman" w:hAnsi="Times New Roman" w:cs="Times New Roman"/>
          <w:sz w:val="24"/>
          <w:szCs w:val="24"/>
        </w:rPr>
        <w:t xml:space="preserve"> were performed using the computer clusters and data storage resources of the University of California Riverside HPCC, which were funded by grants from NSF (MRI-2215705, MRI-1429826) and NIH (1S10OD016290-01A1)</w:t>
      </w:r>
      <w:r>
        <w:rPr>
          <w:rFonts w:ascii="Times New Roman" w:hAnsi="Times New Roman" w:cs="Times New Roman"/>
          <w:sz w:val="24"/>
          <w:szCs w:val="24"/>
        </w:rPr>
        <w:t xml:space="preserve">, and the Cornell University Biotechnology Resource Center </w:t>
      </w:r>
      <w:proofErr w:type="spellStart"/>
      <w:r>
        <w:rPr>
          <w:rFonts w:ascii="Times New Roman" w:hAnsi="Times New Roman" w:cs="Times New Roman"/>
          <w:sz w:val="24"/>
          <w:szCs w:val="24"/>
        </w:rPr>
        <w:t>BioHPC</w:t>
      </w:r>
      <w:proofErr w:type="spellEnd"/>
      <w:r>
        <w:rPr>
          <w:rFonts w:ascii="Times New Roman" w:hAnsi="Times New Roman" w:cs="Times New Roman"/>
          <w:sz w:val="24"/>
          <w:szCs w:val="24"/>
        </w:rPr>
        <w:t xml:space="preserve"> (RRID:SCR_021757) with help from Qi Sun. </w:t>
      </w:r>
      <w:r w:rsidRPr="00C75391">
        <w:rPr>
          <w:rFonts w:ascii="Times New Roman" w:hAnsi="Times New Roman" w:cs="Times New Roman"/>
          <w:sz w:val="24"/>
          <w:szCs w:val="24"/>
        </w:rPr>
        <w:t>Bioinformatic analyses</w:t>
      </w:r>
      <w:r>
        <w:rPr>
          <w:rFonts w:ascii="Times New Roman" w:hAnsi="Times New Roman" w:cs="Times New Roman"/>
          <w:sz w:val="24"/>
          <w:szCs w:val="24"/>
        </w:rPr>
        <w:t xml:space="preserve"> for genomic discordance and selection tests</w:t>
      </w:r>
      <w:r w:rsidRPr="00C75391">
        <w:rPr>
          <w:rFonts w:ascii="Times New Roman" w:hAnsi="Times New Roman" w:cs="Times New Roman"/>
          <w:sz w:val="24"/>
          <w:szCs w:val="24"/>
        </w:rPr>
        <w:t xml:space="preserve"> were conducted using the University of Montana </w:t>
      </w:r>
      <w:proofErr w:type="spellStart"/>
      <w:r w:rsidRPr="00C75391">
        <w:rPr>
          <w:rFonts w:ascii="Times New Roman" w:hAnsi="Times New Roman" w:cs="Times New Roman"/>
          <w:sz w:val="24"/>
          <w:szCs w:val="24"/>
        </w:rPr>
        <w:t>Griz</w:t>
      </w:r>
      <w:proofErr w:type="spellEnd"/>
      <w:r w:rsidRPr="00C75391">
        <w:rPr>
          <w:rFonts w:ascii="Times New Roman" w:hAnsi="Times New Roman" w:cs="Times New Roman"/>
          <w:sz w:val="24"/>
          <w:szCs w:val="24"/>
        </w:rPr>
        <w:t xml:space="preserve"> Shared Computing Cluster supported by grants from the NSF (CC-2018112 and OAC-1925267, J.M.G. co-PI). Any opinions, findings, and conclusions or recommendations expressed in this material are those of the authors and do not necessarily reflect the views of the NSF or the NIH.</w:t>
      </w:r>
    </w:p>
    <w:p w14:paraId="5699E858" w14:textId="77777777" w:rsidR="00482581" w:rsidRDefault="00482581" w:rsidP="00F413E3">
      <w:pPr>
        <w:spacing w:after="160" w:line="259" w:lineRule="auto"/>
        <w:jc w:val="both"/>
        <w:rPr>
          <w:rFonts w:ascii="Times New Roman" w:hAnsi="Times New Roman" w:cs="Times New Roman"/>
          <w:sz w:val="24"/>
          <w:szCs w:val="24"/>
        </w:rPr>
      </w:pPr>
    </w:p>
    <w:p w14:paraId="44DD89D2" w14:textId="2D093DF0" w:rsidR="002F4A62" w:rsidRPr="00F02A1F" w:rsidRDefault="002F4A62" w:rsidP="00F413E3">
      <w:pPr>
        <w:spacing w:after="160" w:line="259" w:lineRule="auto"/>
        <w:jc w:val="both"/>
        <w:rPr>
          <w:rFonts w:ascii="Times New Roman" w:hAnsi="Times New Roman" w:cs="Times New Roman"/>
          <w:b/>
          <w:bCs/>
          <w:sz w:val="24"/>
          <w:szCs w:val="24"/>
        </w:rPr>
      </w:pPr>
      <w:r w:rsidRPr="00F02A1F">
        <w:rPr>
          <w:rFonts w:ascii="Times New Roman" w:hAnsi="Times New Roman" w:cs="Times New Roman"/>
          <w:b/>
          <w:bCs/>
          <w:sz w:val="24"/>
          <w:szCs w:val="24"/>
        </w:rPr>
        <w:br w:type="page"/>
      </w:r>
    </w:p>
    <w:p w14:paraId="1A108345" w14:textId="35CF9218" w:rsidR="00805723" w:rsidRDefault="00E44640" w:rsidP="00F413E3">
      <w:pPr>
        <w:pStyle w:val="Heading1"/>
        <w:jc w:val="both"/>
      </w:pPr>
      <w:commentRangeStart w:id="151"/>
      <w:r w:rsidRPr="00197A2B">
        <w:lastRenderedPageBreak/>
        <w:t>Tables</w:t>
      </w:r>
      <w:commentRangeEnd w:id="151"/>
      <w:r w:rsidR="000211C3">
        <w:rPr>
          <w:rStyle w:val="CommentReference"/>
          <w:rFonts w:asciiTheme="minorHAnsi" w:hAnsiTheme="minorHAnsi" w:cstheme="minorBidi"/>
          <w:b w:val="0"/>
        </w:rPr>
        <w:commentReference w:id="151"/>
      </w:r>
    </w:p>
    <w:p w14:paraId="19D4EA28" w14:textId="0D31843E" w:rsidR="00F94241" w:rsidRPr="00B22231" w:rsidRDefault="00F94241" w:rsidP="00F413E3">
      <w:pPr>
        <w:pStyle w:val="Heading3"/>
        <w:rPr>
          <w:b w:val="0"/>
          <w:bCs w:val="0"/>
        </w:rPr>
      </w:pPr>
      <w:r w:rsidRPr="00197A2B">
        <w:t xml:space="preserve">Table </w:t>
      </w:r>
      <w:r w:rsidR="00CC57F4">
        <w:t>1</w:t>
      </w:r>
      <w:r w:rsidR="00C714E7">
        <w:t>.</w:t>
      </w:r>
      <w:r w:rsidRPr="00197A2B">
        <w:t xml:space="preserve"> </w:t>
      </w:r>
      <w:r>
        <w:t>Rates and types of error when using concatenated trees for gene-based selection tests</w:t>
      </w:r>
      <w:r w:rsidRPr="00197A2B">
        <w:t>.</w:t>
      </w:r>
      <w:ins w:id="152" w:author="Thomas, Gregg" w:date="2024-06-11T16:00:00Z" w16du:dateUtc="2024-06-11T20:00:00Z">
        <w:r w:rsidR="00B22231">
          <w:t xml:space="preserve"> </w:t>
        </w:r>
        <w:r w:rsidR="00B22231">
          <w:rPr>
            <w:b w:val="0"/>
            <w:bCs w:val="0"/>
          </w:rPr>
          <w:t>Assuming the gene tree topology is the correct topology.</w:t>
        </w:r>
      </w:ins>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970"/>
        <w:gridCol w:w="3600"/>
      </w:tblGrid>
      <w:tr w:rsidR="00F94241" w:rsidRPr="00197A2B" w14:paraId="20DC1CA3" w14:textId="77777777" w:rsidTr="007E7634">
        <w:trPr>
          <w:jc w:val="center"/>
        </w:trPr>
        <w:tc>
          <w:tcPr>
            <w:tcW w:w="1620" w:type="dxa"/>
            <w:tcBorders>
              <w:top w:val="single" w:sz="4" w:space="0" w:color="auto"/>
              <w:bottom w:val="single" w:sz="4" w:space="0" w:color="auto"/>
            </w:tcBorders>
            <w:vAlign w:val="center"/>
          </w:tcPr>
          <w:p w14:paraId="1827BEB9" w14:textId="058B297C"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Test</w:t>
            </w:r>
          </w:p>
        </w:tc>
        <w:tc>
          <w:tcPr>
            <w:tcW w:w="2970" w:type="dxa"/>
            <w:tcBorders>
              <w:top w:val="single" w:sz="4" w:space="0" w:color="auto"/>
              <w:bottom w:val="single" w:sz="4" w:space="0" w:color="auto"/>
            </w:tcBorders>
            <w:vAlign w:val="center"/>
          </w:tcPr>
          <w:p w14:paraId="47CC8FE8" w14:textId="38ED0E45"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positive rate</w:t>
            </w:r>
          </w:p>
        </w:tc>
        <w:tc>
          <w:tcPr>
            <w:tcW w:w="3600" w:type="dxa"/>
            <w:tcBorders>
              <w:top w:val="single" w:sz="4" w:space="0" w:color="auto"/>
              <w:bottom w:val="single" w:sz="4" w:space="0" w:color="auto"/>
            </w:tcBorders>
            <w:vAlign w:val="center"/>
          </w:tcPr>
          <w:p w14:paraId="0DB982D0" w14:textId="3EA3231A"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negative rate</w:t>
            </w:r>
          </w:p>
        </w:tc>
      </w:tr>
      <w:tr w:rsidR="00B65604" w:rsidRPr="00197A2B" w14:paraId="56802793" w14:textId="77777777" w:rsidTr="005C2974">
        <w:trPr>
          <w:jc w:val="center"/>
        </w:trPr>
        <w:tc>
          <w:tcPr>
            <w:tcW w:w="1620" w:type="dxa"/>
            <w:tcBorders>
              <w:top w:val="single" w:sz="4" w:space="0" w:color="auto"/>
            </w:tcBorders>
          </w:tcPr>
          <w:p w14:paraId="37436019" w14:textId="368755F5"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BUSTED</w:t>
            </w:r>
          </w:p>
        </w:tc>
        <w:tc>
          <w:tcPr>
            <w:tcW w:w="2970" w:type="dxa"/>
            <w:tcBorders>
              <w:top w:val="single" w:sz="4" w:space="0" w:color="auto"/>
            </w:tcBorders>
          </w:tcPr>
          <w:p w14:paraId="2ECA727B" w14:textId="7000D53C"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0.45%</w:t>
            </w:r>
          </w:p>
        </w:tc>
        <w:tc>
          <w:tcPr>
            <w:tcW w:w="3600" w:type="dxa"/>
            <w:tcBorders>
              <w:top w:val="single" w:sz="4" w:space="0" w:color="auto"/>
            </w:tcBorders>
          </w:tcPr>
          <w:p w14:paraId="27969288" w14:textId="0F0905A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28.10%</w:t>
            </w:r>
          </w:p>
        </w:tc>
      </w:tr>
      <w:tr w:rsidR="00B65604" w:rsidRPr="00197A2B" w14:paraId="497C0A02" w14:textId="77777777" w:rsidTr="005C2974">
        <w:trPr>
          <w:jc w:val="center"/>
        </w:trPr>
        <w:tc>
          <w:tcPr>
            <w:tcW w:w="1620" w:type="dxa"/>
          </w:tcPr>
          <w:p w14:paraId="0D7B06C6" w14:textId="19BA7253" w:rsidR="00B65604" w:rsidRPr="00851991" w:rsidRDefault="00B65604" w:rsidP="00B65604">
            <w:pPr>
              <w:spacing w:after="0"/>
              <w:jc w:val="both"/>
              <w:rPr>
                <w:rFonts w:ascii="Times New Roman" w:hAnsi="Times New Roman" w:cs="Times New Roman"/>
                <w:sz w:val="24"/>
                <w:szCs w:val="24"/>
              </w:rPr>
            </w:pPr>
            <w:proofErr w:type="spellStart"/>
            <w:r w:rsidRPr="00851991">
              <w:rPr>
                <w:rFonts w:ascii="Times New Roman" w:hAnsi="Times New Roman" w:cs="Times New Roman"/>
                <w:sz w:val="24"/>
                <w:szCs w:val="24"/>
              </w:rPr>
              <w:t>aBSREL</w:t>
            </w:r>
            <w:proofErr w:type="spellEnd"/>
          </w:p>
        </w:tc>
        <w:tc>
          <w:tcPr>
            <w:tcW w:w="2970" w:type="dxa"/>
          </w:tcPr>
          <w:p w14:paraId="43BFA1A3" w14:textId="2893D462"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0.41%</w:t>
            </w:r>
          </w:p>
        </w:tc>
        <w:tc>
          <w:tcPr>
            <w:tcW w:w="3600" w:type="dxa"/>
          </w:tcPr>
          <w:p w14:paraId="29A8BD89" w14:textId="3F60EC1D"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10.60%</w:t>
            </w:r>
          </w:p>
        </w:tc>
      </w:tr>
      <w:tr w:rsidR="00B65604" w:rsidRPr="00197A2B" w14:paraId="1357011C" w14:textId="77777777" w:rsidTr="005C2974">
        <w:trPr>
          <w:jc w:val="center"/>
        </w:trPr>
        <w:tc>
          <w:tcPr>
            <w:tcW w:w="1620" w:type="dxa"/>
            <w:tcBorders>
              <w:bottom w:val="single" w:sz="4" w:space="0" w:color="auto"/>
            </w:tcBorders>
          </w:tcPr>
          <w:p w14:paraId="3698D561" w14:textId="1FA1073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M1a vs. M2a</w:t>
            </w:r>
          </w:p>
        </w:tc>
        <w:tc>
          <w:tcPr>
            <w:tcW w:w="2970" w:type="dxa"/>
            <w:tcBorders>
              <w:bottom w:val="single" w:sz="4" w:space="0" w:color="auto"/>
            </w:tcBorders>
          </w:tcPr>
          <w:p w14:paraId="203EBE3C" w14:textId="07A5ADEF"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2.66%</w:t>
            </w:r>
          </w:p>
        </w:tc>
        <w:tc>
          <w:tcPr>
            <w:tcW w:w="3600" w:type="dxa"/>
            <w:tcBorders>
              <w:bottom w:val="single" w:sz="4" w:space="0" w:color="auto"/>
            </w:tcBorders>
          </w:tcPr>
          <w:p w14:paraId="2214CF07" w14:textId="5F5F3B68"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3.20%</w:t>
            </w:r>
          </w:p>
        </w:tc>
      </w:tr>
    </w:tbl>
    <w:p w14:paraId="29A313C1" w14:textId="289AC3CD" w:rsidR="002B0D1C" w:rsidRPr="00197A2B" w:rsidRDefault="002B0D1C" w:rsidP="00F413E3">
      <w:pPr>
        <w:spacing w:after="160" w:line="259" w:lineRule="auto"/>
        <w:jc w:val="both"/>
        <w:rPr>
          <w:rFonts w:ascii="Times New Roman" w:hAnsi="Times New Roman" w:cs="Times New Roman"/>
          <w:sz w:val="24"/>
          <w:szCs w:val="24"/>
        </w:rPr>
      </w:pPr>
      <w:r w:rsidRPr="00197A2B">
        <w:rPr>
          <w:rFonts w:ascii="Times New Roman" w:hAnsi="Times New Roman" w:cs="Times New Roman"/>
          <w:sz w:val="24"/>
          <w:szCs w:val="24"/>
        </w:rPr>
        <w:br w:type="page"/>
      </w:r>
    </w:p>
    <w:p w14:paraId="2DA44D37" w14:textId="586BE6DC" w:rsidR="00606B35" w:rsidRDefault="002B0D1C" w:rsidP="00F413E3">
      <w:pPr>
        <w:pStyle w:val="Heading1"/>
        <w:jc w:val="both"/>
      </w:pPr>
      <w:r w:rsidRPr="00197A2B">
        <w:lastRenderedPageBreak/>
        <w:t>Figure</w:t>
      </w:r>
      <w:r w:rsidR="00FA32F1">
        <w:t>s</w:t>
      </w:r>
    </w:p>
    <w:p w14:paraId="18BE1776" w14:textId="00540BDF" w:rsidR="000F3461" w:rsidRDefault="0009105C" w:rsidP="00F413E3">
      <w:pPr>
        <w:pStyle w:val="Heading3"/>
      </w:pPr>
      <w:r w:rsidRPr="00FD1267">
        <w:t>Figure 1</w:t>
      </w:r>
    </w:p>
    <w:p w14:paraId="54E6BBDF" w14:textId="179B73F6" w:rsidR="00FA32F1" w:rsidRPr="00FA32F1" w:rsidRDefault="00FA32F1" w:rsidP="00FA32F1">
      <w:pPr>
        <w:jc w:val="center"/>
      </w:pPr>
      <w:r>
        <w:rPr>
          <w:noProof/>
        </w:rPr>
        <w:drawing>
          <wp:inline distT="0" distB="0" distL="0" distR="0" wp14:anchorId="368DCA03" wp14:editId="6552F100">
            <wp:extent cx="4599096" cy="6381616"/>
            <wp:effectExtent l="0" t="0" r="0" b="635"/>
            <wp:docPr id="73421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5944" name="Picture 1"/>
                    <pic:cNvPicPr>
                      <a:picLocks noChangeAspect="1" noChangeArrowheads="1"/>
                    </pic:cNvPicPr>
                  </pic:nvPicPr>
                  <pic:blipFill>
                    <a:blip r:embed="rId17"/>
                    <a:stretch>
                      <a:fillRect/>
                    </a:stretch>
                  </pic:blipFill>
                  <pic:spPr bwMode="auto">
                    <a:xfrm>
                      <a:off x="0" y="0"/>
                      <a:ext cx="4599096" cy="6381616"/>
                    </a:xfrm>
                    <a:prstGeom prst="rect">
                      <a:avLst/>
                    </a:prstGeom>
                    <a:noFill/>
                    <a:ln>
                      <a:noFill/>
                    </a:ln>
                  </pic:spPr>
                </pic:pic>
              </a:graphicData>
            </a:graphic>
          </wp:inline>
        </w:drawing>
      </w:r>
    </w:p>
    <w:p w14:paraId="3C861584" w14:textId="13BED89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1</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0C0807" w:rsidRPr="000C0807">
        <w:rPr>
          <w:rFonts w:ascii="Times New Roman" w:hAnsi="Times New Roman" w:cs="Times New Roman"/>
          <w:sz w:val="24"/>
          <w:szCs w:val="24"/>
        </w:rPr>
        <w:t>Species trees</w:t>
      </w:r>
      <w:r w:rsidR="00E25DC5">
        <w:rPr>
          <w:rFonts w:ascii="Times New Roman" w:hAnsi="Times New Roman" w:cs="Times New Roman"/>
          <w:sz w:val="24"/>
          <w:szCs w:val="24"/>
        </w:rPr>
        <w:t xml:space="preserve"> inferred from</w:t>
      </w:r>
      <w:r w:rsidR="002732E7">
        <w:rPr>
          <w:rFonts w:ascii="Times New Roman" w:hAnsi="Times New Roman" w:cs="Times New Roman"/>
          <w:sz w:val="24"/>
          <w:szCs w:val="24"/>
        </w:rPr>
        <w:t xml:space="preserve"> concatenation of</w:t>
      </w:r>
      <w:r w:rsidR="00E25DC5">
        <w:rPr>
          <w:rFonts w:ascii="Times New Roman" w:hAnsi="Times New Roman" w:cs="Times New Roman"/>
          <w:sz w:val="24"/>
          <w:szCs w:val="24"/>
        </w:rPr>
        <w:t xml:space="preserve"> ultra-conserved elements (UCEs) from 18 rodent species</w:t>
      </w:r>
      <w:r w:rsidR="000C0807" w:rsidRPr="000C0807">
        <w:rPr>
          <w:rFonts w:ascii="Times New Roman" w:hAnsi="Times New Roman" w:cs="Times New Roman"/>
          <w:sz w:val="24"/>
          <w:szCs w:val="24"/>
        </w:rPr>
        <w:t>.</w:t>
      </w:r>
      <w:r w:rsidR="00F85BD9">
        <w:rPr>
          <w:rFonts w:ascii="Times New Roman" w:hAnsi="Times New Roman" w:cs="Times New Roman"/>
          <w:sz w:val="24"/>
          <w:szCs w:val="24"/>
        </w:rPr>
        <w:t xml:space="preserve"> Internal nodes are labeled by a letter identifier referenced in the text and site and gene concordance factors (</w:t>
      </w:r>
      <w:r w:rsidR="00790956">
        <w:rPr>
          <w:rFonts w:ascii="Times New Roman" w:hAnsi="Times New Roman" w:cs="Times New Roman"/>
          <w:i/>
          <w:iCs/>
          <w:sz w:val="24"/>
          <w:szCs w:val="24"/>
        </w:rPr>
        <w:t>i.e.</w:t>
      </w:r>
      <w:r w:rsidR="00321C65">
        <w:rPr>
          <w:rFonts w:ascii="Times New Roman" w:hAnsi="Times New Roman" w:cs="Times New Roman"/>
          <w:sz w:val="24"/>
          <w:szCs w:val="24"/>
        </w:rPr>
        <w:t>,</w:t>
      </w:r>
      <w:r w:rsidR="00F85BD9">
        <w:rPr>
          <w:rFonts w:ascii="Times New Roman" w:hAnsi="Times New Roman" w:cs="Times New Roman"/>
          <w:sz w:val="24"/>
          <w:szCs w:val="24"/>
        </w:rPr>
        <w:t xml:space="preserve"> Label: </w:t>
      </w:r>
      <w:proofErr w:type="spellStart"/>
      <w:r w:rsidR="00F85BD9">
        <w:rPr>
          <w:rFonts w:ascii="Times New Roman" w:hAnsi="Times New Roman" w:cs="Times New Roman"/>
          <w:sz w:val="24"/>
          <w:szCs w:val="24"/>
        </w:rPr>
        <w:t>sCF</w:t>
      </w:r>
      <w:proofErr w:type="spellEnd"/>
      <w:r w:rsidR="00F85BD9">
        <w:rPr>
          <w:rFonts w:ascii="Times New Roman" w:hAnsi="Times New Roman" w:cs="Times New Roman"/>
          <w:sz w:val="24"/>
          <w:szCs w:val="24"/>
        </w:rPr>
        <w:t>/</w:t>
      </w:r>
      <w:proofErr w:type="spellStart"/>
      <w:r w:rsidR="00F85BD9">
        <w:rPr>
          <w:rFonts w:ascii="Times New Roman" w:hAnsi="Times New Roman" w:cs="Times New Roman"/>
          <w:sz w:val="24"/>
          <w:szCs w:val="24"/>
        </w:rPr>
        <w:t>gCF</w:t>
      </w:r>
      <w:proofErr w:type="spellEnd"/>
      <w:r w:rsidR="00F85BD9">
        <w:rPr>
          <w:rFonts w:ascii="Times New Roman" w:hAnsi="Times New Roman" w:cs="Times New Roman"/>
          <w:sz w:val="24"/>
          <w:szCs w:val="24"/>
        </w:rPr>
        <w:t>)</w:t>
      </w:r>
      <w:r w:rsidR="004218FA">
        <w:rPr>
          <w:rFonts w:ascii="Times New Roman" w:hAnsi="Times New Roman" w:cs="Times New Roman"/>
          <w:sz w:val="24"/>
          <w:szCs w:val="24"/>
        </w:rPr>
        <w:t xml:space="preserve"> as well as a bar indicating the confidence interval for divergence time estimation</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Ultrafast b</w:t>
      </w:r>
      <w:r w:rsidR="00F85BD9">
        <w:rPr>
          <w:rFonts w:ascii="Times New Roman" w:hAnsi="Times New Roman" w:cs="Times New Roman"/>
          <w:sz w:val="24"/>
          <w:szCs w:val="24"/>
        </w:rPr>
        <w:t>ootstrap/SH-</w:t>
      </w:r>
      <w:proofErr w:type="spellStart"/>
      <w:r w:rsidR="00F85BD9">
        <w:rPr>
          <w:rFonts w:ascii="Times New Roman" w:hAnsi="Times New Roman" w:cs="Times New Roman"/>
          <w:sz w:val="24"/>
          <w:szCs w:val="24"/>
        </w:rPr>
        <w:t>aLRT</w:t>
      </w:r>
      <w:proofErr w:type="spellEnd"/>
      <w:r w:rsidR="00F85BD9">
        <w:rPr>
          <w:rFonts w:ascii="Times New Roman" w:hAnsi="Times New Roman" w:cs="Times New Roman"/>
          <w:sz w:val="24"/>
          <w:szCs w:val="24"/>
        </w:rPr>
        <w:t xml:space="preserve"> values were all 100.</w:t>
      </w:r>
      <w:r w:rsidR="000C0807" w:rsidRPr="000C0807">
        <w:rPr>
          <w:rFonts w:ascii="Times New Roman" w:hAnsi="Times New Roman" w:cs="Times New Roman"/>
          <w:sz w:val="24"/>
          <w:szCs w:val="24"/>
        </w:rPr>
        <w:t xml:space="preserve"> </w:t>
      </w:r>
      <w:commentRangeStart w:id="153"/>
      <w:r w:rsidR="004218FA">
        <w:rPr>
          <w:rFonts w:ascii="Times New Roman" w:hAnsi="Times New Roman" w:cs="Times New Roman"/>
          <w:sz w:val="24"/>
          <w:szCs w:val="24"/>
        </w:rPr>
        <w:t>Bottom s</w:t>
      </w:r>
      <w:r w:rsidR="002732E7">
        <w:rPr>
          <w:rFonts w:ascii="Times New Roman" w:hAnsi="Times New Roman" w:cs="Times New Roman"/>
          <w:sz w:val="24"/>
          <w:szCs w:val="24"/>
        </w:rPr>
        <w:t xml:space="preserve">cale represents time in </w:t>
      </w:r>
      <w:r w:rsidR="00F85BD9">
        <w:rPr>
          <w:rFonts w:ascii="Times New Roman" w:hAnsi="Times New Roman" w:cs="Times New Roman"/>
          <w:sz w:val="24"/>
          <w:szCs w:val="24"/>
        </w:rPr>
        <w:t xml:space="preserve">millions of years before present. </w:t>
      </w:r>
      <w:commentRangeEnd w:id="153"/>
      <w:r w:rsidR="00B91982">
        <w:rPr>
          <w:rStyle w:val="CommentReference"/>
        </w:rPr>
        <w:commentReference w:id="153"/>
      </w:r>
      <w:r w:rsidR="00F85BD9">
        <w:rPr>
          <w:rFonts w:ascii="Times New Roman" w:hAnsi="Times New Roman" w:cs="Times New Roman"/>
          <w:sz w:val="24"/>
          <w:szCs w:val="24"/>
        </w:rPr>
        <w:t xml:space="preserve">Fossil calibrations are described in Tables </w:t>
      </w:r>
      <w:ins w:id="154" w:author="Jonathan James Hughes" w:date="2024-06-20T22:47:00Z" w16du:dateUtc="2024-06-21T05:47:00Z">
        <w:r w:rsidR="00DF0483">
          <w:rPr>
            <w:rFonts w:ascii="Times New Roman" w:hAnsi="Times New Roman" w:cs="Times New Roman"/>
            <w:sz w:val="24"/>
            <w:szCs w:val="24"/>
          </w:rPr>
          <w:t>S</w:t>
        </w:r>
      </w:ins>
      <w:r w:rsidR="00F85BD9">
        <w:rPr>
          <w:rFonts w:ascii="Times New Roman" w:hAnsi="Times New Roman" w:cs="Times New Roman"/>
          <w:sz w:val="24"/>
          <w:szCs w:val="24"/>
        </w:rPr>
        <w:t xml:space="preserve">2 </w:t>
      </w:r>
      <w:r w:rsidR="00F85BD9">
        <w:rPr>
          <w:rFonts w:ascii="Times New Roman" w:hAnsi="Times New Roman" w:cs="Times New Roman"/>
          <w:sz w:val="24"/>
          <w:szCs w:val="24"/>
        </w:rPr>
        <w:lastRenderedPageBreak/>
        <w:t>and S</w:t>
      </w:r>
      <w:ins w:id="155" w:author="Jonathan James Hughes" w:date="2024-06-20T22:47:00Z" w16du:dateUtc="2024-06-21T05:47:00Z">
        <w:r w:rsidR="00DF0483">
          <w:rPr>
            <w:rFonts w:ascii="Times New Roman" w:hAnsi="Times New Roman" w:cs="Times New Roman"/>
            <w:sz w:val="24"/>
            <w:szCs w:val="24"/>
          </w:rPr>
          <w:t>3</w:t>
        </w:r>
      </w:ins>
      <w:del w:id="156" w:author="Jonathan James Hughes" w:date="2024-06-20T22:47:00Z" w16du:dateUtc="2024-06-21T05:47:00Z">
        <w:r w:rsidR="00F85BD9" w:rsidDel="00DF0483">
          <w:rPr>
            <w:rFonts w:ascii="Times New Roman" w:hAnsi="Times New Roman" w:cs="Times New Roman"/>
            <w:sz w:val="24"/>
            <w:szCs w:val="24"/>
          </w:rPr>
          <w:delText xml:space="preserve">2, with </w:delText>
        </w:r>
        <w:r w:rsidR="002031D5" w:rsidDel="00DF0483">
          <w:rPr>
            <w:rFonts w:ascii="Times New Roman" w:hAnsi="Times New Roman" w:cs="Times New Roman"/>
            <w:sz w:val="24"/>
            <w:szCs w:val="24"/>
          </w:rPr>
          <w:delText>node</w:delText>
        </w:r>
        <w:r w:rsidR="00A9264F" w:rsidDel="00DF0483">
          <w:rPr>
            <w:rFonts w:ascii="Times New Roman" w:hAnsi="Times New Roman" w:cs="Times New Roman"/>
            <w:sz w:val="24"/>
            <w:szCs w:val="24"/>
          </w:rPr>
          <w:delText xml:space="preserve"> </w:delText>
        </w:r>
        <w:r w:rsidR="00F85BD9" w:rsidDel="00DF0483">
          <w:rPr>
            <w:rFonts w:ascii="Times New Roman" w:hAnsi="Times New Roman" w:cs="Times New Roman"/>
            <w:sz w:val="24"/>
            <w:szCs w:val="24"/>
          </w:rPr>
          <w:delText>C used as a fixed calibration point</w:delText>
        </w:r>
      </w:del>
      <w:r w:rsidR="00F85BD9">
        <w:rPr>
          <w:rFonts w:ascii="Times New Roman" w:hAnsi="Times New Roman" w:cs="Times New Roman"/>
          <w:sz w:val="24"/>
          <w:szCs w:val="24"/>
        </w:rPr>
        <w:t xml:space="preserve">. </w:t>
      </w:r>
      <w:r w:rsidR="00A76FC9">
        <w:rPr>
          <w:rFonts w:ascii="Times New Roman" w:hAnsi="Times New Roman" w:cs="Times New Roman"/>
          <w:sz w:val="24"/>
          <w:szCs w:val="24"/>
        </w:rPr>
        <w:t xml:space="preserve">Tribes within </w:t>
      </w:r>
      <w:r w:rsidR="00F85BD9">
        <w:rPr>
          <w:rFonts w:ascii="Times New Roman" w:hAnsi="Times New Roman" w:cs="Times New Roman"/>
          <w:sz w:val="24"/>
          <w:szCs w:val="24"/>
        </w:rPr>
        <w:t xml:space="preserve">sub-family </w:t>
      </w:r>
      <w:proofErr w:type="spellStart"/>
      <w:r w:rsidR="00F85BD9">
        <w:rPr>
          <w:rFonts w:ascii="Times New Roman" w:hAnsi="Times New Roman" w:cs="Times New Roman"/>
          <w:sz w:val="24"/>
          <w:szCs w:val="24"/>
        </w:rPr>
        <w:t>Murinae</w:t>
      </w:r>
      <w:proofErr w:type="spellEnd"/>
      <w:r w:rsidR="00F85BD9">
        <w:rPr>
          <w:rFonts w:ascii="Times New Roman" w:hAnsi="Times New Roman" w:cs="Times New Roman"/>
          <w:sz w:val="24"/>
          <w:szCs w:val="24"/>
        </w:rPr>
        <w:t xml:space="preserve"> </w:t>
      </w:r>
      <w:r w:rsidR="00A76FC9">
        <w:rPr>
          <w:rFonts w:ascii="Times New Roman" w:hAnsi="Times New Roman" w:cs="Times New Roman"/>
          <w:sz w:val="24"/>
          <w:szCs w:val="24"/>
        </w:rPr>
        <w:t>are</w:t>
      </w:r>
      <w:r w:rsidR="00F85BD9">
        <w:rPr>
          <w:rFonts w:ascii="Times New Roman" w:hAnsi="Times New Roman" w:cs="Times New Roman"/>
          <w:sz w:val="24"/>
          <w:szCs w:val="24"/>
        </w:rPr>
        <w:t xml:space="preserve"> highlighted on the right</w:t>
      </w:r>
      <w:r w:rsidR="00F85BD9" w:rsidRPr="00F85BD9">
        <w:rPr>
          <w:rFonts w:ascii="Times New Roman" w:hAnsi="Times New Roman" w:cs="Times New Roman"/>
          <w:sz w:val="24"/>
          <w:szCs w:val="24"/>
        </w:rPr>
        <w:t xml:space="preserve"> </w:t>
      </w:r>
      <w:r w:rsidR="00F85BD9" w:rsidRPr="00442D96">
        <w:rPr>
          <w:rFonts w:ascii="Times New Roman" w:hAnsi="Times New Roman" w:cs="Times New Roman"/>
          <w:sz w:val="24"/>
          <w:szCs w:val="24"/>
        </w:rPr>
        <w:t>following the classifications used by</w:t>
      </w:r>
      <w:r w:rsidR="004218FA">
        <w:rPr>
          <w:rFonts w:ascii="Times New Roman" w:hAnsi="Times New Roman" w:cs="Times New Roman"/>
          <w:sz w:val="24"/>
          <w:szCs w:val="24"/>
        </w:rPr>
        <w:t xml:space="preserve"> </w:t>
      </w:r>
      <w:r w:rsidR="004218FA">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218FA">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w:t>
      </w:r>
      <w:r w:rsidR="004218FA">
        <w:rPr>
          <w:rFonts w:ascii="Times New Roman" w:hAnsi="Times New Roman" w:cs="Times New Roman"/>
          <w:sz w:val="24"/>
          <w:szCs w:val="24"/>
        </w:rPr>
        <w:fldChar w:fldCharType="end"/>
      </w:r>
      <w:r w:rsidR="00F85BD9">
        <w:rPr>
          <w:rFonts w:ascii="Times New Roman" w:hAnsi="Times New Roman" w:cs="Times New Roman"/>
          <w:sz w:val="24"/>
          <w:szCs w:val="24"/>
        </w:rPr>
        <w:t xml:space="preserve">. </w:t>
      </w:r>
      <w:r w:rsidR="007A6B42">
        <w:rPr>
          <w:rFonts w:ascii="Times New Roman" w:hAnsi="Times New Roman" w:cs="Times New Roman"/>
          <w:sz w:val="24"/>
          <w:szCs w:val="24"/>
        </w:rPr>
        <w:t xml:space="preserve">Genomes </w:t>
      </w:r>
      <w:r w:rsidR="00F85BD9">
        <w:rPr>
          <w:rFonts w:ascii="Times New Roman" w:hAnsi="Times New Roman" w:cs="Times New Roman"/>
          <w:sz w:val="24"/>
          <w:szCs w:val="24"/>
        </w:rPr>
        <w:t>used for the genome-wide phylogenetic discordance analys</w:t>
      </w:r>
      <w:r w:rsidR="00E23F63">
        <w:rPr>
          <w:rFonts w:ascii="Times New Roman" w:hAnsi="Times New Roman" w:cs="Times New Roman"/>
          <w:sz w:val="24"/>
          <w:szCs w:val="24"/>
        </w:rPr>
        <w:t>e</w:t>
      </w:r>
      <w:r w:rsidR="00F85BD9">
        <w:rPr>
          <w:rFonts w:ascii="Times New Roman" w:hAnsi="Times New Roman" w:cs="Times New Roman"/>
          <w:sz w:val="24"/>
          <w:szCs w:val="24"/>
        </w:rPr>
        <w:t xml:space="preserve">s are </w:t>
      </w:r>
      <w:r w:rsidR="007A6B42">
        <w:rPr>
          <w:rFonts w:ascii="Times New Roman" w:hAnsi="Times New Roman" w:cs="Times New Roman"/>
          <w:sz w:val="24"/>
          <w:szCs w:val="24"/>
        </w:rPr>
        <w:t>underlined</w:t>
      </w:r>
      <w:r w:rsidR="00F85BD9">
        <w:rPr>
          <w:rFonts w:ascii="Times New Roman" w:hAnsi="Times New Roman" w:cs="Times New Roman"/>
          <w:sz w:val="24"/>
          <w:szCs w:val="24"/>
        </w:rPr>
        <w:t>.</w:t>
      </w:r>
    </w:p>
    <w:p w14:paraId="6FAED16B"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558E686" w14:textId="77777777" w:rsidR="000F3461" w:rsidRDefault="00A22613" w:rsidP="00F413E3">
      <w:pPr>
        <w:pStyle w:val="Heading3"/>
      </w:pPr>
      <w:r>
        <w:lastRenderedPageBreak/>
        <w:t xml:space="preserve">Figure </w:t>
      </w:r>
      <w:r w:rsidR="000F3461">
        <w:t>2</w:t>
      </w:r>
    </w:p>
    <w:p w14:paraId="70117038" w14:textId="13838A3F" w:rsidR="00FA32F1" w:rsidRPr="00FA32F1" w:rsidRDefault="00FA32F1" w:rsidP="00FA32F1">
      <w:pPr>
        <w:jc w:val="center"/>
      </w:pPr>
      <w:r>
        <w:rPr>
          <w:noProof/>
        </w:rPr>
        <w:drawing>
          <wp:inline distT="0" distB="0" distL="0" distR="0" wp14:anchorId="0D689EFF" wp14:editId="653A7274">
            <wp:extent cx="5135054" cy="6846740"/>
            <wp:effectExtent l="0" t="0" r="8890" b="0"/>
            <wp:docPr id="180539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9527" name="Picture 2"/>
                    <pic:cNvPicPr>
                      <a:picLocks noChangeAspect="1" noChangeArrowheads="1"/>
                    </pic:cNvPicPr>
                  </pic:nvPicPr>
                  <pic:blipFill>
                    <a:blip r:embed="rId18"/>
                    <a:stretch>
                      <a:fillRect/>
                    </a:stretch>
                  </pic:blipFill>
                  <pic:spPr bwMode="auto">
                    <a:xfrm>
                      <a:off x="0" y="0"/>
                      <a:ext cx="5135054" cy="6846740"/>
                    </a:xfrm>
                    <a:prstGeom prst="rect">
                      <a:avLst/>
                    </a:prstGeom>
                    <a:noFill/>
                    <a:ln>
                      <a:noFill/>
                    </a:ln>
                  </pic:spPr>
                </pic:pic>
              </a:graphicData>
            </a:graphic>
          </wp:inline>
        </w:drawing>
      </w:r>
    </w:p>
    <w:p w14:paraId="42ACC60B" w14:textId="35B5691F" w:rsidR="00FA32F1" w:rsidRDefault="00FA32F1">
      <w:pPr>
        <w:jc w:val="both"/>
        <w:rPr>
          <w:rFonts w:ascii="Times New Roman" w:hAnsi="Times New Roman" w:cs="Times New Roman"/>
          <w:sz w:val="24"/>
          <w:szCs w:val="24"/>
        </w:rPr>
        <w:pPrChange w:id="157" w:author="Good, Jeffrey" w:date="2024-06-07T15:58:00Z">
          <w:pPr>
            <w:spacing w:after="160" w:line="259" w:lineRule="auto"/>
          </w:pPr>
        </w:pPrChange>
      </w:pPr>
      <w:r>
        <w:rPr>
          <w:rFonts w:ascii="Times New Roman" w:hAnsi="Times New Roman" w:cs="Times New Roman"/>
          <w:b/>
          <w:bCs/>
          <w:sz w:val="24"/>
          <w:szCs w:val="24"/>
        </w:rPr>
        <w:t>Figure 2</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A22613">
        <w:rPr>
          <w:rFonts w:ascii="Times New Roman" w:hAnsi="Times New Roman" w:cs="Times New Roman"/>
          <w:sz w:val="24"/>
          <w:szCs w:val="24"/>
        </w:rPr>
        <w:t>The landscape</w:t>
      </w:r>
      <w:r w:rsidR="006972E6">
        <w:rPr>
          <w:rFonts w:ascii="Times New Roman" w:hAnsi="Times New Roman" w:cs="Times New Roman"/>
          <w:sz w:val="24"/>
          <w:szCs w:val="24"/>
        </w:rPr>
        <w:t xml:space="preserve"> and </w:t>
      </w:r>
      <w:r w:rsidR="00A22613">
        <w:rPr>
          <w:rFonts w:ascii="Times New Roman" w:hAnsi="Times New Roman" w:cs="Times New Roman"/>
          <w:sz w:val="24"/>
          <w:szCs w:val="24"/>
        </w:rPr>
        <w:t>profile of phylogenetic discordance across non-overlapping 10kb windows</w:t>
      </w:r>
      <w:r w:rsidR="00E26691">
        <w:rPr>
          <w:rFonts w:ascii="Times New Roman" w:hAnsi="Times New Roman" w:cs="Times New Roman"/>
          <w:sz w:val="24"/>
          <w:szCs w:val="24"/>
        </w:rPr>
        <w:t xml:space="preserve"> in murine genomes</w:t>
      </w:r>
      <w:r w:rsidR="00A22613">
        <w:rPr>
          <w:rFonts w:ascii="Times New Roman" w:hAnsi="Times New Roman" w:cs="Times New Roman"/>
          <w:sz w:val="24"/>
          <w:szCs w:val="24"/>
        </w:rPr>
        <w:t xml:space="preserve">. A) Distribution of the 20 most frequent topologies recovered across all windows. Numbers above bars indicate proportion of each topology. B) The top three topologies recovered </w:t>
      </w:r>
      <w:r w:rsidR="006972E6">
        <w:rPr>
          <w:rFonts w:ascii="Times New Roman" w:hAnsi="Times New Roman" w:cs="Times New Roman"/>
          <w:sz w:val="24"/>
          <w:szCs w:val="24"/>
        </w:rPr>
        <w:t>across all chromosomes</w:t>
      </w:r>
      <w:r w:rsidR="00A22613">
        <w:rPr>
          <w:rFonts w:ascii="Times New Roman" w:hAnsi="Times New Roman" w:cs="Times New Roman"/>
          <w:sz w:val="24"/>
          <w:szCs w:val="24"/>
        </w:rPr>
        <w:t xml:space="preserve"> 1. C) Distribution of the topologies recovered along </w:t>
      </w:r>
      <w:r w:rsidR="00A22613">
        <w:rPr>
          <w:rFonts w:ascii="Times New Roman" w:hAnsi="Times New Roman" w:cs="Times New Roman"/>
          <w:sz w:val="24"/>
          <w:szCs w:val="24"/>
        </w:rPr>
        <w:lastRenderedPageBreak/>
        <w:t>chromosome 1. The x-axis is scaled to the length of the chromosome and each vertical bar represents one 10kb window. The three most frequent topologies occupy the first three rows while all other topologies are shown in the bottom row.</w:t>
      </w:r>
      <w:r w:rsidR="00FF5E40">
        <w:rPr>
          <w:rFonts w:ascii="Times New Roman" w:hAnsi="Times New Roman" w:cs="Times New Roman"/>
          <w:sz w:val="24"/>
          <w:szCs w:val="24"/>
        </w:rPr>
        <w:t xml:space="preserve"> See Supplemental File S1 for individual chromosome plots.</w:t>
      </w:r>
      <w:r>
        <w:rPr>
          <w:rFonts w:ascii="Times New Roman" w:hAnsi="Times New Roman" w:cs="Times New Roman"/>
          <w:sz w:val="24"/>
          <w:szCs w:val="24"/>
        </w:rPr>
        <w:br w:type="page"/>
      </w:r>
    </w:p>
    <w:p w14:paraId="470B26F2" w14:textId="77777777" w:rsidR="000F3461" w:rsidRDefault="008C1C31" w:rsidP="00F413E3">
      <w:pPr>
        <w:pStyle w:val="Heading3"/>
      </w:pPr>
      <w:r>
        <w:lastRenderedPageBreak/>
        <w:t xml:space="preserve">Figure </w:t>
      </w:r>
      <w:r w:rsidR="000F3461">
        <w:t>3</w:t>
      </w:r>
    </w:p>
    <w:p w14:paraId="36B64CB6" w14:textId="1FFEB72F" w:rsidR="00FA32F1" w:rsidRPr="00FA32F1" w:rsidRDefault="00FA32F1" w:rsidP="00FA32F1">
      <w:pPr>
        <w:jc w:val="center"/>
      </w:pPr>
      <w:r>
        <w:rPr>
          <w:noProof/>
        </w:rPr>
        <w:drawing>
          <wp:inline distT="0" distB="0" distL="0" distR="0" wp14:anchorId="07AC51D5" wp14:editId="05AE32A2">
            <wp:extent cx="5934075" cy="3708797"/>
            <wp:effectExtent l="0" t="0" r="0" b="6350"/>
            <wp:docPr id="198830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4681" name="Picture 3"/>
                    <pic:cNvPicPr>
                      <a:picLocks noChangeAspect="1" noChangeArrowheads="1"/>
                    </pic:cNvPicPr>
                  </pic:nvPicPr>
                  <pic:blipFill>
                    <a:blip r:embed="rId19"/>
                    <a:stretch>
                      <a:fillRect/>
                    </a:stretch>
                  </pic:blipFill>
                  <pic:spPr bwMode="auto">
                    <a:xfrm>
                      <a:off x="0" y="0"/>
                      <a:ext cx="5934075" cy="3708797"/>
                    </a:xfrm>
                    <a:prstGeom prst="rect">
                      <a:avLst/>
                    </a:prstGeom>
                    <a:noFill/>
                    <a:ln>
                      <a:noFill/>
                    </a:ln>
                  </pic:spPr>
                </pic:pic>
              </a:graphicData>
            </a:graphic>
          </wp:inline>
        </w:drawing>
      </w:r>
    </w:p>
    <w:p w14:paraId="659CB793" w14:textId="3DCE45C9"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3</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8C1C31">
        <w:rPr>
          <w:rFonts w:ascii="Times New Roman" w:hAnsi="Times New Roman" w:cs="Times New Roman"/>
          <w:sz w:val="24"/>
          <w:szCs w:val="24"/>
        </w:rPr>
        <w:t>Similarity between 10kb windows decays as genomic distance between windows increases.</w:t>
      </w:r>
      <w:r w:rsidR="0041108A">
        <w:rPr>
          <w:rFonts w:ascii="Times New Roman" w:hAnsi="Times New Roman" w:cs="Times New Roman"/>
          <w:sz w:val="24"/>
          <w:szCs w:val="24"/>
        </w:rPr>
        <w:t xml:space="preserve"> A) The log </w:t>
      </w:r>
      <w:proofErr w:type="gramStart"/>
      <w:r w:rsidR="0041108A">
        <w:rPr>
          <w:rFonts w:ascii="Times New Roman" w:hAnsi="Times New Roman" w:cs="Times New Roman"/>
          <w:sz w:val="24"/>
          <w:szCs w:val="24"/>
        </w:rPr>
        <w:t>fit to</w:t>
      </w:r>
      <w:proofErr w:type="gramEnd"/>
      <w:r w:rsidR="0041108A">
        <w:rPr>
          <w:rFonts w:ascii="Times New Roman" w:hAnsi="Times New Roman" w:cs="Times New Roman"/>
          <w:sz w:val="24"/>
          <w:szCs w:val="24"/>
        </w:rPr>
        <w:t xml:space="preserve"> the mean of distributions of </w:t>
      </w:r>
      <w:r w:rsidR="00147AF7">
        <w:rPr>
          <w:rFonts w:ascii="Times New Roman" w:hAnsi="Times New Roman" w:cs="Times New Roman"/>
          <w:sz w:val="24"/>
          <w:szCs w:val="24"/>
        </w:rPr>
        <w:t>weighted Robinson-Foulds</w:t>
      </w:r>
      <w:r w:rsidR="0041108A">
        <w:rPr>
          <w:rFonts w:ascii="Times New Roman" w:hAnsi="Times New Roman" w:cs="Times New Roman"/>
          <w:sz w:val="24"/>
          <w:szCs w:val="24"/>
        </w:rPr>
        <w:t xml:space="preserve"> distances between</w:t>
      </w:r>
      <w:r w:rsidR="00147AF7">
        <w:rPr>
          <w:rFonts w:ascii="Times New Roman" w:hAnsi="Times New Roman" w:cs="Times New Roman"/>
          <w:sz w:val="24"/>
          <w:szCs w:val="24"/>
        </w:rPr>
        <w:t xml:space="preserve"> trees of</w:t>
      </w:r>
      <w:r w:rsidR="0041108A">
        <w:rPr>
          <w:rFonts w:ascii="Times New Roman" w:hAnsi="Times New Roman" w:cs="Times New Roman"/>
          <w:sz w:val="24"/>
          <w:szCs w:val="24"/>
        </w:rPr>
        <w:t xml:space="preserve"> windows at increasing genomic distance (10kb steps). Each line represents one chromosome. B) The same, but on a log scale with a linear fit. C) For every window on each chromosome, the genomic distance between windows at which tree distance becomes random </w:t>
      </w:r>
      <w:r w:rsidR="00964FB8">
        <w:rPr>
          <w:rFonts w:ascii="Times New Roman" w:hAnsi="Times New Roman" w:cs="Times New Roman"/>
          <w:sz w:val="24"/>
          <w:szCs w:val="24"/>
        </w:rPr>
        <w:t>for</w:t>
      </w:r>
      <w:r w:rsidR="0041108A">
        <w:rPr>
          <w:rFonts w:ascii="Times New Roman" w:hAnsi="Times New Roman" w:cs="Times New Roman"/>
          <w:sz w:val="24"/>
          <w:szCs w:val="24"/>
        </w:rPr>
        <w:t xml:space="preserve"> 100 </w:t>
      </w:r>
      <w:r w:rsidR="00964FB8">
        <w:rPr>
          <w:rFonts w:ascii="Times New Roman" w:hAnsi="Times New Roman" w:cs="Times New Roman"/>
          <w:sz w:val="24"/>
          <w:szCs w:val="24"/>
        </w:rPr>
        <w:t>replicates of random window selection</w:t>
      </w:r>
      <w:r w:rsidR="0041108A">
        <w:rPr>
          <w:rFonts w:ascii="Times New Roman" w:hAnsi="Times New Roman" w:cs="Times New Roman"/>
          <w:sz w:val="24"/>
          <w:szCs w:val="24"/>
        </w:rPr>
        <w:t xml:space="preserve">. </w:t>
      </w:r>
      <w:commentRangeStart w:id="158"/>
      <w:r w:rsidR="0041108A">
        <w:rPr>
          <w:rFonts w:ascii="Times New Roman" w:hAnsi="Times New Roman" w:cs="Times New Roman"/>
          <w:sz w:val="24"/>
          <w:szCs w:val="24"/>
        </w:rPr>
        <w:t xml:space="preserve">D) </w:t>
      </w:r>
      <w:ins w:id="159" w:author="Thomas, Gregg" w:date="2024-06-11T16:18:00Z" w16du:dateUtc="2024-06-11T20:18:00Z">
        <w:r w:rsidR="000F2586">
          <w:rPr>
            <w:rFonts w:ascii="Times New Roman" w:hAnsi="Times New Roman" w:cs="Times New Roman"/>
            <w:sz w:val="24"/>
            <w:szCs w:val="24"/>
          </w:rPr>
          <w:t xml:space="preserve">Points represent </w:t>
        </w:r>
      </w:ins>
      <w:del w:id="160" w:author="Thomas, Gregg" w:date="2024-06-11T16:18:00Z" w16du:dateUtc="2024-06-11T20:18:00Z">
        <w:r w:rsidR="0041108A" w:rsidDel="000F2586">
          <w:rPr>
            <w:rFonts w:ascii="Times New Roman" w:hAnsi="Times New Roman" w:cs="Times New Roman"/>
            <w:sz w:val="24"/>
            <w:szCs w:val="24"/>
          </w:rPr>
          <w:delText>T</w:delText>
        </w:r>
      </w:del>
      <w:ins w:id="161" w:author="Thomas, Gregg" w:date="2024-06-11T16:18:00Z" w16du:dateUtc="2024-06-11T20:18:00Z">
        <w:r w:rsidR="000F2586">
          <w:rPr>
            <w:rFonts w:ascii="Times New Roman" w:hAnsi="Times New Roman" w:cs="Times New Roman"/>
            <w:sz w:val="24"/>
            <w:szCs w:val="24"/>
          </w:rPr>
          <w:t>t</w:t>
        </w:r>
      </w:ins>
      <w:r w:rsidR="0041108A">
        <w:rPr>
          <w:rFonts w:ascii="Times New Roman" w:hAnsi="Times New Roman" w:cs="Times New Roman"/>
          <w:sz w:val="24"/>
          <w:szCs w:val="24"/>
        </w:rPr>
        <w:t>he slopes of the correlation between genomic distance and tree distance from panel B represent the rate at which tree similarity decays across the genome.</w:t>
      </w:r>
      <w:commentRangeEnd w:id="158"/>
      <w:r w:rsidR="005B1333">
        <w:rPr>
          <w:rStyle w:val="CommentReference"/>
        </w:rPr>
        <w:commentReference w:id="158"/>
      </w:r>
      <w:ins w:id="162" w:author="Thomas, Gregg" w:date="2024-06-11T16:18:00Z" w16du:dateUtc="2024-06-11T20:18:00Z">
        <w:r w:rsidR="000F2586">
          <w:rPr>
            <w:rFonts w:ascii="Times New Roman" w:hAnsi="Times New Roman" w:cs="Times New Roman"/>
            <w:sz w:val="24"/>
            <w:szCs w:val="24"/>
          </w:rPr>
          <w:t xml:space="preserve"> </w:t>
        </w:r>
      </w:ins>
      <w:ins w:id="163" w:author="Thomas, Gregg" w:date="2024-06-11T16:19:00Z" w16du:dateUtc="2024-06-11T20:19:00Z">
        <w:r w:rsidR="000F2586">
          <w:rPr>
            <w:rFonts w:ascii="Times New Roman" w:hAnsi="Times New Roman" w:cs="Times New Roman"/>
            <w:sz w:val="24"/>
            <w:szCs w:val="24"/>
          </w:rPr>
          <w:t>Dark grey dashed line is median slope and light grey dashed line is mean.</w:t>
        </w:r>
      </w:ins>
    </w:p>
    <w:p w14:paraId="0D321BC3"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50AEEC" w14:textId="77777777" w:rsidR="000F3461" w:rsidRDefault="007B6168" w:rsidP="00F413E3">
      <w:pPr>
        <w:pStyle w:val="Heading3"/>
      </w:pPr>
      <w:r>
        <w:lastRenderedPageBreak/>
        <w:t xml:space="preserve">Figure </w:t>
      </w:r>
      <w:r w:rsidR="000F3461">
        <w:t>4</w:t>
      </w:r>
    </w:p>
    <w:p w14:paraId="3522BBC0" w14:textId="178E5B1C" w:rsidR="00FA32F1" w:rsidRPr="00FA32F1" w:rsidRDefault="00FA32F1" w:rsidP="00FA32F1">
      <w:pPr>
        <w:jc w:val="center"/>
      </w:pPr>
      <w:r>
        <w:rPr>
          <w:noProof/>
        </w:rPr>
        <w:drawing>
          <wp:inline distT="0" distB="0" distL="0" distR="0" wp14:anchorId="4E6566B3" wp14:editId="63D5B522">
            <wp:extent cx="5943600" cy="1981200"/>
            <wp:effectExtent l="0" t="0" r="0" b="0"/>
            <wp:docPr id="167243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8277" name="Picture 4"/>
                    <pic:cNvPicPr>
                      <a:picLocks noChangeAspect="1" noChangeArrowheads="1"/>
                    </pic:cNvPicPr>
                  </pic:nvPicPr>
                  <pic:blipFill>
                    <a:blip r:embed="rId20"/>
                    <a:stretch>
                      <a:fillRect/>
                    </a:stretch>
                  </pic:blipFill>
                  <pic:spPr bwMode="auto">
                    <a:xfrm>
                      <a:off x="0" y="0"/>
                      <a:ext cx="5943600" cy="1981200"/>
                    </a:xfrm>
                    <a:prstGeom prst="rect">
                      <a:avLst/>
                    </a:prstGeom>
                    <a:noFill/>
                    <a:ln>
                      <a:noFill/>
                    </a:ln>
                  </pic:spPr>
                </pic:pic>
              </a:graphicData>
            </a:graphic>
          </wp:inline>
        </w:drawing>
      </w:r>
    </w:p>
    <w:p w14:paraId="4B53F6AD" w14:textId="282E5DD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4</w:t>
      </w:r>
      <w:r w:rsidR="005B1333">
        <w:rPr>
          <w:rFonts w:ascii="Times New Roman" w:hAnsi="Times New Roman" w:cs="Times New Roman"/>
          <w:b/>
          <w:bCs/>
          <w:sz w:val="24"/>
          <w:szCs w:val="24"/>
        </w:rPr>
        <w:t>.</w:t>
      </w:r>
      <w:r>
        <w:rPr>
          <w:rFonts w:ascii="Times New Roman" w:hAnsi="Times New Roman" w:cs="Times New Roman"/>
          <w:b/>
          <w:bCs/>
          <w:sz w:val="24"/>
          <w:szCs w:val="24"/>
        </w:rPr>
        <w:t xml:space="preserve"> </w:t>
      </w:r>
      <w:r w:rsidR="00400699">
        <w:rPr>
          <w:rFonts w:ascii="Times New Roman" w:hAnsi="Times New Roman" w:cs="Times New Roman"/>
          <w:sz w:val="24"/>
          <w:szCs w:val="24"/>
        </w:rPr>
        <w:t>C</w:t>
      </w:r>
      <w:r w:rsidR="007B6168">
        <w:rPr>
          <w:rFonts w:ascii="Times New Roman" w:hAnsi="Times New Roman" w:cs="Times New Roman"/>
          <w:sz w:val="24"/>
          <w:szCs w:val="24"/>
        </w:rPr>
        <w:t>orrelation</w:t>
      </w:r>
      <w:r w:rsidR="00400699">
        <w:rPr>
          <w:rFonts w:ascii="Times New Roman" w:hAnsi="Times New Roman" w:cs="Times New Roman"/>
          <w:sz w:val="24"/>
          <w:szCs w:val="24"/>
        </w:rPr>
        <w:t>s</w:t>
      </w:r>
      <w:r w:rsidR="007B6168">
        <w:rPr>
          <w:rFonts w:ascii="Times New Roman" w:hAnsi="Times New Roman" w:cs="Times New Roman"/>
          <w:sz w:val="24"/>
          <w:szCs w:val="24"/>
        </w:rPr>
        <w:t xml:space="preserve"> between </w:t>
      </w:r>
      <w:r w:rsidR="006E5D47">
        <w:rPr>
          <w:rFonts w:ascii="Times New Roman" w:hAnsi="Times New Roman" w:cs="Times New Roman"/>
          <w:sz w:val="24"/>
          <w:szCs w:val="24"/>
        </w:rPr>
        <w:t>tree similarity and recombination rate in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 xml:space="preserve">Mb windows. A) Tree similarity as measured by the </w:t>
      </w:r>
      <w:r w:rsidR="00147AF7">
        <w:rPr>
          <w:rFonts w:ascii="Times New Roman" w:hAnsi="Times New Roman" w:cs="Times New Roman"/>
          <w:sz w:val="24"/>
          <w:szCs w:val="24"/>
        </w:rPr>
        <w:t xml:space="preserve">weighted Robinson-Foulds </w:t>
      </w:r>
      <w:r w:rsidR="006E5D47">
        <w:rPr>
          <w:rFonts w:ascii="Times New Roman" w:hAnsi="Times New Roman" w:cs="Times New Roman"/>
          <w:sz w:val="24"/>
          <w:szCs w:val="24"/>
        </w:rPr>
        <w:t>distance between the first and last 10</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kb windows within the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Mb window. B) The</w:t>
      </w:r>
      <w:r w:rsidR="00D24E78">
        <w:rPr>
          <w:rFonts w:ascii="Times New Roman" w:hAnsi="Times New Roman" w:cs="Times New Roman"/>
          <w:sz w:val="24"/>
          <w:szCs w:val="24"/>
        </w:rPr>
        <w:t xml:space="preserve"> slopes of the linear correlation between the weighted Robinson-Foulds distances between the first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 window and every other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 window within a 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 represent the</w:t>
      </w:r>
      <w:r w:rsidR="006E5D47">
        <w:rPr>
          <w:rFonts w:ascii="Times New Roman" w:hAnsi="Times New Roman" w:cs="Times New Roman"/>
          <w:sz w:val="24"/>
          <w:szCs w:val="24"/>
        </w:rPr>
        <w:t xml:space="preserve"> rate at which </w:t>
      </w:r>
      <w:proofErr w:type="gramStart"/>
      <w:r w:rsidR="006E5D47">
        <w:rPr>
          <w:rFonts w:ascii="Times New Roman" w:hAnsi="Times New Roman" w:cs="Times New Roman"/>
          <w:sz w:val="24"/>
          <w:szCs w:val="24"/>
        </w:rPr>
        <w:t>tree</w:t>
      </w:r>
      <w:proofErr w:type="gramEnd"/>
      <w:r w:rsidR="006E5D47">
        <w:rPr>
          <w:rFonts w:ascii="Times New Roman" w:hAnsi="Times New Roman" w:cs="Times New Roman"/>
          <w:sz w:val="24"/>
          <w:szCs w:val="24"/>
        </w:rPr>
        <w:t xml:space="preserve"> similarity </w:t>
      </w:r>
      <w:r w:rsidR="00D24E78">
        <w:rPr>
          <w:rFonts w:ascii="Times New Roman" w:hAnsi="Times New Roman" w:cs="Times New Roman"/>
          <w:sz w:val="24"/>
          <w:szCs w:val="24"/>
        </w:rPr>
        <w:t>decays over each 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w:t>
      </w:r>
      <w:r w:rsidR="006E5D47">
        <w:rPr>
          <w:rFonts w:ascii="Times New Roman" w:hAnsi="Times New Roman" w:cs="Times New Roman"/>
          <w:sz w:val="24"/>
          <w:szCs w:val="24"/>
        </w:rPr>
        <w:t>.</w:t>
      </w:r>
      <w:r w:rsidR="001334F8">
        <w:rPr>
          <w:rFonts w:ascii="Times New Roman" w:hAnsi="Times New Roman" w:cs="Times New Roman"/>
          <w:sz w:val="24"/>
          <w:szCs w:val="24"/>
        </w:rPr>
        <w:t xml:space="preserve"> C) The mean </w:t>
      </w:r>
      <w:proofErr w:type="spellStart"/>
      <w:r w:rsidR="001334F8">
        <w:rPr>
          <w:rFonts w:ascii="Times New Roman" w:hAnsi="Times New Roman" w:cs="Times New Roman"/>
          <w:sz w:val="24"/>
          <w:szCs w:val="24"/>
        </w:rPr>
        <w:t>wRF</w:t>
      </w:r>
      <w:proofErr w:type="spellEnd"/>
      <w:r w:rsidR="001334F8">
        <w:rPr>
          <w:rFonts w:ascii="Times New Roman" w:hAnsi="Times New Roman" w:cs="Times New Roman"/>
          <w:sz w:val="24"/>
          <w:szCs w:val="24"/>
        </w:rPr>
        <w:t xml:space="preserve"> of all 10</w:t>
      </w:r>
      <w:r w:rsidR="005B1333">
        <w:rPr>
          <w:rFonts w:ascii="Times New Roman" w:hAnsi="Times New Roman" w:cs="Times New Roman"/>
          <w:sz w:val="24"/>
          <w:szCs w:val="24"/>
        </w:rPr>
        <w:t xml:space="preserve"> </w:t>
      </w:r>
      <w:r w:rsidR="001334F8">
        <w:rPr>
          <w:rFonts w:ascii="Times New Roman" w:hAnsi="Times New Roman" w:cs="Times New Roman"/>
          <w:sz w:val="24"/>
          <w:szCs w:val="24"/>
        </w:rPr>
        <w:t>kb window trees within each 5Mb window compared to the species tree.</w:t>
      </w:r>
    </w:p>
    <w:p w14:paraId="3A03CE75"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44B74FA" w14:textId="63F08AE6" w:rsidR="000F3461" w:rsidRDefault="004E62B2" w:rsidP="00F413E3">
      <w:pPr>
        <w:pStyle w:val="Heading3"/>
      </w:pPr>
      <w:r>
        <w:lastRenderedPageBreak/>
        <w:t xml:space="preserve">Figure </w:t>
      </w:r>
      <w:r w:rsidR="000F3461">
        <w:t>5</w:t>
      </w:r>
    </w:p>
    <w:p w14:paraId="04CE04A3" w14:textId="432AEA23" w:rsidR="00FA32F1" w:rsidRPr="00FA32F1" w:rsidRDefault="00FA32F1" w:rsidP="00FA32F1">
      <w:pPr>
        <w:jc w:val="center"/>
      </w:pPr>
      <w:r>
        <w:rPr>
          <w:noProof/>
        </w:rPr>
        <w:drawing>
          <wp:inline distT="0" distB="0" distL="0" distR="0" wp14:anchorId="6AFB9126" wp14:editId="2779398C">
            <wp:extent cx="4981575" cy="6975820"/>
            <wp:effectExtent l="0" t="0" r="0" b="0"/>
            <wp:docPr id="532168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5626" cy="6981492"/>
                    </a:xfrm>
                    <a:prstGeom prst="rect">
                      <a:avLst/>
                    </a:prstGeom>
                    <a:noFill/>
                    <a:ln>
                      <a:noFill/>
                    </a:ln>
                  </pic:spPr>
                </pic:pic>
              </a:graphicData>
            </a:graphic>
          </wp:inline>
        </w:drawing>
      </w:r>
    </w:p>
    <w:p w14:paraId="1E0D7665" w14:textId="271DBA83" w:rsidR="00FA32F1" w:rsidRDefault="00FA32F1" w:rsidP="00200C9B">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5</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r w:rsidR="00F330D6" w:rsidRPr="00FA32F1">
        <w:rPr>
          <w:rFonts w:ascii="Times New Roman" w:hAnsi="Times New Roman" w:cs="Times New Roman"/>
          <w:sz w:val="24"/>
          <w:szCs w:val="24"/>
        </w:rPr>
        <w:t>Distributions</w:t>
      </w:r>
      <w:r w:rsidR="00F330D6">
        <w:rPr>
          <w:rFonts w:ascii="Times New Roman" w:hAnsi="Times New Roman" w:cs="Times New Roman"/>
          <w:sz w:val="24"/>
          <w:szCs w:val="24"/>
        </w:rPr>
        <w:t xml:space="preserve"> of weighted Robinson-Foulds distance from trees constructed from 10kb windows either centered on recombination hotspots (Hotspot), protein-coding genes without evidence for positive selection (</w:t>
      </w:r>
      <w:proofErr w:type="gramStart"/>
      <w:r w:rsidR="00F330D6">
        <w:rPr>
          <w:rFonts w:ascii="Times New Roman" w:hAnsi="Times New Roman" w:cs="Times New Roman"/>
          <w:sz w:val="24"/>
          <w:szCs w:val="24"/>
        </w:rPr>
        <w:t>Non-PS</w:t>
      </w:r>
      <w:proofErr w:type="gramEnd"/>
      <w:r w:rsidR="00F330D6">
        <w:rPr>
          <w:rFonts w:ascii="Times New Roman" w:hAnsi="Times New Roman" w:cs="Times New Roman"/>
          <w:sz w:val="24"/>
          <w:szCs w:val="24"/>
        </w:rPr>
        <w:t xml:space="preserve"> genes), protein coding genes with evidence for positive </w:t>
      </w:r>
      <w:r w:rsidR="00F330D6">
        <w:rPr>
          <w:rFonts w:ascii="Times New Roman" w:hAnsi="Times New Roman" w:cs="Times New Roman"/>
          <w:sz w:val="24"/>
          <w:szCs w:val="24"/>
        </w:rPr>
        <w:lastRenderedPageBreak/>
        <w:t>selection (PS genes), UCEs, or containing none of these features (Non-feature). For each panel, the left portion shows the distributions of the measure for each feature type and the right panel shows the differences in means for each pairwise comparison of features with significance assessed with Tukey’s range test.</w:t>
      </w:r>
      <w:r w:rsidR="0071077D">
        <w:rPr>
          <w:rFonts w:ascii="Times New Roman" w:hAnsi="Times New Roman" w:cs="Times New Roman"/>
          <w:sz w:val="24"/>
          <w:szCs w:val="24"/>
        </w:rPr>
        <w:t xml:space="preserve"> The labels on the x-axis indicate the feature pairs being compared, with the first feature being the reference (</w:t>
      </w:r>
      <w:r w:rsidR="0071077D">
        <w:rPr>
          <w:rFonts w:ascii="Times New Roman" w:hAnsi="Times New Roman" w:cs="Times New Roman"/>
          <w:i/>
          <w:iCs/>
          <w:sz w:val="24"/>
          <w:szCs w:val="24"/>
        </w:rPr>
        <w:t>i.e.</w:t>
      </w:r>
      <w:r w:rsidR="0071077D">
        <w:rPr>
          <w:rFonts w:ascii="Times New Roman" w:hAnsi="Times New Roman" w:cs="Times New Roman"/>
          <w:sz w:val="24"/>
          <w:szCs w:val="24"/>
        </w:rPr>
        <w:t xml:space="preserve"> points above 0 indicate this feature has a higher mean).</w:t>
      </w:r>
      <w:r w:rsidR="00F330D6" w:rsidRPr="00F330D6">
        <w:rPr>
          <w:rFonts w:ascii="Times New Roman" w:hAnsi="Times New Roman" w:cs="Times New Roman"/>
          <w:i/>
          <w:iCs/>
          <w:sz w:val="24"/>
          <w:szCs w:val="24"/>
        </w:rPr>
        <w:t xml:space="preserve"> </w:t>
      </w:r>
      <w:r w:rsidR="00F330D6">
        <w:rPr>
          <w:rFonts w:ascii="Times New Roman" w:hAnsi="Times New Roman" w:cs="Times New Roman"/>
          <w:i/>
          <w:iCs/>
          <w:sz w:val="24"/>
          <w:szCs w:val="24"/>
        </w:rPr>
        <w:t>P-</w:t>
      </w:r>
      <w:r w:rsidR="00F330D6" w:rsidRPr="00515A9D">
        <w:rPr>
          <w:rFonts w:ascii="Times New Roman" w:hAnsi="Times New Roman" w:cs="Times New Roman"/>
          <w:sz w:val="24"/>
          <w:szCs w:val="24"/>
        </w:rPr>
        <w:t>value</w:t>
      </w:r>
      <w:r w:rsidR="00F330D6">
        <w:rPr>
          <w:rFonts w:ascii="Times New Roman" w:hAnsi="Times New Roman" w:cs="Times New Roman"/>
          <w:sz w:val="24"/>
          <w:szCs w:val="24"/>
        </w:rPr>
        <w:t xml:space="preserve"> thresholds: * &lt; 0.05, ** &lt; 0.01, *** &lt;0.001. </w:t>
      </w:r>
      <w:commentRangeStart w:id="164"/>
      <w:r w:rsidR="00F330D6">
        <w:rPr>
          <w:rFonts w:ascii="Times New Roman" w:hAnsi="Times New Roman" w:cs="Times New Roman"/>
          <w:sz w:val="24"/>
          <w:szCs w:val="24"/>
        </w:rPr>
        <w:t>A) The rate of decay of phylogenetic similarity</w:t>
      </w:r>
      <w:r w:rsidR="00D24E78">
        <w:rPr>
          <w:rFonts w:ascii="Times New Roman" w:hAnsi="Times New Roman" w:cs="Times New Roman"/>
          <w:sz w:val="24"/>
          <w:szCs w:val="24"/>
        </w:rPr>
        <w:t xml:space="preserve"> is</w:t>
      </w:r>
      <w:r w:rsidR="00F330D6">
        <w:rPr>
          <w:rFonts w:ascii="Times New Roman" w:hAnsi="Times New Roman" w:cs="Times New Roman"/>
          <w:sz w:val="24"/>
          <w:szCs w:val="24"/>
        </w:rPr>
        <w:t xml:space="preserve"> calculated as the slope of a linear regression between </w:t>
      </w:r>
      <w:proofErr w:type="spellStart"/>
      <w:r w:rsidR="00F330D6">
        <w:rPr>
          <w:rFonts w:ascii="Times New Roman" w:hAnsi="Times New Roman" w:cs="Times New Roman"/>
          <w:sz w:val="24"/>
          <w:szCs w:val="24"/>
        </w:rPr>
        <w:t>wRF</w:t>
      </w:r>
      <w:proofErr w:type="spellEnd"/>
      <w:r w:rsidR="00F330D6">
        <w:rPr>
          <w:rFonts w:ascii="Times New Roman" w:hAnsi="Times New Roman" w:cs="Times New Roman"/>
          <w:sz w:val="24"/>
          <w:szCs w:val="24"/>
        </w:rPr>
        <w:t xml:space="preserve"> and the </w:t>
      </w:r>
      <w:proofErr w:type="spellStart"/>
      <w:r w:rsidR="00F330D6">
        <w:rPr>
          <w:rFonts w:ascii="Times New Roman" w:hAnsi="Times New Roman" w:cs="Times New Roman"/>
          <w:sz w:val="24"/>
          <w:szCs w:val="24"/>
        </w:rPr>
        <w:t>log</w:t>
      </w:r>
      <w:proofErr w:type="spellEnd"/>
      <w:r w:rsidR="00F330D6">
        <w:rPr>
          <w:rFonts w:ascii="Times New Roman" w:hAnsi="Times New Roman" w:cs="Times New Roman"/>
          <w:sz w:val="24"/>
          <w:szCs w:val="24"/>
        </w:rPr>
        <w:t xml:space="preserve"> distance between each window up to 5Mb away from the feature window. </w:t>
      </w:r>
      <w:commentRangeEnd w:id="164"/>
      <w:r w:rsidR="00E322A4">
        <w:rPr>
          <w:rStyle w:val="CommentReference"/>
        </w:rPr>
        <w:commentReference w:id="164"/>
      </w:r>
      <w:r w:rsidR="00F330D6">
        <w:rPr>
          <w:rFonts w:ascii="Times New Roman" w:hAnsi="Times New Roman" w:cs="Times New Roman"/>
          <w:sz w:val="24"/>
          <w:szCs w:val="24"/>
        </w:rPr>
        <w:t>B) The phylogenetic similarity of windows immediately adjacent to feature windows. C) The phylogenetic similarity between the species tree inferred from protein-coding gene trees and the feature window.</w:t>
      </w:r>
    </w:p>
    <w:p w14:paraId="2EB1C53E"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267FFB5" w14:textId="77777777" w:rsidR="000F3461" w:rsidRDefault="00E7006D" w:rsidP="00F413E3">
      <w:pPr>
        <w:pStyle w:val="Heading3"/>
      </w:pPr>
      <w:r>
        <w:lastRenderedPageBreak/>
        <w:t xml:space="preserve">Figure </w:t>
      </w:r>
      <w:r w:rsidR="000F3461">
        <w:t>6</w:t>
      </w:r>
    </w:p>
    <w:p w14:paraId="1B1B89A5" w14:textId="1756C034" w:rsidR="00FA32F1" w:rsidRPr="00FA32F1" w:rsidRDefault="00FA32F1" w:rsidP="00FA32F1">
      <w:pPr>
        <w:jc w:val="center"/>
      </w:pPr>
      <w:r>
        <w:rPr>
          <w:noProof/>
        </w:rPr>
        <w:drawing>
          <wp:inline distT="0" distB="0" distL="0" distR="0" wp14:anchorId="5EB877A0" wp14:editId="3A883B46">
            <wp:extent cx="4572000" cy="3657600"/>
            <wp:effectExtent l="0" t="0" r="0" b="0"/>
            <wp:docPr id="570318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5988925F" w14:textId="38F736B9" w:rsidR="00737B9F"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6</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r w:rsidR="00E7006D" w:rsidRPr="00FA32F1">
        <w:rPr>
          <w:rFonts w:ascii="Times New Roman" w:hAnsi="Times New Roman" w:cs="Times New Roman"/>
          <w:sz w:val="24"/>
          <w:szCs w:val="24"/>
        </w:rPr>
        <w:t>Tree</w:t>
      </w:r>
      <w:r w:rsidR="00E7006D">
        <w:rPr>
          <w:rFonts w:ascii="Times New Roman" w:hAnsi="Times New Roman" w:cs="Times New Roman"/>
          <w:sz w:val="24"/>
          <w:szCs w:val="24"/>
        </w:rPr>
        <w:t xml:space="preserve"> misspecification leads to erroneous results in tests for positive selection. The proportion of genes inferred to be under positive selection for three tests using either a single species tree (concatenated tree) or individual gene trees, as well as those found in both cases (shared). Numbers in the bars indicate raw counts, and percentages indicate the percent of genes in that category that are discordant from the species tree.</w:t>
      </w:r>
      <w:r w:rsidR="00760385">
        <w:rPr>
          <w:rFonts w:ascii="Times New Roman" w:hAnsi="Times New Roman" w:cs="Times New Roman"/>
          <w:sz w:val="24"/>
          <w:szCs w:val="24"/>
        </w:rPr>
        <w:t xml:space="preserve"> </w:t>
      </w:r>
    </w:p>
    <w:p w14:paraId="39A271ED" w14:textId="77777777" w:rsidR="00AA6986" w:rsidRPr="00E7006D" w:rsidRDefault="00AA6986" w:rsidP="00F413E3">
      <w:pPr>
        <w:jc w:val="both"/>
        <w:rPr>
          <w:rFonts w:ascii="Times New Roman" w:hAnsi="Times New Roman" w:cs="Times New Roman"/>
          <w:sz w:val="24"/>
          <w:szCs w:val="24"/>
        </w:rPr>
      </w:pPr>
    </w:p>
    <w:p w14:paraId="1132A928" w14:textId="6342437D" w:rsidR="009418B1" w:rsidRDefault="009418B1" w:rsidP="008E44E5">
      <w:pPr>
        <w:jc w:val="center"/>
        <w:rPr>
          <w:rFonts w:ascii="Times New Roman" w:hAnsi="Times New Roman" w:cs="Times New Roman"/>
          <w:b/>
          <w:bCs/>
          <w:sz w:val="24"/>
          <w:szCs w:val="24"/>
        </w:rPr>
      </w:pPr>
    </w:p>
    <w:p w14:paraId="3800002E" w14:textId="5CD92E25" w:rsidR="00CE264C" w:rsidRDefault="00CE264C" w:rsidP="007E7634">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D0485E" w14:textId="1CE76A34" w:rsidR="00501ADC" w:rsidRDefault="00501ADC" w:rsidP="00501ADC">
      <w:pPr>
        <w:pStyle w:val="Heading1"/>
      </w:pPr>
      <w:r>
        <w:lastRenderedPageBreak/>
        <w:t>References</w:t>
      </w:r>
    </w:p>
    <w:p w14:paraId="3502DD01" w14:textId="1894CA89" w:rsidR="00494136" w:rsidRPr="00494136" w:rsidRDefault="009418B1" w:rsidP="00494136">
      <w:pPr>
        <w:pStyle w:val="EndNoteBibliography"/>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EN.REFLIST </w:instrText>
      </w:r>
      <w:r>
        <w:rPr>
          <w:rFonts w:ascii="Times New Roman" w:hAnsi="Times New Roman" w:cs="Times New Roman"/>
          <w:b/>
          <w:bCs/>
          <w:sz w:val="24"/>
          <w:szCs w:val="24"/>
        </w:rPr>
        <w:fldChar w:fldCharType="separate"/>
      </w:r>
      <w:r w:rsidR="00494136" w:rsidRPr="00494136">
        <w:t xml:space="preserve">PDB (The Paleobiology Database) [Internet]. 2011 January 21st, 2022]. Available from: </w:t>
      </w:r>
      <w:hyperlink r:id="rId23" w:history="1">
        <w:r w:rsidR="00494136" w:rsidRPr="00494136">
          <w:rPr>
            <w:rStyle w:val="Hyperlink"/>
          </w:rPr>
          <w:t>http://paleodb.org/</w:t>
        </w:r>
      </w:hyperlink>
      <w:r w:rsidR="00494136" w:rsidRPr="00494136">
        <w:t xml:space="preserve"> </w:t>
      </w:r>
    </w:p>
    <w:p w14:paraId="7AA97368" w14:textId="77777777" w:rsidR="00494136" w:rsidRPr="00494136" w:rsidRDefault="00494136" w:rsidP="00494136">
      <w:pPr>
        <w:pStyle w:val="EndNoteBibliography"/>
        <w:spacing w:after="0"/>
      </w:pPr>
    </w:p>
    <w:p w14:paraId="42C7C51A" w14:textId="77777777" w:rsidR="00494136" w:rsidRPr="00494136" w:rsidRDefault="00494136" w:rsidP="00494136">
      <w:pPr>
        <w:pStyle w:val="EndNoteBibliography"/>
      </w:pPr>
      <w:r w:rsidRPr="00494136">
        <w:t>Aghova T, Kimura Y, Bryja J, Dobigny G, Granjon L, Kergoat GJ. 2018. Fossils know it best: Using a new set of fossil calibrations to improve the temporal phylogenetic framework of murid rodents (Rodentia: Muridae). Mol Phylogenet Evol 128:98-111.</w:t>
      </w:r>
    </w:p>
    <w:p w14:paraId="50D22936" w14:textId="77777777" w:rsidR="00494136" w:rsidRPr="00494136" w:rsidRDefault="00494136" w:rsidP="00494136">
      <w:pPr>
        <w:pStyle w:val="EndNoteBibliography"/>
        <w:spacing w:after="0"/>
      </w:pPr>
    </w:p>
    <w:p w14:paraId="2D5E799E" w14:textId="77777777" w:rsidR="00494136" w:rsidRPr="00494136" w:rsidRDefault="00494136" w:rsidP="00494136">
      <w:pPr>
        <w:pStyle w:val="EndNoteBibliography"/>
      </w:pPr>
      <w:r w:rsidRPr="00494136">
        <w:t>Alda F, Ludt WB, Elias DJ, McMahan CD, Chakrabarty P. 2021. Comparing Ultraconserved Elements and Exons for Phylogenomic Analyses of Middle American Cichlids: When Data Agree to Disagree. Genome Biol Evol 13:evab161.</w:t>
      </w:r>
    </w:p>
    <w:p w14:paraId="048E93E3" w14:textId="77777777" w:rsidR="00494136" w:rsidRPr="00494136" w:rsidRDefault="00494136" w:rsidP="00494136">
      <w:pPr>
        <w:pStyle w:val="EndNoteBibliography"/>
        <w:spacing w:after="0"/>
      </w:pPr>
    </w:p>
    <w:p w14:paraId="53DCB3C5" w14:textId="77777777" w:rsidR="00494136" w:rsidRPr="00494136" w:rsidRDefault="00494136" w:rsidP="00494136">
      <w:pPr>
        <w:pStyle w:val="EndNoteBibliography"/>
      </w:pPr>
      <w:r w:rsidRPr="00494136">
        <w:t>Alexander AM, Su YC, Oliveros CH, Olson KV, Travers SL, Brown RM. 2017. Genomic data reveals potential for hybridization, introgression, and incomplete lineage sorting to confound phylogenetic relationships in an adaptive radiation of narrow-mouth frogs. Evolution 71:475-488.</w:t>
      </w:r>
    </w:p>
    <w:p w14:paraId="1CF88831" w14:textId="77777777" w:rsidR="00494136" w:rsidRPr="00494136" w:rsidRDefault="00494136" w:rsidP="00494136">
      <w:pPr>
        <w:pStyle w:val="EndNoteBibliography"/>
        <w:spacing w:after="0"/>
      </w:pPr>
    </w:p>
    <w:p w14:paraId="20CB229A" w14:textId="77777777" w:rsidR="00494136" w:rsidRPr="00494136" w:rsidRDefault="00494136" w:rsidP="00494136">
      <w:pPr>
        <w:pStyle w:val="EndNoteBibliography"/>
      </w:pPr>
      <w:r w:rsidRPr="00494136">
        <w:t>Avise JC, Robinson TJ. 2008. Hemiplasy: a new term in the lexicon of phylogenetics. Syst Biol 57:503-507.</w:t>
      </w:r>
    </w:p>
    <w:p w14:paraId="5F239C8A" w14:textId="77777777" w:rsidR="00494136" w:rsidRPr="00494136" w:rsidRDefault="00494136" w:rsidP="00494136">
      <w:pPr>
        <w:pStyle w:val="EndNoteBibliography"/>
        <w:spacing w:after="0"/>
      </w:pPr>
    </w:p>
    <w:p w14:paraId="44661938" w14:textId="77777777" w:rsidR="00494136" w:rsidRPr="00494136" w:rsidRDefault="00494136" w:rsidP="00494136">
      <w:pPr>
        <w:pStyle w:val="EndNoteBibliography"/>
      </w:pPr>
      <w:r w:rsidRPr="00494136">
        <w:t>Baudat F, Buard J, Grey C, Fledel-Alon A, Ober C, Przeworski M, Coop G, de Massy B. 2010. PRDM9 is a major determinant of meiotic recombination hotspots in humans and mice. Science 327:836-840.</w:t>
      </w:r>
    </w:p>
    <w:p w14:paraId="5713876C" w14:textId="77777777" w:rsidR="00494136" w:rsidRPr="00494136" w:rsidRDefault="00494136" w:rsidP="00494136">
      <w:pPr>
        <w:pStyle w:val="EndNoteBibliography"/>
        <w:spacing w:after="0"/>
      </w:pPr>
    </w:p>
    <w:p w14:paraId="489B2FEC" w14:textId="77777777" w:rsidR="00494136" w:rsidRPr="00494136" w:rsidRDefault="00494136" w:rsidP="00494136">
      <w:pPr>
        <w:pStyle w:val="EndNoteBibliography"/>
      </w:pPr>
      <w:r w:rsidRPr="00494136">
        <w:t>Baum DA. 2007. Concordance trees, concordance factors, and the exploration of reticulate genealogy. TAXON 56:417-426.</w:t>
      </w:r>
    </w:p>
    <w:p w14:paraId="4B66B807" w14:textId="77777777" w:rsidR="00494136" w:rsidRPr="00494136" w:rsidRDefault="00494136" w:rsidP="00494136">
      <w:pPr>
        <w:pStyle w:val="EndNoteBibliography"/>
        <w:spacing w:after="0"/>
      </w:pPr>
    </w:p>
    <w:p w14:paraId="616052B5" w14:textId="77777777" w:rsidR="00494136" w:rsidRPr="00494136" w:rsidRDefault="00494136" w:rsidP="00494136">
      <w:pPr>
        <w:pStyle w:val="EndNoteBibliography"/>
      </w:pPr>
      <w:r w:rsidRPr="00494136">
        <w:t>Benjamini Y, Hochberg Y. 1995. Controlling the false discovery rate: a practical and powerful approach to multiple testing. Journal of the Royal statistical society: series B (Methodological) 57:289-300.</w:t>
      </w:r>
    </w:p>
    <w:p w14:paraId="27422A76" w14:textId="77777777" w:rsidR="00494136" w:rsidRPr="00494136" w:rsidRDefault="00494136" w:rsidP="00494136">
      <w:pPr>
        <w:pStyle w:val="EndNoteBibliography"/>
        <w:spacing w:after="0"/>
      </w:pPr>
    </w:p>
    <w:p w14:paraId="552A7B4A" w14:textId="77777777" w:rsidR="00494136" w:rsidRPr="00494136" w:rsidRDefault="00494136" w:rsidP="00494136">
      <w:pPr>
        <w:pStyle w:val="EndNoteBibliography"/>
      </w:pPr>
      <w:r w:rsidRPr="00494136">
        <w:t>Bloom BH. 1970. Space/time trade-offs in hash coding with allowable errors. Commun. ACM 13:422–426.</w:t>
      </w:r>
    </w:p>
    <w:p w14:paraId="011D0874" w14:textId="77777777" w:rsidR="00494136" w:rsidRPr="00494136" w:rsidRDefault="00494136" w:rsidP="00494136">
      <w:pPr>
        <w:pStyle w:val="EndNoteBibliography"/>
        <w:spacing w:after="0"/>
      </w:pPr>
    </w:p>
    <w:p w14:paraId="2FE10ABB" w14:textId="77777777" w:rsidR="00494136" w:rsidRPr="00494136" w:rsidRDefault="00494136" w:rsidP="00494136">
      <w:pPr>
        <w:pStyle w:val="EndNoteBibliography"/>
      </w:pPr>
      <w:r w:rsidRPr="00494136">
        <w:t>Böcker S, Canzar S, Gunnar WK. 2013. The Generalized Robinson-Foulds Metric. In:  Darling A, Stoye J, editors. Algorithms in Bioinformatics. Berlin, Heidelberg: Springer.</w:t>
      </w:r>
    </w:p>
    <w:p w14:paraId="3CA0758F" w14:textId="77777777" w:rsidR="00494136" w:rsidRPr="00494136" w:rsidRDefault="00494136" w:rsidP="00494136">
      <w:pPr>
        <w:pStyle w:val="EndNoteBibliography"/>
        <w:spacing w:after="0"/>
      </w:pPr>
    </w:p>
    <w:p w14:paraId="0FAABAD1" w14:textId="77777777" w:rsidR="00494136" w:rsidRPr="00494136" w:rsidRDefault="00494136" w:rsidP="00494136">
      <w:pPr>
        <w:pStyle w:val="EndNoteBibliography"/>
      </w:pPr>
      <w:r w:rsidRPr="00494136">
        <w:t>Bolger AM, Lohse M, Usadel B. 2014. Trimmomatic: a flexible trimmer for Illumina sequence data. Bioinformatics 30:2114-2120.</w:t>
      </w:r>
    </w:p>
    <w:p w14:paraId="207B4480" w14:textId="77777777" w:rsidR="00494136" w:rsidRPr="00494136" w:rsidRDefault="00494136" w:rsidP="00494136">
      <w:pPr>
        <w:pStyle w:val="EndNoteBibliography"/>
        <w:spacing w:after="0"/>
      </w:pPr>
    </w:p>
    <w:p w14:paraId="6EFE4B6E" w14:textId="77777777" w:rsidR="00494136" w:rsidRPr="00494136" w:rsidRDefault="00494136" w:rsidP="00494136">
      <w:pPr>
        <w:pStyle w:val="EndNoteBibliography"/>
      </w:pPr>
      <w:r w:rsidRPr="00494136">
        <w:t>Borowiec ML. 2016. AMAS: a fast tool for alignment manipulation and computing of summary statistics. PeerJ 4:e1660.</w:t>
      </w:r>
    </w:p>
    <w:p w14:paraId="2AEBC698" w14:textId="77777777" w:rsidR="00494136" w:rsidRPr="00494136" w:rsidRDefault="00494136" w:rsidP="00494136">
      <w:pPr>
        <w:pStyle w:val="EndNoteBibliography"/>
        <w:spacing w:after="0"/>
      </w:pPr>
    </w:p>
    <w:p w14:paraId="5CE72BBF" w14:textId="77777777" w:rsidR="00494136" w:rsidRPr="00494136" w:rsidRDefault="00494136" w:rsidP="00494136">
      <w:pPr>
        <w:pStyle w:val="EndNoteBibliography"/>
      </w:pPr>
      <w:r w:rsidRPr="00494136">
        <w:lastRenderedPageBreak/>
        <w:t>Bradley RK, Roberts A, Smoot M, Juvekar S, Do J, Dewey C, Holmes I, Pachter L. 2009. Fast statistical alignment. PLoS Comput Biol 5:e1000392.</w:t>
      </w:r>
    </w:p>
    <w:p w14:paraId="5598157F" w14:textId="77777777" w:rsidR="00494136" w:rsidRPr="00494136" w:rsidRDefault="00494136" w:rsidP="00494136">
      <w:pPr>
        <w:pStyle w:val="EndNoteBibliography"/>
        <w:spacing w:after="0"/>
      </w:pPr>
    </w:p>
    <w:p w14:paraId="25BFB652" w14:textId="77777777" w:rsidR="00494136" w:rsidRPr="00494136" w:rsidRDefault="00494136" w:rsidP="00494136">
      <w:pPr>
        <w:pStyle w:val="EndNoteBibliography"/>
      </w:pPr>
      <w:r w:rsidRPr="00494136">
        <w:t>Capella-Gutierrez S, Silla-Martinez JM, Gabaldon T. 2009. trimAl: a tool for automated alignment trimming in large-scale phylogenetic analyses. Bioinformatics 25:1972-1973.</w:t>
      </w:r>
    </w:p>
    <w:p w14:paraId="2514B265" w14:textId="77777777" w:rsidR="00494136" w:rsidRPr="00494136" w:rsidRDefault="00494136" w:rsidP="00494136">
      <w:pPr>
        <w:pStyle w:val="EndNoteBibliography"/>
        <w:spacing w:after="0"/>
      </w:pPr>
    </w:p>
    <w:p w14:paraId="4C7D76AD" w14:textId="77777777" w:rsidR="00494136" w:rsidRPr="00494136" w:rsidRDefault="00494136" w:rsidP="00494136">
      <w:pPr>
        <w:pStyle w:val="EndNoteBibliography"/>
      </w:pPr>
      <w:r w:rsidRPr="00494136">
        <w:t>Carbone L, Harris RA, Gnerre S, Veeramah KR, Lorente-Galdos B, Huddleston J, Meyer TJ, Herrero J, Roos C, Aken B, et al. 2014. Gibbon genome and the fast karyotype evolution of small apes. Nature 513:195-201.</w:t>
      </w:r>
    </w:p>
    <w:p w14:paraId="71D66A64" w14:textId="77777777" w:rsidR="00494136" w:rsidRPr="00494136" w:rsidRDefault="00494136" w:rsidP="00494136">
      <w:pPr>
        <w:pStyle w:val="EndNoteBibliography"/>
        <w:spacing w:after="0"/>
      </w:pPr>
    </w:p>
    <w:p w14:paraId="447C71BC" w14:textId="77777777" w:rsidR="00494136" w:rsidRPr="00494136" w:rsidRDefault="00494136" w:rsidP="00494136">
      <w:pPr>
        <w:pStyle w:val="EndNoteBibliography"/>
      </w:pPr>
      <w:r w:rsidRPr="00494136">
        <w:t>Chan KO, Hutter CR, Wood PL, Jr., Grismer LL, Brown RM. 2020. Target-capture phylogenomics provide insights on gene and species tree discordances in Old World treefrogs (Anura: Rhacophoridae). Proc Biol Sci 287:20202102.</w:t>
      </w:r>
    </w:p>
    <w:p w14:paraId="013057B9" w14:textId="77777777" w:rsidR="00494136" w:rsidRPr="00494136" w:rsidRDefault="00494136" w:rsidP="00494136">
      <w:pPr>
        <w:pStyle w:val="EndNoteBibliography"/>
        <w:spacing w:after="0"/>
      </w:pPr>
    </w:p>
    <w:p w14:paraId="0B48BC7E" w14:textId="77777777" w:rsidR="00494136" w:rsidRPr="00494136" w:rsidRDefault="00494136" w:rsidP="00494136">
      <w:pPr>
        <w:pStyle w:val="EndNoteBibliography"/>
      </w:pPr>
      <w:r w:rsidRPr="00494136">
        <w:t>Charlesworth B, Morgan MT, Charlesworth D. 1993. The effect of deleterious mutations on neutral molecular variation. Genetics 134:1289-1303.</w:t>
      </w:r>
    </w:p>
    <w:p w14:paraId="76E607B2" w14:textId="77777777" w:rsidR="00494136" w:rsidRPr="00494136" w:rsidRDefault="00494136" w:rsidP="00494136">
      <w:pPr>
        <w:pStyle w:val="EndNoteBibliography"/>
        <w:spacing w:after="0"/>
      </w:pPr>
    </w:p>
    <w:p w14:paraId="407A4CC1" w14:textId="77777777" w:rsidR="00494136" w:rsidRPr="00494136" w:rsidRDefault="00494136" w:rsidP="00494136">
      <w:pPr>
        <w:pStyle w:val="EndNoteBibliography"/>
      </w:pPr>
      <w:r w:rsidRPr="00494136">
        <w:t>Chernomor O, von Haeseler A, Minh BQ. 2016. Terrace Aware Data Structure for Phylogenomic Inference from Supermatrices. Syst Biol 65:997-1008.</w:t>
      </w:r>
    </w:p>
    <w:p w14:paraId="4B98157C" w14:textId="77777777" w:rsidR="00494136" w:rsidRPr="00494136" w:rsidRDefault="00494136" w:rsidP="00494136">
      <w:pPr>
        <w:pStyle w:val="EndNoteBibliography"/>
        <w:spacing w:after="0"/>
      </w:pPr>
    </w:p>
    <w:p w14:paraId="555C62F2" w14:textId="77777777" w:rsidR="00494136" w:rsidRPr="00494136" w:rsidRDefault="00494136" w:rsidP="00494136">
      <w:pPr>
        <w:pStyle w:val="EndNoteBibliography"/>
      </w:pPr>
      <w:r w:rsidRPr="00494136">
        <w:t>Christmas MJ, Kaplow IM, Genereux DP, Dong MX, Hughes GM, Li X, Sullivan PF, Hindle AG, Andrews G, Armstrong JC, et al. 2023. Evolutionary constraint and innovation across hundreds of placental mammals. Science 380:eabn3943.</w:t>
      </w:r>
    </w:p>
    <w:p w14:paraId="1D29C4B0" w14:textId="77777777" w:rsidR="00494136" w:rsidRPr="00494136" w:rsidRDefault="00494136" w:rsidP="00494136">
      <w:pPr>
        <w:pStyle w:val="EndNoteBibliography"/>
        <w:spacing w:after="0"/>
      </w:pPr>
    </w:p>
    <w:p w14:paraId="5FB79451" w14:textId="77777777" w:rsidR="00494136" w:rsidRPr="00494136" w:rsidRDefault="00494136" w:rsidP="00494136">
      <w:pPr>
        <w:pStyle w:val="EndNoteBibliography"/>
      </w:pPr>
      <w:r w:rsidRPr="00494136">
        <w:t>Cox A, Ackert-Bicknell CL, Dumont BL, Ding Y, Bell JT, Brockmann GA, Wergedal JE, Bult C, Paigen B, Flint J, et al. 2009. A new standard genetic map for the laboratory mouse. Genetics 182:1335-1344.</w:t>
      </w:r>
    </w:p>
    <w:p w14:paraId="446DBBE2" w14:textId="77777777" w:rsidR="00494136" w:rsidRPr="00494136" w:rsidRDefault="00494136" w:rsidP="00494136">
      <w:pPr>
        <w:pStyle w:val="EndNoteBibliography"/>
        <w:spacing w:after="0"/>
      </w:pPr>
    </w:p>
    <w:p w14:paraId="30BC2A2D" w14:textId="77777777" w:rsidR="00494136" w:rsidRPr="00494136" w:rsidRDefault="00494136" w:rsidP="00494136">
      <w:pPr>
        <w:pStyle w:val="EndNoteBibliography"/>
      </w:pPr>
      <w:r w:rsidRPr="00494136">
        <w:t>Cunningham F, Allen JE, Allen J, Alvarez-Jarreta J, Amode MR, Armean IM, Austine-Orimoloye O, Azov AG, Barnes I, Bennett R, et al. 2022. Ensembl 2022. Nucleic Acids Res 50:D988-D995.</w:t>
      </w:r>
    </w:p>
    <w:p w14:paraId="5F4A6C0E" w14:textId="77777777" w:rsidR="00494136" w:rsidRPr="00494136" w:rsidRDefault="00494136" w:rsidP="00494136">
      <w:pPr>
        <w:pStyle w:val="EndNoteBibliography"/>
        <w:spacing w:after="0"/>
      </w:pPr>
    </w:p>
    <w:p w14:paraId="0166ECBC" w14:textId="77777777" w:rsidR="00494136" w:rsidRPr="00494136" w:rsidRDefault="00494136" w:rsidP="00494136">
      <w:pPr>
        <w:pStyle w:val="EndNoteBibliography"/>
      </w:pPr>
      <w:r w:rsidRPr="00494136">
        <w:t>Danecek P, Bonfield JK, Liddle J, Marshall J, Ohan V, Pollard MO, Whitwham A, Keane T, McCarthy SA, Davies RM, Li H. 2021. Twelve years of SAMtools and BCFtools. Gigascience 10:giab008.</w:t>
      </w:r>
    </w:p>
    <w:p w14:paraId="35597EE5" w14:textId="77777777" w:rsidR="00494136" w:rsidRPr="00494136" w:rsidRDefault="00494136" w:rsidP="00494136">
      <w:pPr>
        <w:pStyle w:val="EndNoteBibliography"/>
        <w:spacing w:after="0"/>
      </w:pPr>
    </w:p>
    <w:p w14:paraId="7249F82C" w14:textId="77777777" w:rsidR="00494136" w:rsidRPr="00494136" w:rsidRDefault="00494136" w:rsidP="00494136">
      <w:pPr>
        <w:pStyle w:val="EndNoteBibliography"/>
      </w:pPr>
      <w:r w:rsidRPr="00494136">
        <w:t>Dapper AL, Payseur BA. 2017. Connecting theory and data to understand recombination rate evolution. Philos Trans R Soc Lond B Biol Sci 372.</w:t>
      </w:r>
    </w:p>
    <w:p w14:paraId="36DD3691" w14:textId="77777777" w:rsidR="00494136" w:rsidRPr="00494136" w:rsidRDefault="00494136" w:rsidP="00494136">
      <w:pPr>
        <w:pStyle w:val="EndNoteBibliography"/>
        <w:spacing w:after="0"/>
      </w:pPr>
    </w:p>
    <w:p w14:paraId="613C6A8E" w14:textId="77777777" w:rsidR="00494136" w:rsidRPr="00494136" w:rsidRDefault="00494136" w:rsidP="00494136">
      <w:pPr>
        <w:pStyle w:val="EndNoteBibliography"/>
      </w:pPr>
      <w:r w:rsidRPr="00494136">
        <w:t>Daxner-Höck G. 2002. Cricetodon meini and other rodents from Mühlbach and Grund, Lower Austria (Middle Miocene, late MN5). Annalen des Naturhistorischen Museums in Wien. Serie A für Mineralogie und Petrographie, Geologie und Paläontologie, Anthropologie und Prähistorie:267-291.</w:t>
      </w:r>
    </w:p>
    <w:p w14:paraId="1098D895" w14:textId="77777777" w:rsidR="00494136" w:rsidRPr="00494136" w:rsidRDefault="00494136" w:rsidP="00494136">
      <w:pPr>
        <w:pStyle w:val="EndNoteBibliography"/>
        <w:spacing w:after="0"/>
      </w:pPr>
    </w:p>
    <w:p w14:paraId="312F99EC" w14:textId="77777777" w:rsidR="00494136" w:rsidRPr="00494136" w:rsidRDefault="00494136" w:rsidP="00494136">
      <w:pPr>
        <w:pStyle w:val="EndNoteBibliography"/>
      </w:pPr>
      <w:r w:rsidRPr="00494136">
        <w:t>Degnan JH, Rosenberg NA. 2006. Discordance of species trees with their most likely gene trees. PLoS Genet 2:e68.</w:t>
      </w:r>
    </w:p>
    <w:p w14:paraId="0D2D94B1" w14:textId="77777777" w:rsidR="00494136" w:rsidRPr="00494136" w:rsidRDefault="00494136" w:rsidP="00494136">
      <w:pPr>
        <w:pStyle w:val="EndNoteBibliography"/>
        <w:spacing w:after="0"/>
      </w:pPr>
    </w:p>
    <w:p w14:paraId="34020315" w14:textId="77777777" w:rsidR="00494136" w:rsidRPr="00494136" w:rsidRDefault="00494136" w:rsidP="00494136">
      <w:pPr>
        <w:pStyle w:val="EndNoteBibliography"/>
      </w:pPr>
      <w:r w:rsidRPr="00494136">
        <w:t>Edwards SV. 2009. Is a new and general theory of molecular systematics emerging? Evolution 63:1-19.</w:t>
      </w:r>
    </w:p>
    <w:p w14:paraId="5AE215D0" w14:textId="77777777" w:rsidR="00494136" w:rsidRPr="00494136" w:rsidRDefault="00494136" w:rsidP="00494136">
      <w:pPr>
        <w:pStyle w:val="EndNoteBibliography"/>
        <w:spacing w:after="0"/>
      </w:pPr>
    </w:p>
    <w:p w14:paraId="74C1593B" w14:textId="77777777" w:rsidR="00494136" w:rsidRPr="00494136" w:rsidRDefault="00494136" w:rsidP="00494136">
      <w:pPr>
        <w:pStyle w:val="EndNoteBibliography"/>
      </w:pPr>
      <w:r w:rsidRPr="00494136">
        <w:t>Faircloth BC. 2013. illumiprocessor: a trimmomatic wrapper for parallel adapter and quality trimming.</w:t>
      </w:r>
    </w:p>
    <w:p w14:paraId="008DE609" w14:textId="77777777" w:rsidR="00494136" w:rsidRPr="00494136" w:rsidRDefault="00494136" w:rsidP="00494136">
      <w:pPr>
        <w:pStyle w:val="EndNoteBibliography"/>
        <w:spacing w:after="0"/>
      </w:pPr>
    </w:p>
    <w:p w14:paraId="7A587E46" w14:textId="77777777" w:rsidR="00494136" w:rsidRPr="00494136" w:rsidRDefault="00494136" w:rsidP="00494136">
      <w:pPr>
        <w:pStyle w:val="EndNoteBibliography"/>
      </w:pPr>
      <w:r w:rsidRPr="00494136">
        <w:t>Faircloth BC. 2016. PHYLUCE is a software package for the analysis of conserved genomic loci. Bioinformatics 32:786-788.</w:t>
      </w:r>
    </w:p>
    <w:p w14:paraId="5529D61E" w14:textId="77777777" w:rsidR="00494136" w:rsidRPr="00494136" w:rsidRDefault="00494136" w:rsidP="00494136">
      <w:pPr>
        <w:pStyle w:val="EndNoteBibliography"/>
        <w:spacing w:after="0"/>
      </w:pPr>
    </w:p>
    <w:p w14:paraId="79B7CC22" w14:textId="77777777" w:rsidR="00494136" w:rsidRPr="00494136" w:rsidRDefault="00494136" w:rsidP="00494136">
      <w:pPr>
        <w:pStyle w:val="EndNoteBibliography"/>
      </w:pPr>
      <w:r w:rsidRPr="00494136">
        <w:t>Faircloth BC, McCormack JE, Crawford NG, Harvey MG, Brumfield RT, Glenn TC. 2012. Ultraconserved elements anchor thousands of genetic markers spanning multiple evolutionary timescales. Syst Biol 61:717-726.</w:t>
      </w:r>
    </w:p>
    <w:p w14:paraId="175DFB44" w14:textId="77777777" w:rsidR="00494136" w:rsidRPr="00494136" w:rsidRDefault="00494136" w:rsidP="00494136">
      <w:pPr>
        <w:pStyle w:val="EndNoteBibliography"/>
        <w:spacing w:after="0"/>
      </w:pPr>
    </w:p>
    <w:p w14:paraId="5AED9F82" w14:textId="77777777" w:rsidR="00494136" w:rsidRPr="00494136" w:rsidRDefault="00494136" w:rsidP="00494136">
      <w:pPr>
        <w:pStyle w:val="EndNoteBibliography"/>
      </w:pPr>
      <w:r w:rsidRPr="00494136">
        <w:t>Feng S, Bai M, Rivas-Gonzalez I, Li C, Liu S, Tong Y, Yang H, Chen G, Xie D, Sears KE, et al. 2022. Incomplete lineage sorting and phenotypic evolution in marsupials. Cell 185:1646-1660 e1618.</w:t>
      </w:r>
    </w:p>
    <w:p w14:paraId="3760EA57" w14:textId="77777777" w:rsidR="00494136" w:rsidRPr="00494136" w:rsidRDefault="00494136" w:rsidP="00494136">
      <w:pPr>
        <w:pStyle w:val="EndNoteBibliography"/>
        <w:spacing w:after="0"/>
      </w:pPr>
    </w:p>
    <w:p w14:paraId="193EAB6C" w14:textId="77777777" w:rsidR="00494136" w:rsidRPr="00494136" w:rsidRDefault="00494136" w:rsidP="00494136">
      <w:pPr>
        <w:pStyle w:val="EndNoteBibliography"/>
      </w:pPr>
      <w:r w:rsidRPr="00494136">
        <w:t>Ferreira MS, Jones MR, Callahan CM, Farelo L, Tolesa Z, Suchentrunk F, Boursot P, Mills LS, Alves PC, Good JM, Melo-Ferreira J. 2021. The Legacy of Recurrent Introgression during the Radiation of Hares. Syst Biol 70:593-607.</w:t>
      </w:r>
    </w:p>
    <w:p w14:paraId="68B3FFA6" w14:textId="77777777" w:rsidR="00494136" w:rsidRPr="00494136" w:rsidRDefault="00494136" w:rsidP="00494136">
      <w:pPr>
        <w:pStyle w:val="EndNoteBibliography"/>
        <w:spacing w:after="0"/>
      </w:pPr>
    </w:p>
    <w:p w14:paraId="15B2434B" w14:textId="77777777" w:rsidR="00494136" w:rsidRPr="00494136" w:rsidRDefault="00494136" w:rsidP="00494136">
      <w:pPr>
        <w:pStyle w:val="EndNoteBibliography"/>
      </w:pPr>
      <w:r w:rsidRPr="00494136">
        <w:t>Foley NM, Harris AJ, Bredemeyer KR, Ruedi M, Puechmaille SJ, Teeling EC, Criscitiello MF, Murphy WJ. 2024. Karyotypic stasis and swarming influenced the evolution of viral tolerance in a species-rich bat radiation. Cell Genom 4:100482.</w:t>
      </w:r>
    </w:p>
    <w:p w14:paraId="2083E5EB" w14:textId="77777777" w:rsidR="00494136" w:rsidRPr="00494136" w:rsidRDefault="00494136" w:rsidP="00494136">
      <w:pPr>
        <w:pStyle w:val="EndNoteBibliography"/>
        <w:spacing w:after="0"/>
      </w:pPr>
    </w:p>
    <w:p w14:paraId="5C3ACDE8" w14:textId="77777777" w:rsidR="00494136" w:rsidRPr="00494136" w:rsidRDefault="00494136" w:rsidP="00494136">
      <w:pPr>
        <w:pStyle w:val="EndNoteBibliography"/>
      </w:pPr>
      <w:r w:rsidRPr="00494136">
        <w:t>Foley NM, Mason VC, Harris AJ, Bredemeyer KR, Damas J, Lewin HA, Eizirik E, Gatesy J, Karlsson EK, Lindblad-Toh K, et al. 2023. A genomic timescale for placental mammal evolution. Science 380:eabl8189.</w:t>
      </w:r>
    </w:p>
    <w:p w14:paraId="56EAC8AD" w14:textId="77777777" w:rsidR="00494136" w:rsidRPr="00494136" w:rsidRDefault="00494136" w:rsidP="00494136">
      <w:pPr>
        <w:pStyle w:val="EndNoteBibliography"/>
        <w:spacing w:after="0"/>
      </w:pPr>
    </w:p>
    <w:p w14:paraId="5F9B06B7" w14:textId="77777777" w:rsidR="00494136" w:rsidRPr="00494136" w:rsidRDefault="00494136" w:rsidP="00494136">
      <w:pPr>
        <w:pStyle w:val="EndNoteBibliography"/>
      </w:pPr>
      <w:r w:rsidRPr="00494136">
        <w:t>Fontaine MC, Pease JB, Steele A, Waterhouse RM, Neafsey DE, Sharakhov IV, Jiang X, Hall AB, Catteruccia F, Kakani E, et al. 2015. Mosquito genomics. Extensive introgression in a malaria vector species complex revealed by phylogenomics. Science 347:1258524.</w:t>
      </w:r>
    </w:p>
    <w:p w14:paraId="72FEEB8B" w14:textId="77777777" w:rsidR="00494136" w:rsidRPr="00494136" w:rsidRDefault="00494136" w:rsidP="00494136">
      <w:pPr>
        <w:pStyle w:val="EndNoteBibliography"/>
        <w:spacing w:after="0"/>
      </w:pPr>
    </w:p>
    <w:p w14:paraId="0F71B258" w14:textId="77777777" w:rsidR="00494136" w:rsidRPr="00494136" w:rsidRDefault="00494136" w:rsidP="00494136">
      <w:pPr>
        <w:pStyle w:val="EndNoteBibliography"/>
      </w:pPr>
      <w:r w:rsidRPr="00494136">
        <w:t>Foote AD, Liu Y, Thomas GW, Vinar T, Alfoldi J, Deng J, Dugan S, van Elk CE, Hunter ME, Joshi V, et al. 2015. Convergent evolution of the genomes of marine mammals. Nat Genet 47:272-275.</w:t>
      </w:r>
    </w:p>
    <w:p w14:paraId="28D7EC3F" w14:textId="77777777" w:rsidR="00494136" w:rsidRPr="00494136" w:rsidRDefault="00494136" w:rsidP="00494136">
      <w:pPr>
        <w:pStyle w:val="EndNoteBibliography"/>
        <w:spacing w:after="0"/>
      </w:pPr>
    </w:p>
    <w:p w14:paraId="4AC09BC4" w14:textId="77777777" w:rsidR="00494136" w:rsidRPr="00494136" w:rsidRDefault="00494136" w:rsidP="00494136">
      <w:pPr>
        <w:pStyle w:val="EndNoteBibliography"/>
      </w:pPr>
      <w:r w:rsidRPr="00494136">
        <w:t>Gable SM, Byars MI, Literman R, Tollis M. 2022. A Genomic Perspective on the Evolutionary Diversification of Turtles. Syst Biol 71:1331-1347.</w:t>
      </w:r>
    </w:p>
    <w:p w14:paraId="480ACE14" w14:textId="77777777" w:rsidR="00494136" w:rsidRPr="00494136" w:rsidRDefault="00494136" w:rsidP="00494136">
      <w:pPr>
        <w:pStyle w:val="EndNoteBibliography"/>
        <w:spacing w:after="0"/>
      </w:pPr>
    </w:p>
    <w:p w14:paraId="7F3636DC" w14:textId="77777777" w:rsidR="00494136" w:rsidRPr="00494136" w:rsidRDefault="00494136" w:rsidP="00494136">
      <w:pPr>
        <w:pStyle w:val="EndNoteBibliography"/>
      </w:pPr>
      <w:r w:rsidRPr="00494136">
        <w:lastRenderedPageBreak/>
        <w:t>Gibbs RA, Weinstock GM, Metzker ML, Muzny DM, Sodergren EJ, Scherer S, Scott G, Steffen D, Worley KC, Burch PE, et al. 2004. Genome sequence of the Brown Norway rat yields insights into mammalian evolution. Nature 428:493-521.</w:t>
      </w:r>
    </w:p>
    <w:p w14:paraId="7CAA5679" w14:textId="77777777" w:rsidR="00494136" w:rsidRPr="00494136" w:rsidRDefault="00494136" w:rsidP="00494136">
      <w:pPr>
        <w:pStyle w:val="EndNoteBibliography"/>
        <w:spacing w:after="0"/>
      </w:pPr>
    </w:p>
    <w:p w14:paraId="49D74AD9" w14:textId="77777777" w:rsidR="00494136" w:rsidRPr="00494136" w:rsidRDefault="00494136" w:rsidP="00494136">
      <w:pPr>
        <w:pStyle w:val="EndNoteBibliography"/>
      </w:pPr>
      <w:r w:rsidRPr="00494136">
        <w:t>Good JM, Wiebe V, Albert FW, Burbano HA, Kircher M, Green RE, Halbwax M, Andre C, Atencia R, Fischer A, Paabo S. 2013. Comparative population genomics of the ejaculate in humans and the great apes. Mol Biol Evol 30:964-976.</w:t>
      </w:r>
    </w:p>
    <w:p w14:paraId="5B1AF74E" w14:textId="77777777" w:rsidR="00494136" w:rsidRPr="00494136" w:rsidRDefault="00494136" w:rsidP="00494136">
      <w:pPr>
        <w:pStyle w:val="EndNoteBibliography"/>
        <w:spacing w:after="0"/>
      </w:pPr>
    </w:p>
    <w:p w14:paraId="3332FED8" w14:textId="77777777" w:rsidR="00494136" w:rsidRPr="00494136" w:rsidRDefault="00494136" w:rsidP="00494136">
      <w:pPr>
        <w:pStyle w:val="EndNoteBibliography"/>
      </w:pPr>
      <w:r w:rsidRPr="00494136">
        <w:t>Green RE, Krause J, Briggs AW, Maricic T, Stenzel U, Kircher M, Patterson N, Li H, Zhai W, Fritz MH, et al. 2010. A draft sequence of the Neandertal genome. Science 328:710-722.</w:t>
      </w:r>
    </w:p>
    <w:p w14:paraId="0C9EC047" w14:textId="77777777" w:rsidR="00494136" w:rsidRPr="00494136" w:rsidRDefault="00494136" w:rsidP="00494136">
      <w:pPr>
        <w:pStyle w:val="EndNoteBibliography"/>
        <w:spacing w:after="0"/>
      </w:pPr>
    </w:p>
    <w:p w14:paraId="6A7FE96A" w14:textId="77777777" w:rsidR="00494136" w:rsidRPr="00494136" w:rsidRDefault="00494136" w:rsidP="00494136">
      <w:pPr>
        <w:pStyle w:val="EndNoteBibliography"/>
      </w:pPr>
      <w:r w:rsidRPr="00494136">
        <w:t>Guindon S, Dufayard JF, Lefort V, Anisimova M, Hordijk W, Gascuel O. 2010. New algorithms and methods to estimate maximum-likelihood phylogenies: assessing the performance of PhyML 3.0. Syst Biol 59:307-321.</w:t>
      </w:r>
    </w:p>
    <w:p w14:paraId="1D6F5ECC" w14:textId="77777777" w:rsidR="00494136" w:rsidRPr="00494136" w:rsidRDefault="00494136" w:rsidP="00494136">
      <w:pPr>
        <w:pStyle w:val="EndNoteBibliography"/>
        <w:spacing w:after="0"/>
      </w:pPr>
    </w:p>
    <w:p w14:paraId="61B8B412" w14:textId="77777777" w:rsidR="00494136" w:rsidRPr="00494136" w:rsidRDefault="00494136" w:rsidP="00494136">
      <w:pPr>
        <w:pStyle w:val="EndNoteBibliography"/>
      </w:pPr>
      <w:r w:rsidRPr="00494136">
        <w:t>Hahn MW, Nakhleh L. 2016. Irrational exuberance for resolved species trees. Evolution 70:7-17.</w:t>
      </w:r>
    </w:p>
    <w:p w14:paraId="22BFFBE9" w14:textId="77777777" w:rsidR="00494136" w:rsidRPr="00494136" w:rsidRDefault="00494136" w:rsidP="00494136">
      <w:pPr>
        <w:pStyle w:val="EndNoteBibliography"/>
        <w:spacing w:after="0"/>
      </w:pPr>
    </w:p>
    <w:p w14:paraId="43312BB1" w14:textId="77777777" w:rsidR="00494136" w:rsidRPr="00494136" w:rsidRDefault="00494136" w:rsidP="00494136">
      <w:pPr>
        <w:pStyle w:val="EndNoteBibliography"/>
      </w:pPr>
      <w:r w:rsidRPr="00494136">
        <w:t>He B, Zhao Y, Su C, Lin G, Wang Y, Li L, Ma J, Yang Q, Hao J. 2023. Phylogenomics reveal extensive phylogenetic discordance due to incomplete lineage sorting following the rapid radiation of alpine butterflies (Papilionidae: Parnassius). Syst Entomol.</w:t>
      </w:r>
    </w:p>
    <w:p w14:paraId="75E563A2" w14:textId="77777777" w:rsidR="00494136" w:rsidRPr="00494136" w:rsidRDefault="00494136" w:rsidP="00494136">
      <w:pPr>
        <w:pStyle w:val="EndNoteBibliography"/>
        <w:spacing w:after="0"/>
      </w:pPr>
    </w:p>
    <w:p w14:paraId="1130F344" w14:textId="77777777" w:rsidR="00494136" w:rsidRPr="00494136" w:rsidRDefault="00494136" w:rsidP="00494136">
      <w:pPr>
        <w:pStyle w:val="EndNoteBibliography"/>
      </w:pPr>
      <w:r w:rsidRPr="00494136">
        <w:t>Hibbins MS, Breithaupt LC, Hahn MW. 2023. Phylogenomic comparative methods: Accurate evolutionary inferences in the presence of gene tree discordance. Proc Natl Acad Sci U S A 120:e2220389120.</w:t>
      </w:r>
    </w:p>
    <w:p w14:paraId="47ECF710" w14:textId="77777777" w:rsidR="00494136" w:rsidRPr="00494136" w:rsidRDefault="00494136" w:rsidP="00494136">
      <w:pPr>
        <w:pStyle w:val="EndNoteBibliography"/>
        <w:spacing w:after="0"/>
      </w:pPr>
    </w:p>
    <w:p w14:paraId="112D2175" w14:textId="77777777" w:rsidR="00494136" w:rsidRPr="00494136" w:rsidRDefault="00494136" w:rsidP="00494136">
      <w:pPr>
        <w:pStyle w:val="EndNoteBibliography"/>
      </w:pPr>
      <w:r w:rsidRPr="00494136">
        <w:t>Hinrichs AS, Karolchik D, Baertsch R, Barber GP, Bejerano G, Clawson H, Diekhans M, Furey TS, Harte RA, Hsu F, et al. 2006. The UCSC Genome Browser Database: update 2006. Nucleic Acids Res 34:D590-598.</w:t>
      </w:r>
    </w:p>
    <w:p w14:paraId="624DDDBA" w14:textId="77777777" w:rsidR="00494136" w:rsidRPr="00494136" w:rsidRDefault="00494136" w:rsidP="00494136">
      <w:pPr>
        <w:pStyle w:val="EndNoteBibliography"/>
        <w:spacing w:after="0"/>
      </w:pPr>
    </w:p>
    <w:p w14:paraId="176C10FC" w14:textId="77777777" w:rsidR="00494136" w:rsidRPr="00494136" w:rsidRDefault="00494136" w:rsidP="00494136">
      <w:pPr>
        <w:pStyle w:val="EndNoteBibliography"/>
      </w:pPr>
      <w:r w:rsidRPr="00494136">
        <w:t>Hoang DT, Chernomor O, von Haeseler A, Minh BQ, Vinh LS. 2018. UFBoot2: Improving the Ultrafast Bootstrap Approximation. Mol Biol Evol 35:518-522.</w:t>
      </w:r>
    </w:p>
    <w:p w14:paraId="183F25A0" w14:textId="77777777" w:rsidR="00494136" w:rsidRPr="00494136" w:rsidRDefault="00494136" w:rsidP="00494136">
      <w:pPr>
        <w:pStyle w:val="EndNoteBibliography"/>
        <w:spacing w:after="0"/>
      </w:pPr>
    </w:p>
    <w:p w14:paraId="5AF3D5FD" w14:textId="77777777" w:rsidR="00494136" w:rsidRPr="00494136" w:rsidRDefault="00494136" w:rsidP="00494136">
      <w:pPr>
        <w:pStyle w:val="EndNoteBibliography"/>
      </w:pPr>
      <w:r w:rsidRPr="00494136">
        <w:t>Hobolth A, Christensen OF, Mailund T, Schierup MH. 2007. Genomic relationships and speciation times of human, chimpanzee, and gorilla inferred from a coalescent hidden Markov model. PLoS Genet 3:e7.</w:t>
      </w:r>
    </w:p>
    <w:p w14:paraId="5FB27ABD" w14:textId="77777777" w:rsidR="00494136" w:rsidRPr="00494136" w:rsidRDefault="00494136" w:rsidP="00494136">
      <w:pPr>
        <w:pStyle w:val="EndNoteBibliography"/>
        <w:spacing w:after="0"/>
      </w:pPr>
    </w:p>
    <w:p w14:paraId="03915D83" w14:textId="77777777" w:rsidR="00494136" w:rsidRPr="00494136" w:rsidRDefault="00494136" w:rsidP="00494136">
      <w:pPr>
        <w:pStyle w:val="EndNoteBibliography"/>
      </w:pPr>
      <w:r w:rsidRPr="00494136">
        <w:t>Holm S. 1979. A simple sequentially rejective multiple test procedure. Scandinavian journal of statistics:65-70.</w:t>
      </w:r>
    </w:p>
    <w:p w14:paraId="4303B1B0" w14:textId="77777777" w:rsidR="00494136" w:rsidRPr="00494136" w:rsidRDefault="00494136" w:rsidP="00494136">
      <w:pPr>
        <w:pStyle w:val="EndNoteBibliography"/>
        <w:spacing w:after="0"/>
      </w:pPr>
    </w:p>
    <w:p w14:paraId="777F1722" w14:textId="77777777" w:rsidR="00494136" w:rsidRPr="00494136" w:rsidRDefault="00494136" w:rsidP="00494136">
      <w:pPr>
        <w:pStyle w:val="EndNoteBibliography"/>
      </w:pPr>
      <w:r w:rsidRPr="00494136">
        <w:t>Hu Z, Sackton TB, Edwards SV, Liu JS. 2019. Bayesian Detection of Convergent Rate Changes of Conserved Noncoding Elements on Phylogenetic Trees. Mol Biol Evol 36:1086-1100.</w:t>
      </w:r>
    </w:p>
    <w:p w14:paraId="6D0F22AD" w14:textId="77777777" w:rsidR="00494136" w:rsidRPr="00494136" w:rsidRDefault="00494136" w:rsidP="00494136">
      <w:pPr>
        <w:pStyle w:val="EndNoteBibliography"/>
        <w:spacing w:after="0"/>
      </w:pPr>
    </w:p>
    <w:p w14:paraId="6C673710" w14:textId="77777777" w:rsidR="00494136" w:rsidRPr="00494136" w:rsidRDefault="00494136" w:rsidP="00494136">
      <w:pPr>
        <w:pStyle w:val="EndNoteBibliography"/>
      </w:pPr>
      <w:r w:rsidRPr="00494136">
        <w:lastRenderedPageBreak/>
        <w:t>Hudson RR. 1983. Testing the Constant-Rate Neutral Allele Model with Protein Sequence Data. Evolution 37:203-217.</w:t>
      </w:r>
    </w:p>
    <w:p w14:paraId="11075872" w14:textId="77777777" w:rsidR="00494136" w:rsidRPr="00494136" w:rsidRDefault="00494136" w:rsidP="00494136">
      <w:pPr>
        <w:pStyle w:val="EndNoteBibliography"/>
        <w:spacing w:after="0"/>
      </w:pPr>
    </w:p>
    <w:p w14:paraId="5227EB1D" w14:textId="77777777" w:rsidR="00494136" w:rsidRPr="00494136" w:rsidRDefault="00494136" w:rsidP="00494136">
      <w:pPr>
        <w:pStyle w:val="EndNoteBibliography"/>
      </w:pPr>
      <w:r w:rsidRPr="00494136">
        <w:t>Hudson RR, Kaplan NL. 1988. The coalescent process in models with selection and recombination. Genetics 120:831-840.</w:t>
      </w:r>
    </w:p>
    <w:p w14:paraId="4D57B924" w14:textId="77777777" w:rsidR="00494136" w:rsidRPr="00494136" w:rsidRDefault="00494136" w:rsidP="00494136">
      <w:pPr>
        <w:pStyle w:val="EndNoteBibliography"/>
        <w:spacing w:after="0"/>
      </w:pPr>
    </w:p>
    <w:p w14:paraId="2A826FA8" w14:textId="77777777" w:rsidR="00494136" w:rsidRPr="00494136" w:rsidRDefault="00494136" w:rsidP="00494136">
      <w:pPr>
        <w:pStyle w:val="EndNoteBibliography"/>
      </w:pPr>
      <w:r w:rsidRPr="00494136">
        <w:t>Hudson RR, Kaplan NL. 1995. Deleterious background selection with recombination. Genetics 141:1605-1617.</w:t>
      </w:r>
    </w:p>
    <w:p w14:paraId="185307CD" w14:textId="77777777" w:rsidR="00494136" w:rsidRPr="00494136" w:rsidRDefault="00494136" w:rsidP="00494136">
      <w:pPr>
        <w:pStyle w:val="EndNoteBibliography"/>
        <w:spacing w:after="0"/>
      </w:pPr>
    </w:p>
    <w:p w14:paraId="26CC3B74" w14:textId="77777777" w:rsidR="00494136" w:rsidRPr="00494136" w:rsidRDefault="00494136" w:rsidP="00494136">
      <w:pPr>
        <w:pStyle w:val="EndNoteBibliography"/>
      </w:pPr>
      <w:r w:rsidRPr="00494136">
        <w:t>Huson DH, Klöpper T, Lockhart PJ, Steel MA. 2005. Reconstruction of Reticulate Networks from Gene Trees. In:  Miyano S, Mesirov J, Kasif S, Istrail S, Pevzner PA, Waterman M, editors. Research in Computational Molecular Biology. RECOMB 2005. Lecture Notes in Computer Science: Springer, Berlin, Heidelberg.</w:t>
      </w:r>
    </w:p>
    <w:p w14:paraId="33E7BBB8" w14:textId="77777777" w:rsidR="00494136" w:rsidRPr="00494136" w:rsidRDefault="00494136" w:rsidP="00494136">
      <w:pPr>
        <w:pStyle w:val="EndNoteBibliography"/>
        <w:spacing w:after="0"/>
      </w:pPr>
    </w:p>
    <w:p w14:paraId="53F05978" w14:textId="77777777" w:rsidR="00494136" w:rsidRPr="00494136" w:rsidRDefault="00494136" w:rsidP="00494136">
      <w:pPr>
        <w:pStyle w:val="EndNoteBibliography"/>
      </w:pPr>
      <w:r w:rsidRPr="00494136">
        <w:t>Jackman SD, Vandervalk BP, Mohamadi H, Chu J, Yeo S, Hammond SA, Jahesh G, Khan H, Coombe L, Warren RL, Birol I. 2017. ABySS 2.0: resource-efficient assembly of large genomes using a Bloom filter. Genome Res 27:768-777.</w:t>
      </w:r>
    </w:p>
    <w:p w14:paraId="4B539F3C" w14:textId="77777777" w:rsidR="00494136" w:rsidRPr="00494136" w:rsidRDefault="00494136" w:rsidP="00494136">
      <w:pPr>
        <w:pStyle w:val="EndNoteBibliography"/>
        <w:spacing w:after="0"/>
      </w:pPr>
    </w:p>
    <w:p w14:paraId="3281EB75" w14:textId="77777777" w:rsidR="00494136" w:rsidRPr="00494136" w:rsidRDefault="00494136" w:rsidP="00494136">
      <w:pPr>
        <w:pStyle w:val="EndNoteBibliography"/>
      </w:pPr>
      <w:r w:rsidRPr="00494136">
        <w:t>Jarvis ED, Mirarab S, Aberer AJ, Li B, Houde P, Li C, Ho SY, Faircloth BC, Nabholz B, Howard JT, et al. 2014. Whole-genome analyses resolve early branches in the tree of life of modern birds. Science 346:1320-1331.</w:t>
      </w:r>
    </w:p>
    <w:p w14:paraId="5C2DC14C" w14:textId="77777777" w:rsidR="00494136" w:rsidRPr="00494136" w:rsidRDefault="00494136" w:rsidP="00494136">
      <w:pPr>
        <w:pStyle w:val="EndNoteBibliography"/>
        <w:spacing w:after="0"/>
      </w:pPr>
    </w:p>
    <w:p w14:paraId="292D18A7" w14:textId="77777777" w:rsidR="00494136" w:rsidRPr="00494136" w:rsidRDefault="00494136" w:rsidP="00494136">
      <w:pPr>
        <w:pStyle w:val="EndNoteBibliography"/>
      </w:pPr>
      <w:r w:rsidRPr="00494136">
        <w:t>Jensen-Seaman MI, Furey TS, Payseur BA, Lu Y, Roskin KM, Chen CF, Thomas MA, Haussler D, Jacob HJ. 2004. Comparative recombination rates in the rat, mouse, and human genomes. Genome Res 14:528-538.</w:t>
      </w:r>
    </w:p>
    <w:p w14:paraId="1BDE4073" w14:textId="77777777" w:rsidR="00494136" w:rsidRPr="00494136" w:rsidRDefault="00494136" w:rsidP="00494136">
      <w:pPr>
        <w:pStyle w:val="EndNoteBibliography"/>
        <w:spacing w:after="0"/>
      </w:pPr>
    </w:p>
    <w:p w14:paraId="1160ED3D" w14:textId="77777777" w:rsidR="00494136" w:rsidRPr="00494136" w:rsidRDefault="00494136" w:rsidP="00494136">
      <w:pPr>
        <w:pStyle w:val="EndNoteBibliography"/>
      </w:pPr>
      <w:r w:rsidRPr="00494136">
        <w:t>Jones MR, Mills LS, Alves PC, Callahan CM, Alves JM, Lafferty DJR, Jiggins FM, Jensen JD, Melo-Ferreira J, Good JM. 2018. Adaptive introgression underlies polymorphic seasonal camouflage in snowshoe hares. Science 360:1355-1358.</w:t>
      </w:r>
    </w:p>
    <w:p w14:paraId="3750AC0B" w14:textId="77777777" w:rsidR="00494136" w:rsidRPr="00494136" w:rsidRDefault="00494136" w:rsidP="00494136">
      <w:pPr>
        <w:pStyle w:val="EndNoteBibliography"/>
        <w:spacing w:after="0"/>
      </w:pPr>
    </w:p>
    <w:p w14:paraId="0165DAE5" w14:textId="77777777" w:rsidR="00494136" w:rsidRPr="00494136" w:rsidRDefault="00494136" w:rsidP="00494136">
      <w:pPr>
        <w:pStyle w:val="EndNoteBibliography"/>
      </w:pPr>
      <w:r w:rsidRPr="00494136">
        <w:t>Junier T, Zdobnov EM. 2010. The Newick utilities: high-throughput phylogenetic tree processing in the UNIX shell. Bioinformatics 26:1669-1670.</w:t>
      </w:r>
    </w:p>
    <w:p w14:paraId="65B77B90" w14:textId="77777777" w:rsidR="00494136" w:rsidRPr="00494136" w:rsidRDefault="00494136" w:rsidP="00494136">
      <w:pPr>
        <w:pStyle w:val="EndNoteBibliography"/>
        <w:spacing w:after="0"/>
      </w:pPr>
    </w:p>
    <w:p w14:paraId="2B232EB4" w14:textId="77777777" w:rsidR="00494136" w:rsidRPr="00494136" w:rsidRDefault="00494136" w:rsidP="00494136">
      <w:pPr>
        <w:pStyle w:val="EndNoteBibliography"/>
      </w:pPr>
      <w:r w:rsidRPr="00494136">
        <w:t>Kalyaanamoorthy S, Minh BQ, Wong TKF, von Haeseler A, Jermiin LS. 2017. ModelFinder: fast model selection for accurate phylogenetic estimates. Nat Methods 14:587-589.</w:t>
      </w:r>
    </w:p>
    <w:p w14:paraId="08DF4BDB" w14:textId="77777777" w:rsidR="00494136" w:rsidRPr="00494136" w:rsidRDefault="00494136" w:rsidP="00494136">
      <w:pPr>
        <w:pStyle w:val="EndNoteBibliography"/>
        <w:spacing w:after="0"/>
      </w:pPr>
    </w:p>
    <w:p w14:paraId="738C9625" w14:textId="77777777" w:rsidR="00494136" w:rsidRPr="00494136" w:rsidRDefault="00494136" w:rsidP="00494136">
      <w:pPr>
        <w:pStyle w:val="EndNoteBibliography"/>
      </w:pPr>
      <w:r w:rsidRPr="00494136">
        <w:t>Kaplan NL, Hudson RR, Langley CH. 1989. The "hitchhiking effect" revisited. Genetics 123:887-899.</w:t>
      </w:r>
    </w:p>
    <w:p w14:paraId="1CFA9ACE" w14:textId="77777777" w:rsidR="00494136" w:rsidRPr="00494136" w:rsidRDefault="00494136" w:rsidP="00494136">
      <w:pPr>
        <w:pStyle w:val="EndNoteBibliography"/>
        <w:spacing w:after="0"/>
      </w:pPr>
    </w:p>
    <w:p w14:paraId="1E7AA6CD" w14:textId="77777777" w:rsidR="00494136" w:rsidRPr="00494136" w:rsidRDefault="00494136" w:rsidP="00494136">
      <w:pPr>
        <w:pStyle w:val="EndNoteBibliography"/>
      </w:pPr>
      <w:r w:rsidRPr="00494136">
        <w:t>Kartje ME, Jing P, Payseur BA. 2020. Weak Correlation between Nucleotide Variation and Recombination Rate across the House Mouse Genome. Genome Biol Evol 12:293-299.</w:t>
      </w:r>
    </w:p>
    <w:p w14:paraId="4536FCF6" w14:textId="77777777" w:rsidR="00494136" w:rsidRPr="00494136" w:rsidRDefault="00494136" w:rsidP="00494136">
      <w:pPr>
        <w:pStyle w:val="EndNoteBibliography"/>
        <w:spacing w:after="0"/>
      </w:pPr>
    </w:p>
    <w:p w14:paraId="0D1C156D" w14:textId="77777777" w:rsidR="00494136" w:rsidRPr="00494136" w:rsidRDefault="00494136" w:rsidP="00494136">
      <w:pPr>
        <w:pStyle w:val="EndNoteBibliography"/>
      </w:pPr>
      <w:r w:rsidRPr="00494136">
        <w:lastRenderedPageBreak/>
        <w:t>Katoh K, Standley DM. 2013. MAFFT multiple sequence alignment software version 7: improvements in performance and usability. Mol Biol Evol 30:772-780.</w:t>
      </w:r>
    </w:p>
    <w:p w14:paraId="73E45F11" w14:textId="77777777" w:rsidR="00494136" w:rsidRPr="00494136" w:rsidRDefault="00494136" w:rsidP="00494136">
      <w:pPr>
        <w:pStyle w:val="EndNoteBibliography"/>
        <w:spacing w:after="0"/>
      </w:pPr>
    </w:p>
    <w:p w14:paraId="3A283F2F" w14:textId="77777777" w:rsidR="00494136" w:rsidRPr="00494136" w:rsidRDefault="00494136" w:rsidP="00494136">
      <w:pPr>
        <w:pStyle w:val="EndNoteBibliography"/>
      </w:pPr>
      <w:r w:rsidRPr="00494136">
        <w:t>Katzman S, Kern AD, Bejerano G, Fewell G, Fulton L, Wilson RK, Salama SR, Haussler D. 2007. Human genome ultraconserved elements are ultraselected. Science 317:915.</w:t>
      </w:r>
    </w:p>
    <w:p w14:paraId="47B15E6B" w14:textId="77777777" w:rsidR="00494136" w:rsidRPr="00494136" w:rsidRDefault="00494136" w:rsidP="00494136">
      <w:pPr>
        <w:pStyle w:val="EndNoteBibliography"/>
        <w:spacing w:after="0"/>
      </w:pPr>
    </w:p>
    <w:p w14:paraId="1EA6EB19" w14:textId="77777777" w:rsidR="00494136" w:rsidRPr="00494136" w:rsidRDefault="00494136" w:rsidP="00494136">
      <w:pPr>
        <w:pStyle w:val="EndNoteBibliography"/>
      </w:pPr>
      <w:r w:rsidRPr="00494136">
        <w:t>Keane TM, Wong K, Adams DJ, Flint J, Reymond A, Yalcin B. 2014. Identification of structural variation in mouse genomes. Front Genet 5:192.</w:t>
      </w:r>
    </w:p>
    <w:p w14:paraId="07357758" w14:textId="77777777" w:rsidR="00494136" w:rsidRPr="00494136" w:rsidRDefault="00494136" w:rsidP="00494136">
      <w:pPr>
        <w:pStyle w:val="EndNoteBibliography"/>
        <w:spacing w:after="0"/>
      </w:pPr>
    </w:p>
    <w:p w14:paraId="322F8979" w14:textId="77777777" w:rsidR="00494136" w:rsidRPr="00494136" w:rsidRDefault="00494136" w:rsidP="00494136">
      <w:pPr>
        <w:pStyle w:val="EndNoteBibliography"/>
      </w:pPr>
      <w:r w:rsidRPr="00494136">
        <w:t>Kimura Y, Hawkins MT, McDonough MM, Jacobs LL, Flynn LJ. 2015. Corrected placement of Mus-Rattus fossil calibration forces precision in the molecular tree of rodents. Sci Rep 5:14444.</w:t>
      </w:r>
    </w:p>
    <w:p w14:paraId="4168EED9" w14:textId="77777777" w:rsidR="00494136" w:rsidRPr="00494136" w:rsidRDefault="00494136" w:rsidP="00494136">
      <w:pPr>
        <w:pStyle w:val="EndNoteBibliography"/>
        <w:spacing w:after="0"/>
      </w:pPr>
    </w:p>
    <w:p w14:paraId="18D4A372" w14:textId="77777777" w:rsidR="00494136" w:rsidRPr="00494136" w:rsidRDefault="00494136" w:rsidP="00494136">
      <w:pPr>
        <w:pStyle w:val="EndNoteBibliography"/>
      </w:pPr>
      <w:r w:rsidRPr="00494136">
        <w:t>Kimura Y, Jacobs LL, Cerling TE, Uno KT, Ferguson KM, Flynn LJ, Patnaik R. 2013. Fossil mice and rats show isotopic evidence of niche partitioning and change in dental ecomorphology related to dietary shift in Late Miocene of Pakistan. PLoS One 8:e69308.</w:t>
      </w:r>
    </w:p>
    <w:p w14:paraId="7CE1129F" w14:textId="77777777" w:rsidR="00494136" w:rsidRPr="00494136" w:rsidRDefault="00494136" w:rsidP="00494136">
      <w:pPr>
        <w:pStyle w:val="EndNoteBibliography"/>
        <w:spacing w:after="0"/>
      </w:pPr>
    </w:p>
    <w:p w14:paraId="188BE0E2" w14:textId="77777777" w:rsidR="00494136" w:rsidRPr="00494136" w:rsidRDefault="00494136" w:rsidP="00494136">
      <w:pPr>
        <w:pStyle w:val="EndNoteBibliography"/>
      </w:pPr>
      <w:r w:rsidRPr="00494136">
        <w:t>Kong A, Gudbjartsson DF, Sainz J, Jonsdottir GM, Gudjonsson SA, Richardsson B, Sigurdardottir S, Barnard J, Hallbeck B, Masson G, et al. 2002. A high-resolution recombination map of the human genome. Nat Genet 31:241-247.</w:t>
      </w:r>
    </w:p>
    <w:p w14:paraId="1047BB1C" w14:textId="77777777" w:rsidR="00494136" w:rsidRPr="00494136" w:rsidRDefault="00494136" w:rsidP="00494136">
      <w:pPr>
        <w:pStyle w:val="EndNoteBibliography"/>
        <w:spacing w:after="0"/>
      </w:pPr>
    </w:p>
    <w:p w14:paraId="38118EAA" w14:textId="77777777" w:rsidR="00494136" w:rsidRPr="00494136" w:rsidRDefault="00494136" w:rsidP="00494136">
      <w:pPr>
        <w:pStyle w:val="EndNoteBibliography"/>
      </w:pPr>
      <w:r w:rsidRPr="00494136">
        <w:t>Kowalczyk A, Meyer WK, Partha R, Mao W, Clark NL, Chikina M. 2019. RERconverge: an R package for associating evolutionary rates with convergent traits. Bioinformatics 35:4815-4817.</w:t>
      </w:r>
    </w:p>
    <w:p w14:paraId="1229507D" w14:textId="77777777" w:rsidR="00494136" w:rsidRPr="00494136" w:rsidRDefault="00494136" w:rsidP="00494136">
      <w:pPr>
        <w:pStyle w:val="EndNoteBibliography"/>
        <w:spacing w:after="0"/>
      </w:pPr>
    </w:p>
    <w:p w14:paraId="4389DB69" w14:textId="77777777" w:rsidR="00494136" w:rsidRPr="00494136" w:rsidRDefault="00494136" w:rsidP="00494136">
      <w:pPr>
        <w:pStyle w:val="EndNoteBibliography"/>
      </w:pPr>
      <w:r w:rsidRPr="00494136">
        <w:t>Kulathinal RJ, Stevison LS, Noor MA. 2009. The genomics of speciation in Drosophila: diversity, divergence, and introgression estimated using low-coverage genome sequencing. PLoS Genet 5:e1000550.</w:t>
      </w:r>
    </w:p>
    <w:p w14:paraId="6784735C" w14:textId="77777777" w:rsidR="00494136" w:rsidRPr="00494136" w:rsidRDefault="00494136" w:rsidP="00494136">
      <w:pPr>
        <w:pStyle w:val="EndNoteBibliography"/>
        <w:spacing w:after="0"/>
      </w:pPr>
    </w:p>
    <w:p w14:paraId="1E2511CB" w14:textId="77777777" w:rsidR="00494136" w:rsidRPr="00494136" w:rsidRDefault="00494136" w:rsidP="00494136">
      <w:pPr>
        <w:pStyle w:val="EndNoteBibliography"/>
      </w:pPr>
      <w:r w:rsidRPr="00494136">
        <w:t>Kumon T, Ma J, Akins RB, Stefanik D, Nordgren CE, Kim J, Levine MT, Lampson MA. 2021. Parallel pathways for recruiting effector proteins determine centromere drive and suppression. Cell 184:4904-4918 e4911.</w:t>
      </w:r>
    </w:p>
    <w:p w14:paraId="1CFD3EF6" w14:textId="77777777" w:rsidR="00494136" w:rsidRPr="00494136" w:rsidRDefault="00494136" w:rsidP="00494136">
      <w:pPr>
        <w:pStyle w:val="EndNoteBibliography"/>
        <w:spacing w:after="0"/>
      </w:pPr>
    </w:p>
    <w:p w14:paraId="317B0011" w14:textId="233268FE" w:rsidR="00494136" w:rsidRPr="00494136" w:rsidRDefault="00494136" w:rsidP="00494136">
      <w:pPr>
        <w:pStyle w:val="EndNoteBibliography"/>
      </w:pPr>
      <w:r w:rsidRPr="00494136">
        <w:t xml:space="preserve">Calculating and interpreting gene- and site-concordance factors in phylogenomics [Internet]. The Lanfear Lab @ ANU2018 September 20, 2021]. Available from: </w:t>
      </w:r>
      <w:hyperlink r:id="rId24" w:history="1">
        <w:r w:rsidRPr="00494136">
          <w:rPr>
            <w:rStyle w:val="Hyperlink"/>
          </w:rPr>
          <w:t>http://www.robertlanfear.com/blog/files/concordance_factors.html</w:t>
        </w:r>
      </w:hyperlink>
    </w:p>
    <w:p w14:paraId="624B0E64" w14:textId="77777777" w:rsidR="00494136" w:rsidRPr="00494136" w:rsidRDefault="00494136" w:rsidP="00494136">
      <w:pPr>
        <w:pStyle w:val="EndNoteBibliography"/>
        <w:spacing w:after="0"/>
      </w:pPr>
    </w:p>
    <w:p w14:paraId="557707AA" w14:textId="77777777" w:rsidR="00494136" w:rsidRPr="00494136" w:rsidRDefault="00494136" w:rsidP="00494136">
      <w:pPr>
        <w:pStyle w:val="EndNoteBibliography"/>
      </w:pPr>
      <w:r w:rsidRPr="00494136">
        <w:t>Lecompte E, Aplin K, Denys C, Catzeflis F, Chades M, Chevret P. 2008. Phylogeny and biogeography of African Murinae based on mitochondrial and nuclear gene sequences, with a new tribal classification of the subfamily. BMC Evol Biol 8:199.</w:t>
      </w:r>
    </w:p>
    <w:p w14:paraId="5D62F558" w14:textId="77777777" w:rsidR="00494136" w:rsidRPr="00494136" w:rsidRDefault="00494136" w:rsidP="00494136">
      <w:pPr>
        <w:pStyle w:val="EndNoteBibliography"/>
        <w:spacing w:after="0"/>
      </w:pPr>
    </w:p>
    <w:p w14:paraId="01FFA588" w14:textId="77777777" w:rsidR="00494136" w:rsidRPr="00494136" w:rsidRDefault="00494136" w:rsidP="00494136">
      <w:pPr>
        <w:pStyle w:val="EndNoteBibliography"/>
      </w:pPr>
      <w:r w:rsidRPr="00494136">
        <w:t>Lewontin RC, Birch LC. 1966. Hybridization as a Source of Variation for Adaptation to New Environments. Evolution 20:315-336.</w:t>
      </w:r>
    </w:p>
    <w:p w14:paraId="4AAB8A25" w14:textId="77777777" w:rsidR="00494136" w:rsidRPr="00494136" w:rsidRDefault="00494136" w:rsidP="00494136">
      <w:pPr>
        <w:pStyle w:val="EndNoteBibliography"/>
        <w:spacing w:after="0"/>
      </w:pPr>
    </w:p>
    <w:p w14:paraId="56394036" w14:textId="77777777" w:rsidR="00494136" w:rsidRPr="00494136" w:rsidRDefault="00494136" w:rsidP="00494136">
      <w:pPr>
        <w:pStyle w:val="EndNoteBibliography"/>
      </w:pPr>
      <w:r w:rsidRPr="00494136">
        <w:t>Li H. 2013. Aligning sequence reads, clone sequences and assembly contigs with BWA-MEM. arXiv preprint arXiv:1303.3997.</w:t>
      </w:r>
    </w:p>
    <w:p w14:paraId="4864DCA1" w14:textId="77777777" w:rsidR="00494136" w:rsidRPr="00494136" w:rsidRDefault="00494136" w:rsidP="00494136">
      <w:pPr>
        <w:pStyle w:val="EndNoteBibliography"/>
        <w:spacing w:after="0"/>
      </w:pPr>
    </w:p>
    <w:p w14:paraId="643B8D77" w14:textId="77777777" w:rsidR="00494136" w:rsidRPr="00494136" w:rsidRDefault="00494136" w:rsidP="00494136">
      <w:pPr>
        <w:pStyle w:val="EndNoteBibliography"/>
      </w:pPr>
      <w:r w:rsidRPr="00494136">
        <w:t>Li H. 2018. Minimap2: pairwise alignment for nucleotide sequences. Bioinformatics 34:3094-3100.</w:t>
      </w:r>
    </w:p>
    <w:p w14:paraId="61E6F6BE" w14:textId="77777777" w:rsidR="00494136" w:rsidRPr="00494136" w:rsidRDefault="00494136" w:rsidP="00494136">
      <w:pPr>
        <w:pStyle w:val="EndNoteBibliography"/>
        <w:spacing w:after="0"/>
      </w:pPr>
    </w:p>
    <w:p w14:paraId="610AAACB" w14:textId="77777777" w:rsidR="00494136" w:rsidRPr="00494136" w:rsidRDefault="00494136" w:rsidP="00494136">
      <w:pPr>
        <w:pStyle w:val="EndNoteBibliography"/>
      </w:pPr>
      <w:r w:rsidRPr="00494136">
        <w:t>Liu X, Wei F, Li M, Jiang X, Feng Z, Hu J. 2004. Molecular phylogeny and taxonomy of wood mice (genus Apodemus Kaup, 1829) based on complete mtDNA cytochrome b sequences, with emphasis on Chinese species. Mol Phylogenet Evol 33:1-15.</w:t>
      </w:r>
    </w:p>
    <w:p w14:paraId="51D1BF6C" w14:textId="77777777" w:rsidR="00494136" w:rsidRPr="00494136" w:rsidRDefault="00494136" w:rsidP="00494136">
      <w:pPr>
        <w:pStyle w:val="EndNoteBibliography"/>
        <w:spacing w:after="0"/>
      </w:pPr>
    </w:p>
    <w:p w14:paraId="142FDC17" w14:textId="77777777" w:rsidR="00494136" w:rsidRPr="00494136" w:rsidRDefault="00494136" w:rsidP="00494136">
      <w:pPr>
        <w:pStyle w:val="EndNoteBibliography"/>
      </w:pPr>
      <w:r w:rsidRPr="00494136">
        <w:t>Lopes F, Oliveira LR, Kessler A, Beux Y, Crespo E, Cardenas-Alayza S, Majluf P, Sepulveda M, Brownell RL, Franco-Trecu V, et al. 2021. Phylogenomic Discordance in the Eared Seals is best explained by Incomplete Lineage Sorting following Explosive Radiation in the Southern Hemisphere. Syst Biol 70:786-802.</w:t>
      </w:r>
    </w:p>
    <w:p w14:paraId="296AFFD6" w14:textId="77777777" w:rsidR="00494136" w:rsidRPr="00494136" w:rsidRDefault="00494136" w:rsidP="00494136">
      <w:pPr>
        <w:pStyle w:val="EndNoteBibliography"/>
        <w:spacing w:after="0"/>
      </w:pPr>
    </w:p>
    <w:p w14:paraId="3E5D06BE" w14:textId="77777777" w:rsidR="00494136" w:rsidRPr="00494136" w:rsidRDefault="00494136" w:rsidP="00494136">
      <w:pPr>
        <w:pStyle w:val="EndNoteBibliography"/>
      </w:pPr>
      <w:r w:rsidRPr="00494136">
        <w:t>Lundrigan BL, Jansa SA, Tucker PK. 2002. Phylogenetic relationships in the genus mus, based on paternally, maternally, and biparentally inherited characters. Syst Biol 51:410-431.</w:t>
      </w:r>
    </w:p>
    <w:p w14:paraId="3B052240" w14:textId="77777777" w:rsidR="00494136" w:rsidRPr="00494136" w:rsidRDefault="00494136" w:rsidP="00494136">
      <w:pPr>
        <w:pStyle w:val="EndNoteBibliography"/>
        <w:spacing w:after="0"/>
      </w:pPr>
    </w:p>
    <w:p w14:paraId="43D49D69" w14:textId="77777777" w:rsidR="00494136" w:rsidRPr="00494136" w:rsidRDefault="00494136" w:rsidP="00494136">
      <w:pPr>
        <w:pStyle w:val="EndNoteBibliography"/>
      </w:pPr>
      <w:r w:rsidRPr="00494136">
        <w:t>Maddison WP. 1997. Gene Trees in Species Trees. Systematic Biology 46:523-536.</w:t>
      </w:r>
    </w:p>
    <w:p w14:paraId="0EFB41B0" w14:textId="77777777" w:rsidR="00494136" w:rsidRPr="00494136" w:rsidRDefault="00494136" w:rsidP="00494136">
      <w:pPr>
        <w:pStyle w:val="EndNoteBibliography"/>
        <w:spacing w:after="0"/>
      </w:pPr>
    </w:p>
    <w:p w14:paraId="7A3A6DFB" w14:textId="77777777" w:rsidR="00494136" w:rsidRPr="00494136" w:rsidRDefault="00494136" w:rsidP="00494136">
      <w:pPr>
        <w:pStyle w:val="EndNoteBibliography"/>
      </w:pPr>
      <w:r w:rsidRPr="00494136">
        <w:t>Martin Y, Gerlach G, Schlotterer C, Meyer A. 2000. Molecular phylogeny of European muroid rodents based on complete cytochrome b sequences. Mol Phylogenet Evol 16:37-47.</w:t>
      </w:r>
    </w:p>
    <w:p w14:paraId="6A3CC721" w14:textId="77777777" w:rsidR="00494136" w:rsidRPr="00494136" w:rsidRDefault="00494136" w:rsidP="00494136">
      <w:pPr>
        <w:pStyle w:val="EndNoteBibliography"/>
        <w:spacing w:after="0"/>
      </w:pPr>
    </w:p>
    <w:p w14:paraId="5B117F04" w14:textId="77777777" w:rsidR="00494136" w:rsidRPr="00494136" w:rsidRDefault="00494136" w:rsidP="00494136">
      <w:pPr>
        <w:pStyle w:val="EndNoteBibliography"/>
      </w:pPr>
      <w:r w:rsidRPr="00494136">
        <w:t>McKenzie PF, Eaton DAR. 2020. The Multispecies Coalescent in Space and Time. bioRxiv:2020.2008.2002.233395.</w:t>
      </w:r>
    </w:p>
    <w:p w14:paraId="1CE551E4" w14:textId="77777777" w:rsidR="00494136" w:rsidRPr="00494136" w:rsidRDefault="00494136" w:rsidP="00494136">
      <w:pPr>
        <w:pStyle w:val="EndNoteBibliography"/>
        <w:spacing w:after="0"/>
      </w:pPr>
    </w:p>
    <w:p w14:paraId="1A59030D" w14:textId="77777777" w:rsidR="00494136" w:rsidRPr="00494136" w:rsidRDefault="00494136" w:rsidP="00494136">
      <w:pPr>
        <w:pStyle w:val="EndNoteBibliography"/>
      </w:pPr>
      <w:r w:rsidRPr="00494136">
        <w:t>Mendes FK, Fuentes-Gonzalez JA, Schraiber JG, Hahn MW. 2018. A multispecies coalescent model for quantitative traits. Elife 7:e36482.</w:t>
      </w:r>
    </w:p>
    <w:p w14:paraId="425885DA" w14:textId="77777777" w:rsidR="00494136" w:rsidRPr="00494136" w:rsidRDefault="00494136" w:rsidP="00494136">
      <w:pPr>
        <w:pStyle w:val="EndNoteBibliography"/>
        <w:spacing w:after="0"/>
      </w:pPr>
    </w:p>
    <w:p w14:paraId="68A52D56" w14:textId="77777777" w:rsidR="00494136" w:rsidRPr="00494136" w:rsidRDefault="00494136" w:rsidP="00494136">
      <w:pPr>
        <w:pStyle w:val="EndNoteBibliography"/>
      </w:pPr>
      <w:r w:rsidRPr="00494136">
        <w:t>Mendes FK, Hahn MW. 2016. Gene Tree Discordance Causes Apparent Substitution Rate Variation. Syst Biol 65:711-721.</w:t>
      </w:r>
    </w:p>
    <w:p w14:paraId="780FCAE1" w14:textId="77777777" w:rsidR="00494136" w:rsidRPr="00494136" w:rsidRDefault="00494136" w:rsidP="00494136">
      <w:pPr>
        <w:pStyle w:val="EndNoteBibliography"/>
        <w:spacing w:after="0"/>
      </w:pPr>
    </w:p>
    <w:p w14:paraId="029899BF" w14:textId="77777777" w:rsidR="00494136" w:rsidRPr="00494136" w:rsidRDefault="00494136" w:rsidP="00494136">
      <w:pPr>
        <w:pStyle w:val="EndNoteBibliography"/>
      </w:pPr>
      <w:r w:rsidRPr="00494136">
        <w:t>Mendes FK, Hahn Y, Hahn MW. 2016. Gene Tree Discordance Can Generate Patterns of Diminishing Convergence over Time. Mol Biol Evol 33:3299-3307.</w:t>
      </w:r>
    </w:p>
    <w:p w14:paraId="7732C329" w14:textId="77777777" w:rsidR="00494136" w:rsidRPr="00494136" w:rsidRDefault="00494136" w:rsidP="00494136">
      <w:pPr>
        <w:pStyle w:val="EndNoteBibliography"/>
        <w:spacing w:after="0"/>
      </w:pPr>
    </w:p>
    <w:p w14:paraId="67354D86" w14:textId="77777777" w:rsidR="00494136" w:rsidRPr="00494136" w:rsidRDefault="00494136" w:rsidP="00494136">
      <w:pPr>
        <w:pStyle w:val="EndNoteBibliography"/>
      </w:pPr>
      <w:r w:rsidRPr="00494136">
        <w:t>Mendes FK, Livera AP, Hahn MW. 2019. The perils of intralocus recombination for inferences of molecular convergence. Philos Trans R Soc Lond B Biol Sci 374:20180244.</w:t>
      </w:r>
    </w:p>
    <w:p w14:paraId="34CF096C" w14:textId="77777777" w:rsidR="00494136" w:rsidRPr="00494136" w:rsidRDefault="00494136" w:rsidP="00494136">
      <w:pPr>
        <w:pStyle w:val="EndNoteBibliography"/>
        <w:spacing w:after="0"/>
      </w:pPr>
    </w:p>
    <w:p w14:paraId="3C2FD5A8" w14:textId="77777777" w:rsidR="00494136" w:rsidRPr="00494136" w:rsidRDefault="00494136" w:rsidP="00494136">
      <w:pPr>
        <w:pStyle w:val="EndNoteBibliography"/>
      </w:pPr>
      <w:r w:rsidRPr="00494136">
        <w:t xml:space="preserve">Mikula O, Nicolas V, Šumbera R, Konečný A, Denys C, Verheyen E, Bryjová A, Lemmon AR, Lemmon EM, Bryja J. 2021. Nuclear phylogenomics, but not mitogenomics, resolves the most successful Late Miocene </w:t>
      </w:r>
      <w:r w:rsidRPr="00494136">
        <w:lastRenderedPageBreak/>
        <w:t>radiation of African mammals (Rodentia: Muridae: Arvicanthini). Molecular Phylogenetics and Evolution 157:107069.</w:t>
      </w:r>
    </w:p>
    <w:p w14:paraId="1BAE70CC" w14:textId="77777777" w:rsidR="00494136" w:rsidRPr="00494136" w:rsidRDefault="00494136" w:rsidP="00494136">
      <w:pPr>
        <w:pStyle w:val="EndNoteBibliography"/>
        <w:spacing w:after="0"/>
      </w:pPr>
    </w:p>
    <w:p w14:paraId="7A99EED8" w14:textId="77777777" w:rsidR="00494136" w:rsidRPr="00494136" w:rsidRDefault="00494136" w:rsidP="00494136">
      <w:pPr>
        <w:pStyle w:val="EndNoteBibliography"/>
      </w:pPr>
      <w:r w:rsidRPr="00494136">
        <w:t>Minh BQ, Hahn MW, Lanfear R. 2020a. New Methods to Calculate Concordance Factors for Phylogenomic Datasets. Mol Biol Evol 37:2727-2733.</w:t>
      </w:r>
    </w:p>
    <w:p w14:paraId="2C9E24E5" w14:textId="77777777" w:rsidR="00494136" w:rsidRPr="00494136" w:rsidRDefault="00494136" w:rsidP="00494136">
      <w:pPr>
        <w:pStyle w:val="EndNoteBibliography"/>
        <w:spacing w:after="0"/>
      </w:pPr>
    </w:p>
    <w:p w14:paraId="729C8BC6" w14:textId="77777777" w:rsidR="00494136" w:rsidRPr="00494136" w:rsidRDefault="00494136" w:rsidP="00494136">
      <w:pPr>
        <w:pStyle w:val="EndNoteBibliography"/>
      </w:pPr>
      <w:r w:rsidRPr="00494136">
        <w:t>Minh BQ, Schmidt HA, Chernomor O, Schrempf D, Woodhams MD, von Haeseler A, Lanfear R. 2020b. IQ-TREE 2: New Models and Efficient Methods for Phylogenetic Inference in the Genomic Era. Mol Biol Evol 37:1530-1534.</w:t>
      </w:r>
    </w:p>
    <w:p w14:paraId="12B3F3C3" w14:textId="77777777" w:rsidR="00494136" w:rsidRPr="00494136" w:rsidRDefault="00494136" w:rsidP="00494136">
      <w:pPr>
        <w:pStyle w:val="EndNoteBibliography"/>
        <w:spacing w:after="0"/>
      </w:pPr>
    </w:p>
    <w:p w14:paraId="11CDC9B9" w14:textId="77777777" w:rsidR="00494136" w:rsidRPr="00494136" w:rsidRDefault="00494136" w:rsidP="00494136">
      <w:pPr>
        <w:pStyle w:val="EndNoteBibliography"/>
      </w:pPr>
      <w:r w:rsidRPr="00494136">
        <w:t>Mölder F, Jablonski KP, Letcher B, Hall MB, Tomkins-Tinch CH, Sochat V, Forster J, Lee S, Twardziok SO, Kanitz A, et al. 2021. Sustainable data analysis with Snakemake. F1000Res 10:33.</w:t>
      </w:r>
    </w:p>
    <w:p w14:paraId="5926691D" w14:textId="77777777" w:rsidR="00494136" w:rsidRPr="00494136" w:rsidRDefault="00494136" w:rsidP="00494136">
      <w:pPr>
        <w:pStyle w:val="EndNoteBibliography"/>
        <w:spacing w:after="0"/>
      </w:pPr>
    </w:p>
    <w:p w14:paraId="2610F5BE" w14:textId="77777777" w:rsidR="00494136" w:rsidRPr="00494136" w:rsidRDefault="00494136" w:rsidP="00494136">
      <w:pPr>
        <w:pStyle w:val="EndNoteBibliography"/>
      </w:pPr>
      <w:r w:rsidRPr="00494136">
        <w:t>Moore EC, Thomas GWC, Mortimer S, Kopania EEK, Hunnicutt KE, Clare-Salzler ZJ, Larson EL, Good JM. 2022. The Evolution of Widespread Recombination Suppression on the Dwarf Hamster (Phodopus) X Chromosome. Genome Biol Evol 14:evac080.</w:t>
      </w:r>
    </w:p>
    <w:p w14:paraId="4D632468" w14:textId="77777777" w:rsidR="00494136" w:rsidRPr="00494136" w:rsidRDefault="00494136" w:rsidP="00494136">
      <w:pPr>
        <w:pStyle w:val="EndNoteBibliography"/>
        <w:spacing w:after="0"/>
      </w:pPr>
    </w:p>
    <w:p w14:paraId="525C06AE" w14:textId="77777777" w:rsidR="00494136" w:rsidRPr="00494136" w:rsidRDefault="00494136" w:rsidP="00494136">
      <w:pPr>
        <w:pStyle w:val="EndNoteBibliography"/>
      </w:pPr>
      <w:r w:rsidRPr="00494136">
        <w:t>Mouse Genome Sequencing C, Waterston RH, Lindblad-Toh K, Birney E, Rogers J, Abril JF, Agarwal P, Agarwala R, Ainscough R, Alexandersson M, et al. 2002. Initial sequencing and comparative analysis of the mouse genome. Nature 420:520-562.</w:t>
      </w:r>
    </w:p>
    <w:p w14:paraId="53631B27" w14:textId="77777777" w:rsidR="00494136" w:rsidRPr="00494136" w:rsidRDefault="00494136" w:rsidP="00494136">
      <w:pPr>
        <w:pStyle w:val="EndNoteBibliography"/>
        <w:spacing w:after="0"/>
      </w:pPr>
    </w:p>
    <w:p w14:paraId="2E83252C" w14:textId="77777777" w:rsidR="00494136" w:rsidRPr="00494136" w:rsidRDefault="00494136" w:rsidP="00494136">
      <w:pPr>
        <w:pStyle w:val="EndNoteBibliography"/>
      </w:pPr>
      <w:r w:rsidRPr="00494136">
        <w:t>Murrell B, Weaver S, Smith MD, Wertheim JO, Murrell S, Aylward A, Eren K, Pollner T, Martin DP, Smith DM, et al. 2015. Gene-wide identification of episodic selection. Mol Biol Evol 32:1365-1371.</w:t>
      </w:r>
    </w:p>
    <w:p w14:paraId="45854A40" w14:textId="77777777" w:rsidR="00494136" w:rsidRPr="00494136" w:rsidRDefault="00494136" w:rsidP="00494136">
      <w:pPr>
        <w:pStyle w:val="EndNoteBibliography"/>
        <w:spacing w:after="0"/>
      </w:pPr>
    </w:p>
    <w:p w14:paraId="7B37E029" w14:textId="77777777" w:rsidR="00494136" w:rsidRPr="00494136" w:rsidRDefault="00494136" w:rsidP="00494136">
      <w:pPr>
        <w:pStyle w:val="EndNoteBibliography"/>
      </w:pPr>
      <w:r w:rsidRPr="00494136">
        <w:t>Nilsson P, Solbakken MH, Schmid BV, Orr RJS, Lv R, Cui Y, Song Y, Zhang Y, Baalsrud HT, Torresen OK, et al. 2020. The Genome of the Great Gerbil Reveals Species-Specific Duplication of an MHCII Gene. Genome Biol Evol 12:3832-3849.</w:t>
      </w:r>
    </w:p>
    <w:p w14:paraId="678E2428" w14:textId="77777777" w:rsidR="00494136" w:rsidRPr="00494136" w:rsidRDefault="00494136" w:rsidP="00494136">
      <w:pPr>
        <w:pStyle w:val="EndNoteBibliography"/>
        <w:spacing w:after="0"/>
      </w:pPr>
    </w:p>
    <w:p w14:paraId="58CA2354" w14:textId="77777777" w:rsidR="00494136" w:rsidRPr="00494136" w:rsidRDefault="00494136" w:rsidP="00494136">
      <w:pPr>
        <w:pStyle w:val="EndNoteBibliography"/>
      </w:pPr>
      <w:r w:rsidRPr="00494136">
        <w:t>Pagès M, Fabre P-H, Chaval Y, Mortelliti A, Nicolas V, Wells K, Michaux JR, Lazzari V. 2016. Molecular phylogeny of South-East Asian arboreal murine rodents. Zoologica Scripta 45:349-364.</w:t>
      </w:r>
    </w:p>
    <w:p w14:paraId="4B36AC34" w14:textId="77777777" w:rsidR="00494136" w:rsidRPr="00494136" w:rsidRDefault="00494136" w:rsidP="00494136">
      <w:pPr>
        <w:pStyle w:val="EndNoteBibliography"/>
        <w:spacing w:after="0"/>
      </w:pPr>
    </w:p>
    <w:p w14:paraId="14E315B6" w14:textId="77777777" w:rsidR="00494136" w:rsidRPr="00494136" w:rsidRDefault="00494136" w:rsidP="00494136">
      <w:pPr>
        <w:pStyle w:val="EndNoteBibliography"/>
      </w:pPr>
      <w:r w:rsidRPr="00494136">
        <w:t>Pamilo P, Nei M. 1988. Relationships between gene trees and species trees. Mol Biol Evol 5:568-583.</w:t>
      </w:r>
    </w:p>
    <w:p w14:paraId="227F2775" w14:textId="77777777" w:rsidR="00494136" w:rsidRPr="00494136" w:rsidRDefault="00494136" w:rsidP="00494136">
      <w:pPr>
        <w:pStyle w:val="EndNoteBibliography"/>
        <w:spacing w:after="0"/>
      </w:pPr>
    </w:p>
    <w:p w14:paraId="03C0D822" w14:textId="77777777" w:rsidR="00494136" w:rsidRPr="00494136" w:rsidRDefault="00494136" w:rsidP="00494136">
      <w:pPr>
        <w:pStyle w:val="EndNoteBibliography"/>
      </w:pPr>
      <w:r w:rsidRPr="00494136">
        <w:t>Paradis E, Schliep K. 2019. ape 5.0: an environment for modern phylogenetics and evolutionary analyses in R. Bioinformatics 35:526-528.</w:t>
      </w:r>
    </w:p>
    <w:p w14:paraId="0BAA6716" w14:textId="77777777" w:rsidR="00494136" w:rsidRPr="00494136" w:rsidRDefault="00494136" w:rsidP="00494136">
      <w:pPr>
        <w:pStyle w:val="EndNoteBibliography"/>
        <w:spacing w:after="0"/>
      </w:pPr>
    </w:p>
    <w:p w14:paraId="5E49A415" w14:textId="77777777" w:rsidR="00494136" w:rsidRPr="00494136" w:rsidRDefault="00494136" w:rsidP="00494136">
      <w:pPr>
        <w:pStyle w:val="EndNoteBibliography"/>
      </w:pPr>
      <w:r w:rsidRPr="00494136">
        <w:t>Partha R, Kowalczyk A, Clark NL, Chikina M. 2019. Robust Method for Detecting Convergent Shifts in Evolutionary Rates. Mol Biol Evol 36:1817-1830.</w:t>
      </w:r>
    </w:p>
    <w:p w14:paraId="13A3CDAA" w14:textId="77777777" w:rsidR="00494136" w:rsidRPr="00494136" w:rsidRDefault="00494136" w:rsidP="00494136">
      <w:pPr>
        <w:pStyle w:val="EndNoteBibliography"/>
        <w:spacing w:after="0"/>
      </w:pPr>
    </w:p>
    <w:p w14:paraId="70775361" w14:textId="77777777" w:rsidR="00494136" w:rsidRPr="00494136" w:rsidRDefault="00494136" w:rsidP="00494136">
      <w:pPr>
        <w:pStyle w:val="EndNoteBibliography"/>
      </w:pPr>
      <w:r w:rsidRPr="00494136">
        <w:lastRenderedPageBreak/>
        <w:t>Pease JB, Haak DC, Hahn MW, Moyle LC. 2016. Phylogenomics Reveals Three Sources of Adaptive Variation during a Rapid Radiation. PLoS Biol 14:e1002379.</w:t>
      </w:r>
    </w:p>
    <w:p w14:paraId="5B2CCAA9" w14:textId="77777777" w:rsidR="00494136" w:rsidRPr="00494136" w:rsidRDefault="00494136" w:rsidP="00494136">
      <w:pPr>
        <w:pStyle w:val="EndNoteBibliography"/>
        <w:spacing w:after="0"/>
      </w:pPr>
    </w:p>
    <w:p w14:paraId="53CBE05B" w14:textId="77777777" w:rsidR="00494136" w:rsidRPr="00494136" w:rsidRDefault="00494136" w:rsidP="00494136">
      <w:pPr>
        <w:pStyle w:val="EndNoteBibliography"/>
      </w:pPr>
      <w:r w:rsidRPr="00494136">
        <w:t>Pease JB, Hahn MW. 2013. More accurate phylogenies inferred from low-recombination regions in the presence of incomplete lineage sorting. Evolution 67:2376-2384.</w:t>
      </w:r>
    </w:p>
    <w:p w14:paraId="517B374C" w14:textId="77777777" w:rsidR="00494136" w:rsidRPr="00494136" w:rsidRDefault="00494136" w:rsidP="00494136">
      <w:pPr>
        <w:pStyle w:val="EndNoteBibliography"/>
        <w:spacing w:after="0"/>
      </w:pPr>
    </w:p>
    <w:p w14:paraId="2B25BA92" w14:textId="77777777" w:rsidR="00494136" w:rsidRPr="00494136" w:rsidRDefault="00494136" w:rsidP="00494136">
      <w:pPr>
        <w:pStyle w:val="EndNoteBibliography"/>
      </w:pPr>
      <w:r w:rsidRPr="00494136">
        <w:t>Platt RN, 2nd, Vandewege MW, Ray DA. 2018. Mammalian transposable elements and their impacts on genome evolution. Chromosome Res 26:25-43.</w:t>
      </w:r>
    </w:p>
    <w:p w14:paraId="1AEF783D" w14:textId="77777777" w:rsidR="00494136" w:rsidRPr="00494136" w:rsidRDefault="00494136" w:rsidP="00494136">
      <w:pPr>
        <w:pStyle w:val="EndNoteBibliography"/>
        <w:spacing w:after="0"/>
      </w:pPr>
    </w:p>
    <w:p w14:paraId="2AC9644F" w14:textId="77777777" w:rsidR="00494136" w:rsidRPr="00494136" w:rsidRDefault="00494136" w:rsidP="00494136">
      <w:pPr>
        <w:pStyle w:val="EndNoteBibliography"/>
      </w:pPr>
      <w:r w:rsidRPr="00494136">
        <w:t>Pollard KS, Hubisz MJ, Rosenbloom KR, Siepel A. 2010. Detection of nonneutral substitution rates on mammalian phylogenies. Genome Res 20:110-121.</w:t>
      </w:r>
    </w:p>
    <w:p w14:paraId="7E8386F1" w14:textId="77777777" w:rsidR="00494136" w:rsidRPr="00494136" w:rsidRDefault="00494136" w:rsidP="00494136">
      <w:pPr>
        <w:pStyle w:val="EndNoteBibliography"/>
        <w:spacing w:after="0"/>
      </w:pPr>
    </w:p>
    <w:p w14:paraId="19ABE6A0" w14:textId="77777777" w:rsidR="00494136" w:rsidRPr="00494136" w:rsidRDefault="00494136" w:rsidP="00494136">
      <w:pPr>
        <w:pStyle w:val="EndNoteBibliography"/>
      </w:pPr>
      <w:r w:rsidRPr="00494136">
        <w:t>Pond SL, Frost SD, Muse SV. 2005. HyPhy: hypothesis testing using phylogenies. Bioinformatics 21:676-679.</w:t>
      </w:r>
    </w:p>
    <w:p w14:paraId="140CD311" w14:textId="77777777" w:rsidR="00494136" w:rsidRPr="00494136" w:rsidRDefault="00494136" w:rsidP="00494136">
      <w:pPr>
        <w:pStyle w:val="EndNoteBibliography"/>
        <w:spacing w:after="0"/>
      </w:pPr>
    </w:p>
    <w:p w14:paraId="59ED37C8" w14:textId="77777777" w:rsidR="00494136" w:rsidRPr="00494136" w:rsidRDefault="00494136" w:rsidP="00494136">
      <w:pPr>
        <w:pStyle w:val="EndNoteBibliography"/>
      </w:pPr>
      <w:r w:rsidRPr="00494136">
        <w:t>Poplin R, Ruano-Rubio V, DePristo MA, Fennell TJ, Carneiro MO, Auwera GAVd, Kling DE, Gauthier LD, Levy-Moonshine A, Roazen D, et al. 2018. Scaling accurate genetic variant discovery to tens of thousands of samples. bioRxiv:201178.</w:t>
      </w:r>
    </w:p>
    <w:p w14:paraId="1C86FDDC" w14:textId="77777777" w:rsidR="00494136" w:rsidRPr="00494136" w:rsidRDefault="00494136" w:rsidP="00494136">
      <w:pPr>
        <w:pStyle w:val="EndNoteBibliography"/>
        <w:spacing w:after="0"/>
      </w:pPr>
    </w:p>
    <w:p w14:paraId="0923762A" w14:textId="77777777" w:rsidR="00494136" w:rsidRPr="00494136" w:rsidRDefault="00494136" w:rsidP="00494136">
      <w:pPr>
        <w:pStyle w:val="EndNoteBibliography"/>
      </w:pPr>
      <w:r w:rsidRPr="00494136">
        <w:t>Ptak SE, Hinds DA, Koehler K, Nickel B, Patil N, Ballinger DG, Przeworski M, Frazer KA, Paabo S. 2005. Fine-scale recombination patterns differ between chimpanzees and humans. Nat Genet 37:429-434.</w:t>
      </w:r>
    </w:p>
    <w:p w14:paraId="29065AF8" w14:textId="77777777" w:rsidR="00494136" w:rsidRPr="00494136" w:rsidRDefault="00494136" w:rsidP="00494136">
      <w:pPr>
        <w:pStyle w:val="EndNoteBibliography"/>
        <w:spacing w:after="0"/>
      </w:pPr>
    </w:p>
    <w:p w14:paraId="6A31BEFC" w14:textId="77777777" w:rsidR="00494136" w:rsidRPr="00494136" w:rsidRDefault="00494136" w:rsidP="00494136">
      <w:pPr>
        <w:pStyle w:val="EndNoteBibliography"/>
      </w:pPr>
      <w:r w:rsidRPr="00494136">
        <w:t>Quinlan AR, Hall IM. 2010. BEDTools: a flexible suite of utilities for comparing genomic features. Bioinformatics 26:841-842.</w:t>
      </w:r>
    </w:p>
    <w:p w14:paraId="5E0F4864" w14:textId="77777777" w:rsidR="00494136" w:rsidRPr="00494136" w:rsidRDefault="00494136" w:rsidP="00494136">
      <w:pPr>
        <w:pStyle w:val="EndNoteBibliography"/>
        <w:spacing w:after="0"/>
      </w:pPr>
    </w:p>
    <w:p w14:paraId="730CA768" w14:textId="77777777" w:rsidR="00494136" w:rsidRPr="00494136" w:rsidRDefault="00494136" w:rsidP="00494136">
      <w:pPr>
        <w:pStyle w:val="EndNoteBibliography"/>
      </w:pPr>
      <w:r w:rsidRPr="00494136">
        <w:t>R Core Team. 2021. R: A language and environment for statistical computing. Vienna, Austria.</w:t>
      </w:r>
    </w:p>
    <w:p w14:paraId="7706DFA3" w14:textId="77777777" w:rsidR="00494136" w:rsidRPr="00494136" w:rsidRDefault="00494136" w:rsidP="00494136">
      <w:pPr>
        <w:pStyle w:val="EndNoteBibliography"/>
        <w:spacing w:after="0"/>
      </w:pPr>
    </w:p>
    <w:p w14:paraId="60EC82DB" w14:textId="77777777" w:rsidR="00494136" w:rsidRPr="00494136" w:rsidRDefault="00494136" w:rsidP="00494136">
      <w:pPr>
        <w:pStyle w:val="EndNoteBibliography"/>
      </w:pPr>
      <w:r w:rsidRPr="00494136">
        <w:t>Ranwez V, Douzery EJP, Cambon C, Chantret N, Delsuc F. 2018. MACSE v2: Toolkit for the Alignment of Coding Sequences Accounting for Frameshifts and Stop Codons. Mol Biol Evol 35:2582-2584.</w:t>
      </w:r>
    </w:p>
    <w:p w14:paraId="7781B78C" w14:textId="77777777" w:rsidR="00494136" w:rsidRPr="00494136" w:rsidRDefault="00494136" w:rsidP="00494136">
      <w:pPr>
        <w:pStyle w:val="EndNoteBibliography"/>
        <w:spacing w:after="0"/>
      </w:pPr>
    </w:p>
    <w:p w14:paraId="24F6060B" w14:textId="77777777" w:rsidR="00494136" w:rsidRPr="00494136" w:rsidRDefault="00494136" w:rsidP="00494136">
      <w:pPr>
        <w:pStyle w:val="EndNoteBibliography"/>
      </w:pPr>
      <w:r w:rsidRPr="00494136">
        <w:t>Revell LJ. 2012. phytools: an R package for phylogenetic comparative biology (and other things). Methods in Ecology and Evolution 3:217-223.</w:t>
      </w:r>
    </w:p>
    <w:p w14:paraId="33BF0C23" w14:textId="77777777" w:rsidR="00494136" w:rsidRPr="00494136" w:rsidRDefault="00494136" w:rsidP="00494136">
      <w:pPr>
        <w:pStyle w:val="EndNoteBibliography"/>
        <w:spacing w:after="0"/>
      </w:pPr>
    </w:p>
    <w:p w14:paraId="6CAEE53F" w14:textId="77777777" w:rsidR="00494136" w:rsidRPr="00494136" w:rsidRDefault="00494136" w:rsidP="00494136">
      <w:pPr>
        <w:pStyle w:val="EndNoteBibliography"/>
      </w:pPr>
      <w:r w:rsidRPr="00494136">
        <w:t>Rivas-Gonzalez I, Rousselle M, Li F, Zhou L, Dutheil JY, Munch K, Shao Y, Wu D, Schierup MH, Zhang G. 2023. Pervasive incomplete lineage sorting illuminates speciation and selection in primates. Science 380:eabn4409.</w:t>
      </w:r>
    </w:p>
    <w:p w14:paraId="1568E93A" w14:textId="77777777" w:rsidR="00494136" w:rsidRPr="00494136" w:rsidRDefault="00494136" w:rsidP="00494136">
      <w:pPr>
        <w:pStyle w:val="EndNoteBibliography"/>
        <w:spacing w:after="0"/>
      </w:pPr>
    </w:p>
    <w:p w14:paraId="18E0DB06" w14:textId="77777777" w:rsidR="00494136" w:rsidRPr="00494136" w:rsidRDefault="00494136" w:rsidP="00494136">
      <w:pPr>
        <w:pStyle w:val="EndNoteBibliography"/>
      </w:pPr>
      <w:r w:rsidRPr="00494136">
        <w:t>Robinson DF, Foulds LR. 1981. Comparison of phylogenetic trees. Mathematical Biosciences 53:131-147.</w:t>
      </w:r>
    </w:p>
    <w:p w14:paraId="6291AC01" w14:textId="77777777" w:rsidR="00494136" w:rsidRPr="00494136" w:rsidRDefault="00494136" w:rsidP="00494136">
      <w:pPr>
        <w:pStyle w:val="EndNoteBibliography"/>
        <w:spacing w:after="0"/>
      </w:pPr>
    </w:p>
    <w:p w14:paraId="236B6E92" w14:textId="77777777" w:rsidR="00494136" w:rsidRPr="00494136" w:rsidRDefault="00494136" w:rsidP="00494136">
      <w:pPr>
        <w:pStyle w:val="EndNoteBibliography"/>
      </w:pPr>
      <w:r w:rsidRPr="00494136">
        <w:t>Robinson DF, Foulds LR editors.; 1979 Berlin, Heidelberg.</w:t>
      </w:r>
    </w:p>
    <w:p w14:paraId="4C7F415F" w14:textId="77777777" w:rsidR="00494136" w:rsidRPr="00494136" w:rsidRDefault="00494136" w:rsidP="00494136">
      <w:pPr>
        <w:pStyle w:val="EndNoteBibliography"/>
        <w:spacing w:after="0"/>
      </w:pPr>
    </w:p>
    <w:p w14:paraId="7C2A8935" w14:textId="77777777" w:rsidR="00494136" w:rsidRPr="00494136" w:rsidRDefault="00494136" w:rsidP="00494136">
      <w:pPr>
        <w:pStyle w:val="EndNoteBibliography"/>
      </w:pPr>
      <w:r w:rsidRPr="00494136">
        <w:t>Romanenko SA, Perelman PL, Trifonov VA, Graphodatsky AS. 2012. Chromosomal evolution in Rodentia. Heredity (Edinb) 108:4-16.</w:t>
      </w:r>
    </w:p>
    <w:p w14:paraId="28697F7F" w14:textId="77777777" w:rsidR="00494136" w:rsidRPr="00494136" w:rsidRDefault="00494136" w:rsidP="00494136">
      <w:pPr>
        <w:pStyle w:val="EndNoteBibliography"/>
        <w:spacing w:after="0"/>
      </w:pPr>
    </w:p>
    <w:p w14:paraId="68CD8AD4" w14:textId="77777777" w:rsidR="00494136" w:rsidRPr="00494136" w:rsidRDefault="00494136" w:rsidP="00494136">
      <w:pPr>
        <w:pStyle w:val="EndNoteBibliography"/>
      </w:pPr>
      <w:r w:rsidRPr="00494136">
        <w:t>Rosenberg NA. 2002. The probability of topological concordance of gene trees and species trees. Theor Popul Biol 61:225-247.</w:t>
      </w:r>
    </w:p>
    <w:p w14:paraId="1CBD8DD2" w14:textId="77777777" w:rsidR="00494136" w:rsidRPr="00494136" w:rsidRDefault="00494136" w:rsidP="00494136">
      <w:pPr>
        <w:pStyle w:val="EndNoteBibliography"/>
        <w:spacing w:after="0"/>
      </w:pPr>
    </w:p>
    <w:p w14:paraId="09A851E4" w14:textId="77777777" w:rsidR="00494136" w:rsidRPr="00494136" w:rsidRDefault="00494136" w:rsidP="00494136">
      <w:pPr>
        <w:pStyle w:val="EndNoteBibliography"/>
      </w:pPr>
      <w:r w:rsidRPr="00494136">
        <w:t>Rowe KC, Achmadi AS, Fabre P-H, Schenk JJ, Steppan SJ, Esselstyn JA. 2019. Oceanic islands of Wallacea as a source for dispersal and diversification of murine rodents. Journal of Biogeography 46:2752-2768.</w:t>
      </w:r>
    </w:p>
    <w:p w14:paraId="36F3CD6D" w14:textId="77777777" w:rsidR="00494136" w:rsidRPr="00494136" w:rsidRDefault="00494136" w:rsidP="00494136">
      <w:pPr>
        <w:pStyle w:val="EndNoteBibliography"/>
        <w:spacing w:after="0"/>
      </w:pPr>
    </w:p>
    <w:p w14:paraId="0BC767F5" w14:textId="77777777" w:rsidR="00494136" w:rsidRPr="00494136" w:rsidRDefault="00494136" w:rsidP="00494136">
      <w:pPr>
        <w:pStyle w:val="EndNoteBibliography"/>
      </w:pPr>
      <w:r w:rsidRPr="00494136">
        <w:t>Roycroft E, Achmadi A, Callahan CM, Esselstyn JA, Good JM, Moussalli A, Rowe KC. 2021. Molecular Evolution of Ecological Specialisation: Genomic Insights from the Diversification of Murine Rodents. Genome Biol Evol 13:evab103.</w:t>
      </w:r>
    </w:p>
    <w:p w14:paraId="2291B409" w14:textId="77777777" w:rsidR="00494136" w:rsidRPr="00494136" w:rsidRDefault="00494136" w:rsidP="00494136">
      <w:pPr>
        <w:pStyle w:val="EndNoteBibliography"/>
        <w:spacing w:after="0"/>
      </w:pPr>
    </w:p>
    <w:p w14:paraId="0CA8A3C3" w14:textId="77777777" w:rsidR="00494136" w:rsidRPr="00494136" w:rsidRDefault="00494136" w:rsidP="00494136">
      <w:pPr>
        <w:pStyle w:val="EndNoteBibliography"/>
      </w:pPr>
      <w:r w:rsidRPr="00494136">
        <w:t>Roycroft EJ, Moussalli A, Rowe KC. 2020. Phylogenomics Uncovers Confidence and Conflict in the Rapid Radiation of Australo-Papuan Rodents. Syst Biol 69:431-444.</w:t>
      </w:r>
    </w:p>
    <w:p w14:paraId="40822771" w14:textId="77777777" w:rsidR="00494136" w:rsidRPr="00494136" w:rsidRDefault="00494136" w:rsidP="00494136">
      <w:pPr>
        <w:pStyle w:val="EndNoteBibliography"/>
        <w:spacing w:after="0"/>
      </w:pPr>
    </w:p>
    <w:p w14:paraId="3EB4041C" w14:textId="77777777" w:rsidR="00494136" w:rsidRPr="00494136" w:rsidRDefault="00494136" w:rsidP="00494136">
      <w:pPr>
        <w:pStyle w:val="EndNoteBibliography"/>
      </w:pPr>
      <w:r w:rsidRPr="00494136">
        <w:t>Sarver BA, Keeble S, Cosart T, Tucker PK, Dean MD, Good JM. 2017. Phylogenomic Insights into Mouse Evolution Using a Pseudoreference Approach. Genome Biol Evol 9:726-739.</w:t>
      </w:r>
    </w:p>
    <w:p w14:paraId="180F50B8" w14:textId="77777777" w:rsidR="00494136" w:rsidRPr="00494136" w:rsidRDefault="00494136" w:rsidP="00494136">
      <w:pPr>
        <w:pStyle w:val="EndNoteBibliography"/>
        <w:spacing w:after="0"/>
      </w:pPr>
    </w:p>
    <w:p w14:paraId="59EE6C57" w14:textId="77777777" w:rsidR="00494136" w:rsidRPr="00494136" w:rsidRDefault="00494136" w:rsidP="00494136">
      <w:pPr>
        <w:pStyle w:val="EndNoteBibliography"/>
      </w:pPr>
      <w:r w:rsidRPr="00494136">
        <w:t>Scally A, Dutheil JY, Hillier LW, Jordan GE, Goodhead I, Herrero J, Hobolth A, Lappalainen T, Mailund T, Marques-Bonet T, et al. 2012. Insights into hominid evolution from the gorilla genome sequence. Nature 483:169-175.</w:t>
      </w:r>
    </w:p>
    <w:p w14:paraId="035F507C" w14:textId="77777777" w:rsidR="00494136" w:rsidRPr="00494136" w:rsidRDefault="00494136" w:rsidP="00494136">
      <w:pPr>
        <w:pStyle w:val="EndNoteBibliography"/>
        <w:spacing w:after="0"/>
      </w:pPr>
    </w:p>
    <w:p w14:paraId="4C75F0F9" w14:textId="77777777" w:rsidR="00494136" w:rsidRPr="00494136" w:rsidRDefault="00494136" w:rsidP="00494136">
      <w:pPr>
        <w:pStyle w:val="EndNoteBibliography"/>
      </w:pPr>
      <w:r w:rsidRPr="00494136">
        <w:t>Schenk JJ, Rowe KC, Steppan SJ. 2013. Ecological opportunity and incumbency in the diversification of repeated continental colonizations by muroid rodents. Syst Biol 62:837-864.</w:t>
      </w:r>
    </w:p>
    <w:p w14:paraId="1BFD48C3" w14:textId="77777777" w:rsidR="00494136" w:rsidRPr="00494136" w:rsidRDefault="00494136" w:rsidP="00494136">
      <w:pPr>
        <w:pStyle w:val="EndNoteBibliography"/>
        <w:spacing w:after="0"/>
      </w:pPr>
    </w:p>
    <w:p w14:paraId="348325D4" w14:textId="77777777" w:rsidR="00494136" w:rsidRPr="00494136" w:rsidRDefault="00494136" w:rsidP="00494136">
      <w:pPr>
        <w:pStyle w:val="EndNoteBibliography"/>
      </w:pPr>
      <w:r w:rsidRPr="00494136">
        <w:t>Schliep KP. 2011. phangorn: phylogenetic analysis in R. Bioinformatics 27:592-593.</w:t>
      </w:r>
    </w:p>
    <w:p w14:paraId="4170BE1F" w14:textId="77777777" w:rsidR="00494136" w:rsidRPr="00494136" w:rsidRDefault="00494136" w:rsidP="00494136">
      <w:pPr>
        <w:pStyle w:val="EndNoteBibliography"/>
        <w:spacing w:after="0"/>
      </w:pPr>
    </w:p>
    <w:p w14:paraId="666D8682" w14:textId="77777777" w:rsidR="00494136" w:rsidRPr="00494136" w:rsidRDefault="00494136" w:rsidP="00494136">
      <w:pPr>
        <w:pStyle w:val="EndNoteBibliography"/>
      </w:pPr>
      <w:r w:rsidRPr="00494136">
        <w:t>Serizawa K, Suzuki H, Tsuchiya K. 2000. A phylogenetic view on species radiation in Apodemus inferred from variation of nuclear and mitochondrial genes. Biochem Genet 38:27-40.</w:t>
      </w:r>
    </w:p>
    <w:p w14:paraId="05AE8576" w14:textId="77777777" w:rsidR="00494136" w:rsidRPr="00494136" w:rsidRDefault="00494136" w:rsidP="00494136">
      <w:pPr>
        <w:pStyle w:val="EndNoteBibliography"/>
        <w:spacing w:after="0"/>
      </w:pPr>
    </w:p>
    <w:p w14:paraId="7524C37C" w14:textId="77777777" w:rsidR="00494136" w:rsidRPr="00494136" w:rsidRDefault="00494136" w:rsidP="00494136">
      <w:pPr>
        <w:pStyle w:val="EndNoteBibliography"/>
      </w:pPr>
      <w:r w:rsidRPr="00494136">
        <w:t>Shifman S, Bell JT, Copley RR, Taylor MS, Williams RW, Mott R, Flint J. 2006. A high-resolution single nucleotide polymorphism genetic map of the mouse genome. PLoS Biol 4:e395.</w:t>
      </w:r>
    </w:p>
    <w:p w14:paraId="3EE98E4A" w14:textId="77777777" w:rsidR="00494136" w:rsidRPr="00494136" w:rsidRDefault="00494136" w:rsidP="00494136">
      <w:pPr>
        <w:pStyle w:val="EndNoteBibliography"/>
        <w:spacing w:after="0"/>
      </w:pPr>
    </w:p>
    <w:p w14:paraId="05B326CE" w14:textId="77777777" w:rsidR="00494136" w:rsidRPr="00494136" w:rsidRDefault="00494136" w:rsidP="00494136">
      <w:pPr>
        <w:pStyle w:val="EndNoteBibliography"/>
      </w:pPr>
      <w:r w:rsidRPr="00494136">
        <w:t>Singhal S, Leffler EM, Sannareddy K, Turner I, Venn O, Hooper DM, Strand AI, Li Q, Raney B, Balakrishnan CN, et al. 2015. Stable recombination hotspots in birds. Science 350:928-932.</w:t>
      </w:r>
    </w:p>
    <w:p w14:paraId="06BD40D8" w14:textId="77777777" w:rsidR="00494136" w:rsidRPr="00494136" w:rsidRDefault="00494136" w:rsidP="00494136">
      <w:pPr>
        <w:pStyle w:val="EndNoteBibliography"/>
        <w:spacing w:after="0"/>
      </w:pPr>
    </w:p>
    <w:p w14:paraId="6E15C0C6" w14:textId="77777777" w:rsidR="00494136" w:rsidRPr="00494136" w:rsidRDefault="00494136" w:rsidP="00494136">
      <w:pPr>
        <w:pStyle w:val="EndNoteBibliography"/>
      </w:pPr>
      <w:r w:rsidRPr="00494136">
        <w:t>Slatkin M, Pollack JL. 2006. The concordance of gene trees and species trees at two linked loci. Genetics 172:1979-1984.</w:t>
      </w:r>
    </w:p>
    <w:p w14:paraId="09F7483E" w14:textId="77777777" w:rsidR="00494136" w:rsidRPr="00494136" w:rsidRDefault="00494136" w:rsidP="00494136">
      <w:pPr>
        <w:pStyle w:val="EndNoteBibliography"/>
        <w:spacing w:after="0"/>
      </w:pPr>
    </w:p>
    <w:p w14:paraId="4F3D7B51" w14:textId="77777777" w:rsidR="00494136" w:rsidRPr="00494136" w:rsidRDefault="00494136" w:rsidP="00494136">
      <w:pPr>
        <w:pStyle w:val="EndNoteBibliography"/>
      </w:pPr>
      <w:r w:rsidRPr="00494136">
        <w:t>Smagulova F, Gregoretti IV, Brick K, Khil P, Camerini-Otero RD, Petukhova GV. 2011. Genome-wide analysis reveals novel molecular features of mouse recombination hotspots. Nature 472:375-378.</w:t>
      </w:r>
    </w:p>
    <w:p w14:paraId="0BD2BB97" w14:textId="77777777" w:rsidR="00494136" w:rsidRPr="00494136" w:rsidRDefault="00494136" w:rsidP="00494136">
      <w:pPr>
        <w:pStyle w:val="EndNoteBibliography"/>
        <w:spacing w:after="0"/>
      </w:pPr>
    </w:p>
    <w:p w14:paraId="1771FF7A" w14:textId="34D4A9D4" w:rsidR="00494136" w:rsidRPr="00494136" w:rsidRDefault="00494136" w:rsidP="00494136">
      <w:pPr>
        <w:pStyle w:val="EndNoteBibliography"/>
      </w:pPr>
      <w:r w:rsidRPr="00494136">
        <w:t xml:space="preserve">RepeatMasker Open-4.0 [Internet]. 2013-2015. Available from </w:t>
      </w:r>
      <w:hyperlink r:id="rId25" w:history="1">
        <w:r w:rsidRPr="00494136">
          <w:rPr>
            <w:rStyle w:val="Hyperlink"/>
          </w:rPr>
          <w:t>http://www.repeatmasker.org</w:t>
        </w:r>
      </w:hyperlink>
      <w:r w:rsidRPr="00494136">
        <w:t>.</w:t>
      </w:r>
    </w:p>
    <w:p w14:paraId="6119ADCA" w14:textId="77777777" w:rsidR="00494136" w:rsidRPr="00494136" w:rsidRDefault="00494136" w:rsidP="00494136">
      <w:pPr>
        <w:pStyle w:val="EndNoteBibliography"/>
        <w:spacing w:after="0"/>
      </w:pPr>
    </w:p>
    <w:p w14:paraId="4A8CADC4" w14:textId="77777777" w:rsidR="00494136" w:rsidRPr="00494136" w:rsidRDefault="00494136" w:rsidP="00494136">
      <w:pPr>
        <w:pStyle w:val="EndNoteBibliography"/>
      </w:pPr>
      <w:r w:rsidRPr="00494136">
        <w:t>Smith BT, Merwin J, Provost KL, Thom G, Brumfield RT, Ferreira M, Mauck WM, Moyle RG, Wright TF, Joseph L. 2023. Phylogenomic Analysis of the Parrots of the World Distinguishes Artifactual from Biological Sources of Gene Tree Discordance. Syst Biol 72:228-241.</w:t>
      </w:r>
    </w:p>
    <w:p w14:paraId="33223786" w14:textId="77777777" w:rsidR="00494136" w:rsidRPr="00494136" w:rsidRDefault="00494136" w:rsidP="00494136">
      <w:pPr>
        <w:pStyle w:val="EndNoteBibliography"/>
        <w:spacing w:after="0"/>
      </w:pPr>
    </w:p>
    <w:p w14:paraId="4BB53B8C" w14:textId="77777777" w:rsidR="00494136" w:rsidRPr="00494136" w:rsidRDefault="00494136" w:rsidP="00494136">
      <w:pPr>
        <w:pStyle w:val="EndNoteBibliography"/>
      </w:pPr>
      <w:r w:rsidRPr="00494136">
        <w:t>Smith JM, Haigh J. 1974. The hitch-hiking effect of a favourable gene. Genet Res 23:23-35.</w:t>
      </w:r>
    </w:p>
    <w:p w14:paraId="3F9B9200" w14:textId="77777777" w:rsidR="00494136" w:rsidRPr="00494136" w:rsidRDefault="00494136" w:rsidP="00494136">
      <w:pPr>
        <w:pStyle w:val="EndNoteBibliography"/>
        <w:spacing w:after="0"/>
      </w:pPr>
    </w:p>
    <w:p w14:paraId="581429CE" w14:textId="77777777" w:rsidR="00494136" w:rsidRPr="00494136" w:rsidRDefault="00494136" w:rsidP="00494136">
      <w:pPr>
        <w:pStyle w:val="EndNoteBibliography"/>
      </w:pPr>
      <w:r w:rsidRPr="00494136">
        <w:t>Smith MD, Wertheim JO, Weaver S, Murrell B, Scheffler K, Kosakovsky Pond SL. 2015a. Less is more: an adaptive branch-site random effects model for efficient detection of episodic diversifying selection. Mol Biol Evol 32:1342-1353.</w:t>
      </w:r>
    </w:p>
    <w:p w14:paraId="1A9C8E90" w14:textId="77777777" w:rsidR="00494136" w:rsidRPr="00494136" w:rsidRDefault="00494136" w:rsidP="00494136">
      <w:pPr>
        <w:pStyle w:val="EndNoteBibliography"/>
        <w:spacing w:after="0"/>
      </w:pPr>
    </w:p>
    <w:p w14:paraId="7A62EF1C" w14:textId="77777777" w:rsidR="00494136" w:rsidRPr="00494136" w:rsidRDefault="00494136" w:rsidP="00494136">
      <w:pPr>
        <w:pStyle w:val="EndNoteBibliography"/>
      </w:pPr>
      <w:r w:rsidRPr="00494136">
        <w:t>Smith SA, Brown JW, Walker JF. 2018. So many genes, so little time: A practical approach to divergence-time estimation in the genomic era. PLoS One 13:e0197433.</w:t>
      </w:r>
    </w:p>
    <w:p w14:paraId="706B822F" w14:textId="77777777" w:rsidR="00494136" w:rsidRPr="00494136" w:rsidRDefault="00494136" w:rsidP="00494136">
      <w:pPr>
        <w:pStyle w:val="EndNoteBibliography"/>
        <w:spacing w:after="0"/>
      </w:pPr>
    </w:p>
    <w:p w14:paraId="62906366" w14:textId="77777777" w:rsidR="00494136" w:rsidRPr="00494136" w:rsidRDefault="00494136" w:rsidP="00494136">
      <w:pPr>
        <w:pStyle w:val="EndNoteBibliography"/>
      </w:pPr>
      <w:r w:rsidRPr="00494136">
        <w:t>Smith SA, Moore MJ, Brown JW, Yang Y. 2015b. Analysis of phylogenomic datasets reveals conflict, concordance, and gene duplications with examples from animals and plants. BMC Evol Biol 15:150.</w:t>
      </w:r>
    </w:p>
    <w:p w14:paraId="7C526791" w14:textId="77777777" w:rsidR="00494136" w:rsidRPr="00494136" w:rsidRDefault="00494136" w:rsidP="00494136">
      <w:pPr>
        <w:pStyle w:val="EndNoteBibliography"/>
        <w:spacing w:after="0"/>
      </w:pPr>
    </w:p>
    <w:p w14:paraId="31037606" w14:textId="77777777" w:rsidR="00494136" w:rsidRPr="00494136" w:rsidRDefault="00494136" w:rsidP="00494136">
      <w:pPr>
        <w:pStyle w:val="EndNoteBibliography"/>
      </w:pPr>
      <w:r w:rsidRPr="00494136">
        <w:t>Stanyon R, Yang F, Cavagna P, O'Brien P, Bagga M, Ferguson-Smith M, Wienberg J. 1999. Animal Cytogenetics and Comparative Mapping-Reciprocal chromosome painting shows that genomic rearrangement between rat and mouse proceeds ten times faster than between humans and cats. Cytogenetics and Cell Genetics 84:150-155.</w:t>
      </w:r>
    </w:p>
    <w:p w14:paraId="08F56A72" w14:textId="77777777" w:rsidR="00494136" w:rsidRPr="00494136" w:rsidRDefault="00494136" w:rsidP="00494136">
      <w:pPr>
        <w:pStyle w:val="EndNoteBibliography"/>
        <w:spacing w:after="0"/>
      </w:pPr>
    </w:p>
    <w:p w14:paraId="2540DC66" w14:textId="77777777" w:rsidR="00494136" w:rsidRPr="00494136" w:rsidRDefault="00494136" w:rsidP="00494136">
      <w:pPr>
        <w:pStyle w:val="EndNoteBibliography"/>
      </w:pPr>
      <w:r w:rsidRPr="00494136">
        <w:t>Stapley J, Feulner PGD, Johnston SE, Santure AW, Smadja CM. 2017. Variation in recombination frequency and distribution across eukaryotes: patterns and processes. Philos Trans R Soc Lond B Biol Sci 372.</w:t>
      </w:r>
    </w:p>
    <w:p w14:paraId="638AC9E0" w14:textId="77777777" w:rsidR="00494136" w:rsidRPr="00494136" w:rsidRDefault="00494136" w:rsidP="00494136">
      <w:pPr>
        <w:pStyle w:val="EndNoteBibliography"/>
        <w:spacing w:after="0"/>
      </w:pPr>
    </w:p>
    <w:p w14:paraId="31F3C1CF" w14:textId="77777777" w:rsidR="00494136" w:rsidRPr="00494136" w:rsidRDefault="00494136" w:rsidP="00494136">
      <w:pPr>
        <w:pStyle w:val="EndNoteBibliography"/>
      </w:pPr>
      <w:r w:rsidRPr="00494136">
        <w:t>Steppan SJ, Adkins RM, Spinks PQ, Hale C. 2005. Multigene phylogeny of the Old World mice, Murinae, reveals distinct geographic lineages and the declining utility of mitochondrial genes compared to nuclear genes. Mol Phylogenet Evol 37:370-388.</w:t>
      </w:r>
    </w:p>
    <w:p w14:paraId="25631212" w14:textId="77777777" w:rsidR="00494136" w:rsidRPr="00494136" w:rsidRDefault="00494136" w:rsidP="00494136">
      <w:pPr>
        <w:pStyle w:val="EndNoteBibliography"/>
        <w:spacing w:after="0"/>
      </w:pPr>
    </w:p>
    <w:p w14:paraId="06BDAE19" w14:textId="77777777" w:rsidR="00494136" w:rsidRPr="00494136" w:rsidRDefault="00494136" w:rsidP="00494136">
      <w:pPr>
        <w:pStyle w:val="EndNoteBibliography"/>
      </w:pPr>
      <w:r w:rsidRPr="00494136">
        <w:t>Steppan SJ, Schenk JJ. 2017. Muroid rodent phylogenetics: 900-species tree reveals increasing diversification rates. PLoS One 12:e0183070.</w:t>
      </w:r>
    </w:p>
    <w:p w14:paraId="064334F2" w14:textId="77777777" w:rsidR="00494136" w:rsidRPr="00494136" w:rsidRDefault="00494136" w:rsidP="00494136">
      <w:pPr>
        <w:pStyle w:val="EndNoteBibliography"/>
        <w:spacing w:after="0"/>
      </w:pPr>
    </w:p>
    <w:p w14:paraId="7AE4CD6F" w14:textId="77777777" w:rsidR="00494136" w:rsidRPr="00494136" w:rsidRDefault="00494136" w:rsidP="00494136">
      <w:pPr>
        <w:pStyle w:val="EndNoteBibliography"/>
      </w:pPr>
      <w:r w:rsidRPr="00494136">
        <w:t>Stevison LS, Woerner AE, Kidd JM, Kelley JL, Veeramah KR, McManus KF, Great Ape Genome P, Bustamante CD, Hammer MF, Wall JD. 2016. The Time Scale of Recombination Rate Evolution in Great Apes. Mol Biol Evol 33:928-945.</w:t>
      </w:r>
    </w:p>
    <w:p w14:paraId="36B55E61" w14:textId="77777777" w:rsidR="00494136" w:rsidRPr="00494136" w:rsidRDefault="00494136" w:rsidP="00494136">
      <w:pPr>
        <w:pStyle w:val="EndNoteBibliography"/>
        <w:spacing w:after="0"/>
      </w:pPr>
    </w:p>
    <w:p w14:paraId="0D6395BD" w14:textId="77777777" w:rsidR="00494136" w:rsidRPr="00494136" w:rsidRDefault="00494136" w:rsidP="00494136">
      <w:pPr>
        <w:pStyle w:val="EndNoteBibliography"/>
      </w:pPr>
      <w:r w:rsidRPr="00494136">
        <w:t>Sun C, Huang J, Wang Y, Zhao X, Su L, Thomas GWC, Zhao M, Zhang X, Jungreis I, Kellis M, et al. 2021. Genus-Wide Characterization of Bumblebee Genomes Provides Insights into Their Evolution and Variation in Ecological and Behavioral Traits. Mol Biol Evol 38:486-501.</w:t>
      </w:r>
    </w:p>
    <w:p w14:paraId="44B7A83F" w14:textId="77777777" w:rsidR="00494136" w:rsidRPr="00494136" w:rsidRDefault="00494136" w:rsidP="00494136">
      <w:pPr>
        <w:pStyle w:val="EndNoteBibliography"/>
        <w:spacing w:after="0"/>
      </w:pPr>
    </w:p>
    <w:p w14:paraId="24FCB54C" w14:textId="77777777" w:rsidR="00494136" w:rsidRPr="00494136" w:rsidRDefault="00494136" w:rsidP="00494136">
      <w:pPr>
        <w:pStyle w:val="EndNoteBibliography"/>
      </w:pPr>
      <w:r w:rsidRPr="00494136">
        <w:t>Suzuki H, Shimada T, Terashima M, Tsuchiya K, Aplin K. 2004. Temporal, spatial, and ecological modes of evolution of Eurasian Mus based on mitochondrial and nuclear gene sequences. Mol Phylogenet Evol 33:626-646.</w:t>
      </w:r>
    </w:p>
    <w:p w14:paraId="2D8A9290" w14:textId="77777777" w:rsidR="00494136" w:rsidRPr="00494136" w:rsidRDefault="00494136" w:rsidP="00494136">
      <w:pPr>
        <w:pStyle w:val="EndNoteBibliography"/>
        <w:spacing w:after="0"/>
      </w:pPr>
    </w:p>
    <w:p w14:paraId="65FCC383" w14:textId="77777777" w:rsidR="00494136" w:rsidRPr="00494136" w:rsidRDefault="00494136" w:rsidP="00494136">
      <w:pPr>
        <w:pStyle w:val="EndNoteBibliography"/>
      </w:pPr>
      <w:r w:rsidRPr="00494136">
        <w:t>Tange O. 2018. GNU Parallel.</w:t>
      </w:r>
    </w:p>
    <w:p w14:paraId="78E50619" w14:textId="77777777" w:rsidR="00494136" w:rsidRPr="00494136" w:rsidRDefault="00494136" w:rsidP="00494136">
      <w:pPr>
        <w:pStyle w:val="EndNoteBibliography"/>
        <w:spacing w:after="0"/>
      </w:pPr>
    </w:p>
    <w:p w14:paraId="66E3C568" w14:textId="77777777" w:rsidR="00494136" w:rsidRPr="00494136" w:rsidRDefault="00494136" w:rsidP="00494136">
      <w:pPr>
        <w:pStyle w:val="EndNoteBibliography"/>
      </w:pPr>
      <w:r w:rsidRPr="00494136">
        <w:t>To TH, Jung M, Lycett S, Gascuel O. 2016. Fast Dating Using Least-Squares Criteria and Algorithms. Syst Biol 65:82-97.</w:t>
      </w:r>
    </w:p>
    <w:p w14:paraId="1BF42603" w14:textId="77777777" w:rsidR="00494136" w:rsidRPr="00494136" w:rsidRDefault="00494136" w:rsidP="00494136">
      <w:pPr>
        <w:pStyle w:val="EndNoteBibliography"/>
        <w:spacing w:after="0"/>
      </w:pPr>
    </w:p>
    <w:p w14:paraId="150A382D" w14:textId="77777777" w:rsidR="00494136" w:rsidRPr="00494136" w:rsidRDefault="00494136" w:rsidP="00494136">
      <w:pPr>
        <w:pStyle w:val="EndNoteBibliography"/>
      </w:pPr>
      <w:r w:rsidRPr="00494136">
        <w:t>Treaster S, Deelen J, Daane JM, Murabito J, Karasik D, Harris MP. 2023. Convergent genomics of longevity in rockfishes highlights the genetics of human life span variation. Sci Adv 9:eadd2743.</w:t>
      </w:r>
    </w:p>
    <w:p w14:paraId="2F3A947A" w14:textId="77777777" w:rsidR="00494136" w:rsidRPr="00494136" w:rsidRDefault="00494136" w:rsidP="00494136">
      <w:pPr>
        <w:pStyle w:val="EndNoteBibliography"/>
        <w:spacing w:after="0"/>
      </w:pPr>
    </w:p>
    <w:p w14:paraId="190BA8D6" w14:textId="77777777" w:rsidR="00494136" w:rsidRPr="00494136" w:rsidRDefault="00494136" w:rsidP="00494136">
      <w:pPr>
        <w:pStyle w:val="EndNoteBibliography"/>
      </w:pPr>
      <w:r w:rsidRPr="00494136">
        <w:t>van der Valk T, Pecnerova P, Diez-Del-Molino D, Bergstrom A, Oppenheimer J, Hartmann S, Xenikoudakis G, Thomas JA, Dehasque M, Saglican E, et al. 2021. Million-year-old DNA sheds light on the genomic history of mammoths. Nature 591:265-269.</w:t>
      </w:r>
    </w:p>
    <w:p w14:paraId="4015A8DD" w14:textId="77777777" w:rsidR="00494136" w:rsidRPr="00494136" w:rsidRDefault="00494136" w:rsidP="00494136">
      <w:pPr>
        <w:pStyle w:val="EndNoteBibliography"/>
        <w:spacing w:after="0"/>
      </w:pPr>
    </w:p>
    <w:p w14:paraId="5703F929" w14:textId="77777777" w:rsidR="00494136" w:rsidRPr="00494136" w:rsidRDefault="00494136" w:rsidP="00494136">
      <w:pPr>
        <w:pStyle w:val="EndNoteBibliography"/>
      </w:pPr>
      <w:r w:rsidRPr="00494136">
        <w:t>Vanderpool D, Minh BQ, Lanfear R, Hughes D, Murali S, Harris RA, Raveendran M, Muzny DM, Hibbins MS, Williamson RJ, et al. 2020. Primate phylogenomics uncovers multiple rapid radiations and ancient interspecific introgression. PLoS Biol 18:e3000954.</w:t>
      </w:r>
    </w:p>
    <w:p w14:paraId="4BE1B785" w14:textId="77777777" w:rsidR="00494136" w:rsidRPr="00494136" w:rsidRDefault="00494136" w:rsidP="00494136">
      <w:pPr>
        <w:pStyle w:val="EndNoteBibliography"/>
        <w:spacing w:after="0"/>
      </w:pPr>
    </w:p>
    <w:p w14:paraId="1DB4ED8F" w14:textId="77777777" w:rsidR="00494136" w:rsidRPr="00494136" w:rsidRDefault="00494136" w:rsidP="00494136">
      <w:pPr>
        <w:pStyle w:val="EndNoteBibliography"/>
      </w:pPr>
      <w:r w:rsidRPr="00494136">
        <w:t>Wang LG, Lam TT, Xu S, Dai Z, Zhou L, Feng T, Guo P, Dunn CW, Jones BR, Bradley T, et al. 2020. Treeio: An R Package for Phylogenetic Tree Input and Output with Richly Annotated and Associated Data. Mol Biol Evol 37:599-603.</w:t>
      </w:r>
    </w:p>
    <w:p w14:paraId="44EB25AB" w14:textId="77777777" w:rsidR="00494136" w:rsidRPr="00494136" w:rsidRDefault="00494136" w:rsidP="00494136">
      <w:pPr>
        <w:pStyle w:val="EndNoteBibliography"/>
        <w:spacing w:after="0"/>
      </w:pPr>
    </w:p>
    <w:p w14:paraId="00CD88A3" w14:textId="77777777" w:rsidR="00494136" w:rsidRPr="00494136" w:rsidRDefault="00494136" w:rsidP="00494136">
      <w:pPr>
        <w:pStyle w:val="EndNoteBibliography"/>
      </w:pPr>
      <w:r w:rsidRPr="00494136">
        <w:t>White MA, Ane C, Dewey CN, Larget BR, Payseur BA. 2009. Fine-scale phylogenetic discordance across the house mouse genome. PLoS Genet 5:e1000729.</w:t>
      </w:r>
    </w:p>
    <w:p w14:paraId="51345F96" w14:textId="77777777" w:rsidR="00494136" w:rsidRPr="00494136" w:rsidRDefault="00494136" w:rsidP="00494136">
      <w:pPr>
        <w:pStyle w:val="EndNoteBibliography"/>
        <w:spacing w:after="0"/>
      </w:pPr>
    </w:p>
    <w:p w14:paraId="5A89ED94" w14:textId="77777777" w:rsidR="00494136" w:rsidRPr="00494136" w:rsidRDefault="00494136" w:rsidP="00494136">
      <w:pPr>
        <w:pStyle w:val="EndNoteBibliography"/>
      </w:pPr>
      <w:r w:rsidRPr="00494136">
        <w:t>Yalcin B, Wong K, Agam A, Goodson M, Keane TM, Gan X, Nellaker C, Goodstadt L, Nicod J, Bhomra A, et al. 2011. Sequence-based characterization of structural variation in the mouse genome. Nature 477:326-329.</w:t>
      </w:r>
    </w:p>
    <w:p w14:paraId="6A2B4073" w14:textId="77777777" w:rsidR="00494136" w:rsidRPr="00494136" w:rsidRDefault="00494136" w:rsidP="00494136">
      <w:pPr>
        <w:pStyle w:val="EndNoteBibliography"/>
        <w:spacing w:after="0"/>
      </w:pPr>
    </w:p>
    <w:p w14:paraId="7C8C9932" w14:textId="77777777" w:rsidR="00494136" w:rsidRPr="00494136" w:rsidRDefault="00494136" w:rsidP="00494136">
      <w:pPr>
        <w:pStyle w:val="EndNoteBibliography"/>
      </w:pPr>
      <w:r w:rsidRPr="00494136">
        <w:lastRenderedPageBreak/>
        <w:t>Yang Z. 2007. PAML 4: phylogenetic analysis by maximum likelihood. Mol Biol Evol 24:1586-1591.</w:t>
      </w:r>
    </w:p>
    <w:p w14:paraId="3B4C06E1" w14:textId="77777777" w:rsidR="00494136" w:rsidRPr="00494136" w:rsidRDefault="00494136" w:rsidP="00494136">
      <w:pPr>
        <w:pStyle w:val="EndNoteBibliography"/>
        <w:spacing w:after="0"/>
      </w:pPr>
    </w:p>
    <w:p w14:paraId="706D6998" w14:textId="77777777" w:rsidR="00494136" w:rsidRPr="00494136" w:rsidRDefault="00494136" w:rsidP="00494136">
      <w:pPr>
        <w:pStyle w:val="EndNoteBibliography"/>
      </w:pPr>
      <w:r w:rsidRPr="00494136">
        <w:t>Yekutieli D, Benjamini Y. 1999. Resampling-based false discovery rate controlling multiple test procedures for correlated test statistics. Journal of Statistical Planning and Inference 82:171-196.</w:t>
      </w:r>
    </w:p>
    <w:p w14:paraId="26C882F3" w14:textId="77777777" w:rsidR="00494136" w:rsidRPr="00494136" w:rsidRDefault="00494136" w:rsidP="00494136">
      <w:pPr>
        <w:pStyle w:val="EndNoteBibliography"/>
        <w:spacing w:after="0"/>
      </w:pPr>
    </w:p>
    <w:p w14:paraId="2E2EE83C" w14:textId="77777777" w:rsidR="00494136" w:rsidRPr="00494136" w:rsidRDefault="00494136" w:rsidP="00494136">
      <w:pPr>
        <w:pStyle w:val="EndNoteBibliography"/>
      </w:pPr>
      <w:r w:rsidRPr="00494136">
        <w:t>Yu G. 2020. Using ggtree to Visualize Data on Tree-Like Structures. Curr Protoc Bioinformatics 69:e96.</w:t>
      </w:r>
    </w:p>
    <w:p w14:paraId="2C28E13E" w14:textId="77777777" w:rsidR="00494136" w:rsidRPr="00494136" w:rsidRDefault="00494136" w:rsidP="00494136">
      <w:pPr>
        <w:pStyle w:val="EndNoteBibliography"/>
        <w:spacing w:after="0"/>
      </w:pPr>
    </w:p>
    <w:p w14:paraId="718BC2CB" w14:textId="77777777" w:rsidR="00494136" w:rsidRPr="00494136" w:rsidRDefault="00494136" w:rsidP="00494136">
      <w:pPr>
        <w:pStyle w:val="EndNoteBibliography"/>
      </w:pPr>
      <w:r w:rsidRPr="00494136">
        <w:t>Yu G, Smith DK, Zhu H, Guan Y, Lam TT-Y. 2017. ggtree: an r package for visualization and annotation of phylogenetic trees with their covariates and other associated data. Methods in Ecology and Evolution 8:28-36.</w:t>
      </w:r>
    </w:p>
    <w:p w14:paraId="7FCE4170" w14:textId="77777777" w:rsidR="00494136" w:rsidRPr="00494136" w:rsidRDefault="00494136" w:rsidP="00494136">
      <w:pPr>
        <w:pStyle w:val="EndNoteBibliography"/>
        <w:spacing w:after="0"/>
      </w:pPr>
    </w:p>
    <w:p w14:paraId="71E16EAA" w14:textId="77777777" w:rsidR="00494136" w:rsidRPr="00494136" w:rsidRDefault="00494136" w:rsidP="00494136">
      <w:pPr>
        <w:pStyle w:val="EndNoteBibliography"/>
      </w:pPr>
      <w:r w:rsidRPr="00494136">
        <w:t>Zhang C, Rabiee M, Sayyari E, Mirarab S. 2018. ASTRAL-III: polynomial time species tree reconstruction from partially resolved gene trees. BMC Bioinformatics 19:153.</w:t>
      </w:r>
    </w:p>
    <w:p w14:paraId="162F1AF3" w14:textId="77777777" w:rsidR="00494136" w:rsidRPr="00494136" w:rsidRDefault="00494136" w:rsidP="00494136">
      <w:pPr>
        <w:pStyle w:val="EndNoteBibliography"/>
      </w:pPr>
    </w:p>
    <w:p w14:paraId="4E5B64FE" w14:textId="705F6192" w:rsidR="00E56D9A" w:rsidRPr="00197A2B" w:rsidRDefault="009418B1" w:rsidP="007E7634">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110A30F" w14:textId="64236AA0" w:rsidR="007E7634" w:rsidRPr="00197A2B" w:rsidRDefault="007E7634">
      <w:pPr>
        <w:rPr>
          <w:rFonts w:ascii="Times New Roman" w:hAnsi="Times New Roman" w:cs="Times New Roman"/>
          <w:b/>
          <w:bCs/>
          <w:sz w:val="24"/>
          <w:szCs w:val="24"/>
        </w:rPr>
      </w:pPr>
    </w:p>
    <w:sectPr w:rsidR="007E7634" w:rsidRPr="00197A2B" w:rsidSect="004325D8">
      <w:footerReference w:type="default" r:id="rId2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Good, Jeffrey" w:date="2024-06-04T11:27:00Z" w:initials="JG">
    <w:p w14:paraId="56FFD811" w14:textId="77777777" w:rsidR="0042542A" w:rsidRDefault="0042542A" w:rsidP="0042542A">
      <w:r>
        <w:rPr>
          <w:rStyle w:val="CommentReference"/>
        </w:rPr>
        <w:annotationRef/>
      </w:r>
      <w:r>
        <w:rPr>
          <w:sz w:val="20"/>
          <w:szCs w:val="20"/>
        </w:rPr>
        <w:t>I think we should consider changing this to ‘murine’</w:t>
      </w:r>
      <w:r>
        <w:rPr>
          <w:sz w:val="20"/>
          <w:szCs w:val="20"/>
        </w:rPr>
        <w:cr/>
      </w:r>
      <w:r>
        <w:rPr>
          <w:sz w:val="20"/>
          <w:szCs w:val="20"/>
        </w:rPr>
        <w:cr/>
        <w:t>One of the procB reviewers on Kopania’s sperm manuscript was offended by the phrasing Old World, which they felt was colonial and some other super chartered comments that were fairly aggressive. I think it is a little silly but this was a real comment so should probably consider it.</w:t>
      </w:r>
      <w:r>
        <w:rPr>
          <w:sz w:val="20"/>
          <w:szCs w:val="20"/>
        </w:rPr>
        <w:cr/>
      </w:r>
      <w:r>
        <w:rPr>
          <w:sz w:val="20"/>
          <w:szCs w:val="20"/>
        </w:rPr>
        <w:cr/>
        <w:t xml:space="preserve">Murine is less informative but not likely to be offensive.  </w:t>
      </w:r>
    </w:p>
  </w:comment>
  <w:comment w:id="1" w:author="Thomas, Gregg" w:date="2024-06-11T12:13:00Z" w:initials="GT">
    <w:p w14:paraId="68884F41" w14:textId="77777777" w:rsidR="004707B4" w:rsidRDefault="004707B4" w:rsidP="004707B4">
      <w:pPr>
        <w:pStyle w:val="CommentText"/>
      </w:pPr>
      <w:r>
        <w:rPr>
          <w:rStyle w:val="CommentReference"/>
        </w:rPr>
        <w:annotationRef/>
      </w:r>
      <w:r>
        <w:t xml:space="preserve">Agreed. </w:t>
      </w:r>
    </w:p>
  </w:comment>
  <w:comment w:id="4" w:author="Good, Jeffrey" w:date="2024-06-06T10:34:00Z" w:initials="JG">
    <w:p w14:paraId="2C54A5B5" w14:textId="749934D0" w:rsidR="00A03219" w:rsidRDefault="00A03219" w:rsidP="00A03219">
      <w:r>
        <w:rPr>
          <w:rStyle w:val="CommentReference"/>
        </w:rPr>
        <w:annotationRef/>
      </w:r>
      <w:r>
        <w:rPr>
          <w:color w:val="000000"/>
          <w:sz w:val="20"/>
          <w:szCs w:val="20"/>
        </w:rPr>
        <w:t>adding time context to better motivate the UCE as a framing for the rest of the study</w:t>
      </w:r>
    </w:p>
  </w:comment>
  <w:comment w:id="5" w:author="Good, Jeffrey" w:date="2024-06-06T09:45:00Z" w:initials="JG">
    <w:p w14:paraId="66651C82" w14:textId="3362611A" w:rsidR="00340D8F" w:rsidRDefault="00340D8F" w:rsidP="00340D8F">
      <w:r>
        <w:rPr>
          <w:rStyle w:val="CommentReference"/>
        </w:rPr>
        <w:annotationRef/>
      </w:r>
      <w:r>
        <w:rPr>
          <w:color w:val="000000"/>
          <w:sz w:val="20"/>
          <w:szCs w:val="20"/>
        </w:rPr>
        <w:t>Reads really nice, but some edits to reduce length, still fairly wordy.</w:t>
      </w:r>
    </w:p>
  </w:comment>
  <w:comment w:id="6" w:author="Good, Jeffrey" w:date="2024-06-06T09:51:00Z" w:initials="JG">
    <w:p w14:paraId="35F6588C" w14:textId="77777777" w:rsidR="00340D8F" w:rsidRDefault="00340D8F" w:rsidP="00340D8F">
      <w:r>
        <w:rPr>
          <w:rStyle w:val="CommentReference"/>
        </w:rPr>
        <w:annotationRef/>
      </w:r>
      <w:r>
        <w:rPr>
          <w:color w:val="000000"/>
          <w:sz w:val="20"/>
          <w:szCs w:val="20"/>
        </w:rPr>
        <w:t>collecting examples into similar taxonomic units ie, birds was very broad, tomatoes not.</w:t>
      </w:r>
    </w:p>
  </w:comment>
  <w:comment w:id="7" w:author="Good, Jeffrey" w:date="2024-06-06T09:51:00Z" w:initials="JG">
    <w:p w14:paraId="1C0AAD95" w14:textId="4B338C76" w:rsidR="00340D8F" w:rsidRDefault="00340D8F" w:rsidP="00340D8F">
      <w:r>
        <w:rPr>
          <w:rStyle w:val="CommentReference"/>
        </w:rPr>
        <w:annotationRef/>
      </w:r>
      <w:r>
        <w:rPr>
          <w:color w:val="000000"/>
          <w:sz w:val="20"/>
          <w:szCs w:val="20"/>
        </w:rPr>
        <w:t>add one or two of these</w:t>
      </w:r>
    </w:p>
    <w:p w14:paraId="60B1DD88" w14:textId="77777777" w:rsidR="00340D8F" w:rsidRDefault="00340D8F" w:rsidP="00340D8F"/>
    <w:p w14:paraId="228C9149" w14:textId="77777777" w:rsidR="00340D8F" w:rsidRDefault="00000000" w:rsidP="00340D8F">
      <w:hyperlink r:id="rId1" w:history="1">
        <w:r w:rsidR="00340D8F" w:rsidRPr="009E2CE9">
          <w:rPr>
            <w:rStyle w:val="Hyperlink"/>
            <w:sz w:val="20"/>
            <w:szCs w:val="20"/>
          </w:rPr>
          <w:t>https://academic.oup.com/sysbio/article/70/3/593/6017180</w:t>
        </w:r>
      </w:hyperlink>
    </w:p>
    <w:p w14:paraId="05AE600F" w14:textId="77777777" w:rsidR="00340D8F" w:rsidRDefault="00340D8F" w:rsidP="00340D8F"/>
    <w:p w14:paraId="0DA7DE51" w14:textId="77777777" w:rsidR="00340D8F" w:rsidRDefault="00000000" w:rsidP="00340D8F">
      <w:hyperlink r:id="rId2" w:history="1">
        <w:r w:rsidR="00340D8F" w:rsidRPr="009E2CE9">
          <w:rPr>
            <w:rStyle w:val="Hyperlink"/>
            <w:sz w:val="20"/>
            <w:szCs w:val="20"/>
          </w:rPr>
          <w:t>https://www.cell.com/cell-genomics/pdf/S2666-979X(23)00334-8.pdf</w:t>
        </w:r>
      </w:hyperlink>
    </w:p>
    <w:p w14:paraId="1151BA56" w14:textId="77777777" w:rsidR="00340D8F" w:rsidRDefault="00340D8F" w:rsidP="00340D8F"/>
  </w:comment>
  <w:comment w:id="10" w:author="Good, Jeffrey" w:date="2024-06-04T11:37:00Z" w:initials="JG">
    <w:p w14:paraId="72319289" w14:textId="6EF40156" w:rsidR="00065343" w:rsidRDefault="00065343" w:rsidP="00065343">
      <w:r>
        <w:rPr>
          <w:rStyle w:val="CommentReference"/>
        </w:rPr>
        <w:annotationRef/>
      </w:r>
      <w:r>
        <w:rPr>
          <w:color w:val="000000"/>
          <w:sz w:val="20"/>
          <w:szCs w:val="20"/>
        </w:rPr>
        <w:t>let’s add the recent bat paper too</w:t>
      </w:r>
    </w:p>
    <w:p w14:paraId="72CF763F" w14:textId="77777777" w:rsidR="00065343" w:rsidRDefault="00065343" w:rsidP="00065343"/>
    <w:p w14:paraId="0241D2F3" w14:textId="77777777" w:rsidR="00065343" w:rsidRDefault="00065343" w:rsidP="00065343">
      <w:r>
        <w:rPr>
          <w:color w:val="000000"/>
          <w:sz w:val="20"/>
          <w:szCs w:val="20"/>
        </w:rPr>
        <w:t>https://www.cell.com/cell-genomics/pdf/S2666-979X(23)00334-8.pdf</w:t>
      </w:r>
    </w:p>
  </w:comment>
  <w:comment w:id="11" w:author="Good, Jeffrey" w:date="2024-06-06T10:00:00Z" w:initials="JG">
    <w:p w14:paraId="02EE9DAF" w14:textId="77777777" w:rsidR="00DE0DCD" w:rsidRDefault="00DE0DCD" w:rsidP="00DE0DCD">
      <w:r>
        <w:rPr>
          <w:rStyle w:val="CommentReference"/>
        </w:rPr>
        <w:annotationRef/>
      </w:r>
      <w:r>
        <w:rPr>
          <w:color w:val="000000"/>
          <w:sz w:val="20"/>
          <w:szCs w:val="20"/>
        </w:rPr>
        <w:t>condensing this some, check I have not introduced an error</w:t>
      </w:r>
    </w:p>
  </w:comment>
  <w:comment w:id="12" w:author="Good, Jeffrey" w:date="2024-06-06T10:03:00Z" w:initials="JG">
    <w:p w14:paraId="7834B7FD" w14:textId="77777777" w:rsidR="00DE0DCD" w:rsidRDefault="00DE0DCD" w:rsidP="00DE0DCD">
      <w:r>
        <w:rPr>
          <w:rStyle w:val="CommentReference"/>
        </w:rPr>
        <w:annotationRef/>
      </w:r>
      <w:r>
        <w:rPr>
          <w:color w:val="000000"/>
          <w:sz w:val="20"/>
          <w:szCs w:val="20"/>
        </w:rPr>
        <w:t>For all of these you need to specify the direction of the correlation. I think you mean a positive correlation for most of these, but as it goes both ways needs to be clarified.</w:t>
      </w:r>
    </w:p>
  </w:comment>
  <w:comment w:id="14" w:author="Good, Jeffrey" w:date="2024-06-06T09:59:00Z" w:initials="JG">
    <w:p w14:paraId="7D423142" w14:textId="144534B8" w:rsidR="00DE0DCD" w:rsidRDefault="00DE0DCD" w:rsidP="00DE0DCD">
      <w:r>
        <w:rPr>
          <w:rStyle w:val="CommentReference"/>
        </w:rPr>
        <w:annotationRef/>
      </w:r>
      <w:r>
        <w:rPr>
          <w:color w:val="000000"/>
          <w:sz w:val="20"/>
          <w:szCs w:val="20"/>
        </w:rPr>
        <w:t>right?</w:t>
      </w:r>
    </w:p>
  </w:comment>
  <w:comment w:id="15" w:author="Thomas, Gregg" w:date="2024-06-11T15:38:00Z" w:initials="GT">
    <w:p w14:paraId="45677D7F" w14:textId="77777777" w:rsidR="00E54808" w:rsidRDefault="00E54808" w:rsidP="00E54808">
      <w:pPr>
        <w:pStyle w:val="CommentText"/>
      </w:pPr>
      <w:r>
        <w:rPr>
          <w:rStyle w:val="CommentReference"/>
        </w:rPr>
        <w:annotationRef/>
      </w:r>
      <w:r>
        <w:t>Actually unclear reading it again. They correlate recombination rate with “locus size” determined by MDL (phylogenetically similar windows of 100 snps). The correlation is “weakly negative”, but I’m not sure how that relates to discordance.</w:t>
      </w:r>
    </w:p>
  </w:comment>
  <w:comment w:id="16" w:author="Good, Jeffrey" w:date="2024-06-04T15:09:00Z" w:initials="JG">
    <w:p w14:paraId="71A6436B" w14:textId="20BF48BC" w:rsidR="00432EE1" w:rsidRDefault="00432EE1" w:rsidP="00432EE1">
      <w:r>
        <w:rPr>
          <w:rStyle w:val="CommentReference"/>
        </w:rPr>
        <w:annotationRef/>
      </w:r>
      <w:r>
        <w:rPr>
          <w:color w:val="000000"/>
          <w:sz w:val="20"/>
          <w:szCs w:val="20"/>
        </w:rPr>
        <w:t>I think much more compelling and direct to move this overview narrative from the start of the methods to this last paragraph of the results.</w:t>
      </w:r>
    </w:p>
  </w:comment>
  <w:comment w:id="56" w:author="Thomas, Gregg" w:date="2024-07-06T17:11:00Z" w:initials="GT">
    <w:p w14:paraId="0E3DFA70" w14:textId="77777777" w:rsidR="001824EF" w:rsidRDefault="001824EF" w:rsidP="001824EF">
      <w:pPr>
        <w:pStyle w:val="CommentText"/>
      </w:pPr>
      <w:r>
        <w:rPr>
          <w:rStyle w:val="CommentReference"/>
        </w:rPr>
        <w:annotationRef/>
      </w:r>
      <w:r>
        <w:t>I will fix the double parens before submission</w:t>
      </w:r>
    </w:p>
  </w:comment>
  <w:comment w:id="73" w:author="Good, Jeffrey" w:date="2024-06-06T10:32:00Z" w:initials="JG">
    <w:p w14:paraId="53BB3D70" w14:textId="46DB9090" w:rsidR="00A03219" w:rsidRDefault="00A03219" w:rsidP="00A03219">
      <w:r>
        <w:rPr>
          <w:rStyle w:val="CommentReference"/>
        </w:rPr>
        <w:annotationRef/>
      </w:r>
      <w:r>
        <w:rPr>
          <w:color w:val="000000"/>
          <w:sz w:val="20"/>
          <w:szCs w:val="20"/>
        </w:rPr>
        <w:t>making the direct justification for the UCE tree as a framing for the rest of the paper</w:t>
      </w:r>
    </w:p>
  </w:comment>
  <w:comment w:id="74" w:author="Good, Jeffrey" w:date="2024-06-06T10:29:00Z" w:initials="JG">
    <w:p w14:paraId="38E229EE" w14:textId="3EF61BA9" w:rsidR="00A03219" w:rsidRDefault="00A03219" w:rsidP="00A03219">
      <w:r>
        <w:rPr>
          <w:rStyle w:val="CommentReference"/>
        </w:rPr>
        <w:annotationRef/>
      </w:r>
      <w:r>
        <w:rPr>
          <w:color w:val="000000"/>
          <w:sz w:val="20"/>
          <w:szCs w:val="20"/>
        </w:rPr>
        <w:t xml:space="preserve">adding this framing to motivate the value of the dated UCE species tree </w:t>
      </w:r>
    </w:p>
  </w:comment>
  <w:comment w:id="75" w:author="Good, Jeffrey" w:date="2024-06-04T15:22:00Z" w:initials="JG">
    <w:p w14:paraId="6C903739" w14:textId="65F343E4" w:rsidR="00B8137C" w:rsidRDefault="00B8137C" w:rsidP="00B8137C">
      <w:r>
        <w:rPr>
          <w:rStyle w:val="CommentReference"/>
        </w:rPr>
        <w:annotationRef/>
      </w:r>
      <w:r>
        <w:rPr>
          <w:color w:val="000000"/>
          <w:sz w:val="20"/>
          <w:szCs w:val="20"/>
        </w:rPr>
        <w:t>Tables 3 and 4 do not add much. Critical points are in Fig 2. I would cut to try and reduce bloat.</w:t>
      </w:r>
    </w:p>
  </w:comment>
  <w:comment w:id="76" w:author="Good, Jeffrey" w:date="2024-06-04T15:31:00Z" w:initials="JG">
    <w:p w14:paraId="07045BAF" w14:textId="77777777" w:rsidR="00CB787E" w:rsidRDefault="00CB787E" w:rsidP="00CB787E">
      <w:r>
        <w:rPr>
          <w:rStyle w:val="CommentReference"/>
        </w:rPr>
        <w:annotationRef/>
      </w:r>
      <w:r>
        <w:rPr>
          <w:color w:val="000000"/>
          <w:sz w:val="20"/>
          <w:szCs w:val="20"/>
        </w:rPr>
        <w:t>Is this exact? Either give exact value or indicate approximate</w:t>
      </w:r>
    </w:p>
  </w:comment>
  <w:comment w:id="77" w:author="Good, Jeffrey" w:date="2024-06-06T11:11:00Z" w:initials="JG">
    <w:p w14:paraId="21903870" w14:textId="77777777" w:rsidR="005404E8" w:rsidRDefault="005404E8" w:rsidP="005404E8">
      <w:r>
        <w:rPr>
          <w:rStyle w:val="CommentReference"/>
        </w:rPr>
        <w:annotationRef/>
      </w:r>
      <w:r>
        <w:rPr>
          <w:color w:val="000000"/>
          <w:sz w:val="20"/>
          <w:szCs w:val="20"/>
        </w:rPr>
        <w:t>This is confusing I think. The positive correlation is with wRF, meaning a positive correlation reflects greater dissimilarity to the species tree. You say a positive correlation between recombine rate and similarity to the species tree, which would easily be read a the opposite. Right?</w:t>
      </w:r>
    </w:p>
  </w:comment>
  <w:comment w:id="78" w:author="Thomas, Gregg [2]" w:date="2024-06-13T10:51:00Z" w:initials="TG">
    <w:p w14:paraId="77D096AA" w14:textId="77777777" w:rsidR="00BF08A1" w:rsidRDefault="00BF08A1" w:rsidP="00BF08A1">
      <w:pPr>
        <w:pStyle w:val="CommentText"/>
      </w:pPr>
      <w:r>
        <w:rPr>
          <w:rStyle w:val="CommentReference"/>
        </w:rPr>
        <w:annotationRef/>
      </w:r>
      <w:r>
        <w:t>Correct, thanks.</w:t>
      </w:r>
    </w:p>
  </w:comment>
  <w:comment w:id="79" w:author="Good, Jeffrey" w:date="2024-06-07T13:56:00Z" w:initials="JG">
    <w:p w14:paraId="2342F218" w14:textId="7CAB8A8A" w:rsidR="00E73F5A" w:rsidRDefault="00E73F5A" w:rsidP="00E73F5A">
      <w:r>
        <w:rPr>
          <w:rStyle w:val="CommentReference"/>
        </w:rPr>
        <w:annotationRef/>
      </w:r>
      <w:r>
        <w:rPr>
          <w:sz w:val="20"/>
          <w:szCs w:val="20"/>
        </w:rPr>
        <w:t>OK, my opinion here. I think we should simplify this a bit. I am not sure that we clearly capture the main point which is that functional elements show less discordance, and the strength of this generally is in line with what we think the strength of long-term selection is. Right?</w:t>
      </w:r>
    </w:p>
    <w:p w14:paraId="5A4E3FB6" w14:textId="77777777" w:rsidR="00E73F5A" w:rsidRDefault="00E73F5A" w:rsidP="00E73F5A"/>
    <w:p w14:paraId="524615AA" w14:textId="77777777" w:rsidR="00E73F5A" w:rsidRDefault="00E73F5A" w:rsidP="00E73F5A">
      <w:r>
        <w:rPr>
          <w:sz w:val="20"/>
          <w:szCs w:val="20"/>
        </w:rPr>
        <w:t xml:space="preserve">We tie ourselves in knots trying to explain everything but I have not idea what the decay rates mean (5A). No idea. And as they are generally not significant, except for the non-PS gene, I think we are spending a bunch of time focusing on something that might be noise. Without this part, it is more cohesive I think, and the discussion can better focus on the key points which are presented in 5C and B. Making edits along these lines, but if you disagree, you can add back. But you have to provide a clear explanation for the parts in 5A, I cannot </w:t>
      </w:r>
    </w:p>
  </w:comment>
  <w:comment w:id="80" w:author="Good, Jeffrey" w:date="2024-06-07T13:56:00Z" w:initials="JG">
    <w:p w14:paraId="4C4E6F8F" w14:textId="197C8C40" w:rsidR="00E73F5A" w:rsidRDefault="00E73F5A" w:rsidP="00E73F5A">
      <w:r>
        <w:rPr>
          <w:rStyle w:val="CommentReference"/>
        </w:rPr>
        <w:annotationRef/>
      </w:r>
      <w:r>
        <w:rPr>
          <w:color w:val="000000"/>
          <w:sz w:val="20"/>
          <w:szCs w:val="20"/>
        </w:rPr>
        <w:t>Will leave it to you to change the panels, just deleting 5A for now.</w:t>
      </w:r>
    </w:p>
  </w:comment>
  <w:comment w:id="81" w:author="Thomas, Gregg [2]" w:date="2024-06-13T10:53:00Z" w:initials="TG">
    <w:p w14:paraId="169ECA0F" w14:textId="77777777" w:rsidR="00BF08A1" w:rsidRDefault="00BF08A1" w:rsidP="00BF08A1">
      <w:pPr>
        <w:pStyle w:val="CommentText"/>
      </w:pPr>
      <w:r>
        <w:rPr>
          <w:rStyle w:val="CommentReference"/>
        </w:rPr>
        <w:annotationRef/>
      </w:r>
      <w:r>
        <w:t>Great, I think this is a good idea</w:t>
      </w:r>
    </w:p>
  </w:comment>
  <w:comment w:id="96" w:author="Good, Jeffrey" w:date="2024-06-07T10:04:00Z" w:initials="JG">
    <w:p w14:paraId="3D553E36" w14:textId="345A983E" w:rsidR="009624B8" w:rsidRDefault="009624B8" w:rsidP="009624B8">
      <w:r>
        <w:rPr>
          <w:rStyle w:val="CommentReference"/>
        </w:rPr>
        <w:annotationRef/>
      </w:r>
      <w:r>
        <w:rPr>
          <w:color w:val="000000"/>
          <w:sz w:val="20"/>
          <w:szCs w:val="20"/>
        </w:rPr>
        <w:t>there was some redundancy here, mentioning the UCE/gene discordance here and then again at the end of the paragraph. Edits to merge them into one discussion.</w:t>
      </w:r>
    </w:p>
  </w:comment>
  <w:comment w:id="101" w:author="Good, Jeffrey" w:date="2024-06-07T12:53:00Z" w:initials="JG">
    <w:p w14:paraId="6586B9B0" w14:textId="77777777" w:rsidR="00433355" w:rsidRDefault="00433355" w:rsidP="00433355">
      <w:r>
        <w:rPr>
          <w:rStyle w:val="CommentReference"/>
        </w:rPr>
        <w:annotationRef/>
      </w:r>
      <w:r>
        <w:rPr>
          <w:color w:val="000000"/>
          <w:sz w:val="20"/>
          <w:szCs w:val="20"/>
        </w:rPr>
        <w:t>I tried to simplify and unify this paragraph some, and resulted in a bit of editing, adding elements and removing others. I think this does a better job of capturing the issues, but very open to your further edits.</w:t>
      </w:r>
    </w:p>
  </w:comment>
  <w:comment w:id="102" w:author="Good, Jeffrey" w:date="2024-06-07T10:33:00Z" w:initials="JG">
    <w:p w14:paraId="3F5412AB" w14:textId="2E5D7B56" w:rsidR="00996C78" w:rsidRDefault="00C1711B" w:rsidP="00996C78">
      <w:r>
        <w:rPr>
          <w:rStyle w:val="CommentReference"/>
        </w:rPr>
        <w:annotationRef/>
      </w:r>
      <w:r w:rsidR="00996C78">
        <w:rPr>
          <w:sz w:val="20"/>
          <w:szCs w:val="20"/>
        </w:rPr>
        <w:t>add jensen-seaman, the first to show this in mammals, including rat v mouse</w:t>
      </w:r>
      <w:r w:rsidR="00996C78">
        <w:rPr>
          <w:sz w:val="20"/>
          <w:szCs w:val="20"/>
        </w:rPr>
        <w:cr/>
      </w:r>
      <w:r w:rsidR="00996C78">
        <w:rPr>
          <w:sz w:val="20"/>
          <w:szCs w:val="20"/>
        </w:rPr>
        <w:cr/>
      </w:r>
      <w:hyperlink r:id="rId3" w:history="1">
        <w:r w:rsidR="00996C78" w:rsidRPr="00B2756E">
          <w:rPr>
            <w:rStyle w:val="Hyperlink"/>
            <w:sz w:val="20"/>
            <w:szCs w:val="20"/>
          </w:rPr>
          <w:t>https://www.ncbi.nlm.nih.gov/pmc/articles/PMC383296/</w:t>
        </w:r>
      </w:hyperlink>
    </w:p>
    <w:p w14:paraId="175D04B6" w14:textId="77777777" w:rsidR="00996C78" w:rsidRDefault="00996C78" w:rsidP="00996C78"/>
    <w:p w14:paraId="668A84BE" w14:textId="77777777" w:rsidR="00996C78" w:rsidRDefault="00996C78" w:rsidP="00996C78">
      <w:r>
        <w:rPr>
          <w:sz w:val="20"/>
          <w:szCs w:val="20"/>
        </w:rPr>
        <w:t xml:space="preserve">and </w:t>
      </w:r>
    </w:p>
    <w:p w14:paraId="6B1369ED" w14:textId="77777777" w:rsidR="00996C78" w:rsidRDefault="00000000" w:rsidP="00996C78">
      <w:hyperlink r:id="rId4" w:history="1">
        <w:r w:rsidR="00996C78" w:rsidRPr="00B2756E">
          <w:rPr>
            <w:rStyle w:val="Hyperlink"/>
            <w:sz w:val="20"/>
            <w:szCs w:val="20"/>
          </w:rPr>
          <w:t>https://academic.oup.com/mbe/article/33/4/928/2579342?login=true</w:t>
        </w:r>
      </w:hyperlink>
    </w:p>
    <w:p w14:paraId="6BA22AA5" w14:textId="77777777" w:rsidR="00996C78" w:rsidRDefault="00996C78" w:rsidP="00996C78"/>
  </w:comment>
  <w:comment w:id="103" w:author="Good, Jeffrey" w:date="2024-06-07T11:00:00Z" w:initials="JG">
    <w:p w14:paraId="17E7ADC9" w14:textId="37F5EAEB" w:rsidR="00996C78" w:rsidRDefault="00996C78" w:rsidP="00996C78">
      <w:r>
        <w:rPr>
          <w:rStyle w:val="CommentReference"/>
        </w:rPr>
        <w:annotationRef/>
      </w:r>
      <w:r>
        <w:rPr>
          <w:color w:val="000000"/>
          <w:sz w:val="20"/>
          <w:szCs w:val="20"/>
        </w:rPr>
        <w:t>cite</w:t>
      </w:r>
    </w:p>
    <w:p w14:paraId="2E02C38C" w14:textId="77777777" w:rsidR="00996C78" w:rsidRDefault="00000000" w:rsidP="00996C78">
      <w:hyperlink r:id="rId5" w:history="1">
        <w:r w:rsidR="00996C78" w:rsidRPr="00422EA1">
          <w:rPr>
            <w:rStyle w:val="Hyperlink"/>
            <w:sz w:val="20"/>
            <w:szCs w:val="20"/>
          </w:rPr>
          <w:t>https://royalsocietypublishing.org/doi/10.1098/rstb.2016.0469</w:t>
        </w:r>
      </w:hyperlink>
    </w:p>
    <w:p w14:paraId="323DBD07" w14:textId="77777777" w:rsidR="00996C78" w:rsidRDefault="00996C78" w:rsidP="00996C78"/>
  </w:comment>
  <w:comment w:id="115" w:author="Good, Jeffrey" w:date="2024-06-07T15:24:00Z" w:initials="JG">
    <w:p w14:paraId="7E58B7D8" w14:textId="5B1EE43D" w:rsidR="004557BE" w:rsidRDefault="004557BE" w:rsidP="004557BE">
      <w:r>
        <w:rPr>
          <w:rStyle w:val="CommentReference"/>
        </w:rPr>
        <w:annotationRef/>
      </w:r>
      <w:r>
        <w:rPr>
          <w:color w:val="000000"/>
          <w:sz w:val="20"/>
          <w:szCs w:val="20"/>
        </w:rPr>
        <w:t>I don’t think that second to last paragraph added much. We hit the recombination is not conserved bit hard earlier. I guess I don’t think it would be too common to use the approach described in a comparative context, given all the other things that would be different in low recombination regions (gene density, linked selection etc). Suggest wer delete.</w:t>
      </w:r>
    </w:p>
  </w:comment>
  <w:comment w:id="116" w:author="Good, Jeffrey" w:date="2024-06-07T15:29:00Z" w:initials="JG">
    <w:p w14:paraId="62F6FB56" w14:textId="77777777" w:rsidR="00B63ACE" w:rsidRDefault="00B63ACE" w:rsidP="00B63ACE">
      <w:r>
        <w:rPr>
          <w:rStyle w:val="CommentReference"/>
        </w:rPr>
        <w:annotationRef/>
      </w:r>
      <w:r>
        <w:rPr>
          <w:color w:val="000000"/>
          <w:sz w:val="20"/>
          <w:szCs w:val="20"/>
        </w:rPr>
        <w:t xml:space="preserve">deleted the first sentence because we do not report new genomes here, and the species tree part as a key resource is a bit overstated given all the reasons we show that this is not that useful in the preceding paragraphs. </w:t>
      </w:r>
    </w:p>
  </w:comment>
  <w:comment w:id="120" w:author="Good, Jeffrey" w:date="2024-06-06T11:33:00Z" w:initials="JG">
    <w:p w14:paraId="71954EBF" w14:textId="77777777" w:rsidR="000523BD" w:rsidRDefault="00500045" w:rsidP="000523BD">
      <w:r>
        <w:rPr>
          <w:rStyle w:val="CommentReference"/>
        </w:rPr>
        <w:annotationRef/>
      </w:r>
      <w:r w:rsidR="000523BD">
        <w:rPr>
          <w:sz w:val="20"/>
          <w:szCs w:val="20"/>
        </w:rPr>
        <w:t>I changed this back, as I moved the broader framing to the more visible last paragraph of the intro and transition in the results. But keep some of the other edits to clarify.</w:t>
      </w:r>
    </w:p>
  </w:comment>
  <w:comment w:id="151" w:author="Good, Jeffrey" w:date="2024-06-07T15:43:00Z" w:initials="JG">
    <w:p w14:paraId="3A8F1223" w14:textId="7E4E8BF4" w:rsidR="00C714E7" w:rsidRDefault="000211C3" w:rsidP="00C714E7">
      <w:r>
        <w:rPr>
          <w:rStyle w:val="CommentReference"/>
        </w:rPr>
        <w:annotationRef/>
      </w:r>
      <w:r w:rsidR="00C714E7">
        <w:rPr>
          <w:sz w:val="20"/>
          <w:szCs w:val="20"/>
        </w:rPr>
        <w:t xml:space="preserve">Getting this down to 8 display items. Most of the tables are either not needed or can be moved to supplement. </w:t>
      </w:r>
      <w:r w:rsidR="00C714E7">
        <w:rPr>
          <w:sz w:val="20"/>
          <w:szCs w:val="20"/>
        </w:rPr>
        <w:cr/>
      </w:r>
      <w:r w:rsidR="00C714E7">
        <w:rPr>
          <w:sz w:val="20"/>
          <w:szCs w:val="20"/>
        </w:rPr>
        <w:cr/>
        <w:t>Table 1 -&gt; sup</w:t>
      </w:r>
      <w:r w:rsidR="00C714E7">
        <w:rPr>
          <w:sz w:val="20"/>
          <w:szCs w:val="20"/>
        </w:rPr>
        <w:cr/>
        <w:t>Table 2 -&gt; could be sup</w:t>
      </w:r>
      <w:r w:rsidR="00C714E7">
        <w:rPr>
          <w:sz w:val="20"/>
          <w:szCs w:val="20"/>
        </w:rPr>
        <w:cr/>
        <w:t>Table 3 -&gt; cut</w:t>
      </w:r>
      <w:r w:rsidR="00C714E7">
        <w:rPr>
          <w:sz w:val="20"/>
          <w:szCs w:val="20"/>
        </w:rPr>
        <w:cr/>
        <w:t>Table 4 -&gt; cut</w:t>
      </w:r>
      <w:r w:rsidR="00C714E7">
        <w:rPr>
          <w:sz w:val="20"/>
          <w:szCs w:val="20"/>
        </w:rPr>
        <w:cr/>
      </w:r>
      <w:r w:rsidR="00C714E7">
        <w:rPr>
          <w:sz w:val="20"/>
          <w:szCs w:val="20"/>
        </w:rPr>
        <w:cr/>
        <w:t>Figure 5 -&gt; reduce</w:t>
      </w:r>
      <w:r w:rsidR="00C714E7">
        <w:rPr>
          <w:sz w:val="20"/>
          <w:szCs w:val="20"/>
        </w:rPr>
        <w:cr/>
      </w:r>
    </w:p>
  </w:comment>
  <w:comment w:id="153" w:author="Good, Jeffrey" w:date="2024-06-06T10:17:00Z" w:initials="JG">
    <w:p w14:paraId="1E60B094" w14:textId="28412B09" w:rsidR="00B91982" w:rsidRDefault="00B91982" w:rsidP="00B91982">
      <w:r>
        <w:rPr>
          <w:rStyle w:val="CommentReference"/>
        </w:rPr>
        <w:annotationRef/>
      </w:r>
      <w:r>
        <w:rPr>
          <w:sz w:val="20"/>
          <w:szCs w:val="20"/>
        </w:rPr>
        <w:t>This scale needs to be labelled in the figure</w:t>
      </w:r>
    </w:p>
  </w:comment>
  <w:comment w:id="158" w:author="Good, Jeffrey" w:date="2024-06-07T16:02:00Z" w:initials="JG">
    <w:p w14:paraId="624B9493" w14:textId="77777777" w:rsidR="005B1333" w:rsidRDefault="005B1333" w:rsidP="005B1333">
      <w:r>
        <w:rPr>
          <w:rStyle w:val="CommentReference"/>
        </w:rPr>
        <w:annotationRef/>
      </w:r>
      <w:r>
        <w:rPr>
          <w:color w:val="000000"/>
          <w:sz w:val="20"/>
          <w:szCs w:val="20"/>
        </w:rPr>
        <w:t xml:space="preserve">Please define the panel, what are the brown dots, dotted lines, and different bars. I am not sure what this is. </w:t>
      </w:r>
    </w:p>
  </w:comment>
  <w:comment w:id="164" w:author="Good, Jeffrey" w:date="2024-06-07T16:08:00Z" w:initials="JG">
    <w:p w14:paraId="73525F5C" w14:textId="77777777" w:rsidR="00E322A4" w:rsidRDefault="00E322A4" w:rsidP="00E322A4">
      <w:r>
        <w:rPr>
          <w:rStyle w:val="CommentReference"/>
        </w:rPr>
        <w:annotationRef/>
      </w:r>
      <w:r>
        <w:rPr>
          <w:color w:val="000000"/>
          <w:sz w:val="20"/>
          <w:szCs w:val="20"/>
        </w:rPr>
        <w:t xml:space="preserve">I think you should remove this panel - see results &amp; discussion. </w:t>
      </w:r>
    </w:p>
    <w:p w14:paraId="3A215278" w14:textId="77777777" w:rsidR="00E322A4" w:rsidRDefault="00E322A4" w:rsidP="00E322A4"/>
    <w:p w14:paraId="5DF27A10" w14:textId="77777777" w:rsidR="00E322A4" w:rsidRDefault="00E322A4" w:rsidP="00E322A4">
      <w:r>
        <w:rPr>
          <w:color w:val="000000"/>
          <w:sz w:val="20"/>
          <w:szCs w:val="20"/>
        </w:rPr>
        <w:t>When you edit the figure, please also move up the bottom legend a little so that there is no such a whitespace gap. Will look bad in print.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FFD811" w15:done="0"/>
  <w15:commentEx w15:paraId="68884F41" w15:paraIdParent="56FFD811" w15:done="0"/>
  <w15:commentEx w15:paraId="2C54A5B5" w15:done="1"/>
  <w15:commentEx w15:paraId="66651C82" w15:done="1"/>
  <w15:commentEx w15:paraId="35F6588C" w15:done="1"/>
  <w15:commentEx w15:paraId="1151BA56" w15:done="1"/>
  <w15:commentEx w15:paraId="0241D2F3" w15:done="1"/>
  <w15:commentEx w15:paraId="02EE9DAF" w15:done="1"/>
  <w15:commentEx w15:paraId="7834B7FD" w15:paraIdParent="02EE9DAF" w15:done="1"/>
  <w15:commentEx w15:paraId="7D423142" w15:done="0"/>
  <w15:commentEx w15:paraId="45677D7F" w15:paraIdParent="7D423142" w15:done="0"/>
  <w15:commentEx w15:paraId="71A6436B" w15:done="1"/>
  <w15:commentEx w15:paraId="0E3DFA70" w15:done="0"/>
  <w15:commentEx w15:paraId="53BB3D70" w15:done="1"/>
  <w15:commentEx w15:paraId="38E229EE" w15:done="1"/>
  <w15:commentEx w15:paraId="6C903739" w15:done="1"/>
  <w15:commentEx w15:paraId="07045BAF" w15:done="1"/>
  <w15:commentEx w15:paraId="21903870" w15:done="1"/>
  <w15:commentEx w15:paraId="77D096AA" w15:paraIdParent="21903870" w15:done="1"/>
  <w15:commentEx w15:paraId="524615AA" w15:done="0"/>
  <w15:commentEx w15:paraId="4C4E6F8F" w15:paraIdParent="524615AA" w15:done="0"/>
  <w15:commentEx w15:paraId="169ECA0F" w15:paraIdParent="524615AA" w15:done="0"/>
  <w15:commentEx w15:paraId="3D553E36" w15:done="1"/>
  <w15:commentEx w15:paraId="6586B9B0" w15:done="1"/>
  <w15:commentEx w15:paraId="6BA22AA5" w15:done="1"/>
  <w15:commentEx w15:paraId="323DBD07" w15:done="1"/>
  <w15:commentEx w15:paraId="7E58B7D8" w15:done="1"/>
  <w15:commentEx w15:paraId="62F6FB56" w15:done="1"/>
  <w15:commentEx w15:paraId="71954EBF" w15:done="1"/>
  <w15:commentEx w15:paraId="3A8F1223" w15:done="1"/>
  <w15:commentEx w15:paraId="1E60B094" w15:done="1"/>
  <w15:commentEx w15:paraId="624B9493" w15:done="0"/>
  <w15:commentEx w15:paraId="5DF27A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BA6650F" w16cex:dateUtc="2024-06-04T17:27:00Z"/>
  <w16cex:commentExtensible w16cex:durableId="6AF75D2B" w16cex:dateUtc="2024-06-11T16:13:00Z"/>
  <w16cex:commentExtensible w16cex:durableId="2F8C78B2" w16cex:dateUtc="2024-06-06T16:34:00Z"/>
  <w16cex:commentExtensible w16cex:durableId="1927AABF" w16cex:dateUtc="2024-06-06T15:45:00Z"/>
  <w16cex:commentExtensible w16cex:durableId="254EBBBA" w16cex:dateUtc="2024-06-06T15:51:00Z">
    <w16cex:extLst>
      <w16:ext w16:uri="{CE6994B0-6A32-4C9F-8C6B-6E91EDA988CE}">
        <cr:reactions xmlns:cr="http://schemas.microsoft.com/office/comments/2020/reactions">
          <cr:reaction reactionType="1">
            <cr:reactionInfo dateUtc="2024-06-11T18:32:29Z">
              <cr:user userId="S::gthomas@fas.harvard.edu::dfa61f86-18d4-44e1-a72b-c953fd59092c" userProvider="AD" userName="Thomas, Gregg"/>
            </cr:reactionInfo>
          </cr:reaction>
        </cr:reactions>
      </w16:ext>
    </w16cex:extLst>
  </w16cex:commentExtensible>
  <w16cex:commentExtensible w16cex:durableId="0801F71F" w16cex:dateUtc="2024-06-06T15:51:00Z">
    <w16cex:extLst>
      <w16:ext w16:uri="{CE6994B0-6A32-4C9F-8C6B-6E91EDA988CE}">
        <cr:reactions xmlns:cr="http://schemas.microsoft.com/office/comments/2020/reactions">
          <cr:reaction reactionType="1">
            <cr:reactionInfo dateUtc="2024-06-11T19:15:38Z">
              <cr:user userId="S::gthomas@fas.harvard.edu::dfa61f86-18d4-44e1-a72b-c953fd59092c" userProvider="AD" userName="Thomas, Gregg"/>
            </cr:reactionInfo>
          </cr:reaction>
        </cr:reactions>
      </w16:ext>
    </w16cex:extLst>
  </w16cex:commentExtensible>
  <w16cex:commentExtensible w16cex:durableId="3689A33C" w16cex:dateUtc="2024-06-04T17:37:00Z">
    <w16cex:extLst>
      <w16:ext w16:uri="{CE6994B0-6A32-4C9F-8C6B-6E91EDA988CE}">
        <cr:reactions xmlns:cr="http://schemas.microsoft.com/office/comments/2020/reactions">
          <cr:reaction reactionType="1">
            <cr:reactionInfo dateUtc="2024-06-11T19:15:40Z">
              <cr:user userId="S::gthomas@fas.harvard.edu::dfa61f86-18d4-44e1-a72b-c953fd59092c" userProvider="AD" userName="Thomas, Gregg"/>
            </cr:reactionInfo>
          </cr:reaction>
        </cr:reactions>
      </w16:ext>
    </w16cex:extLst>
  </w16cex:commentExtensible>
  <w16cex:commentExtensible w16cex:durableId="1962E8BE" w16cex:dateUtc="2024-06-06T16:00:00Z">
    <w16cex:extLst>
      <w16:ext w16:uri="{CE6994B0-6A32-4C9F-8C6B-6E91EDA988CE}">
        <cr:reactions xmlns:cr="http://schemas.microsoft.com/office/comments/2020/reactions">
          <cr:reaction reactionType="1">
            <cr:reactionInfo dateUtc="2024-06-13T15:57:26Z">
              <cr:user userId="S::gregg.thomas@umt.edu::a9f431c7-9204-47a4-b1ca-563800683eed" userProvider="AD" userName="Thomas, Gregg"/>
            </cr:reactionInfo>
          </cr:reaction>
        </cr:reactions>
      </w16:ext>
    </w16cex:extLst>
  </w16cex:commentExtensible>
  <w16cex:commentExtensible w16cex:durableId="5BC9E20F" w16cex:dateUtc="2024-06-06T16:03:00Z"/>
  <w16cex:commentExtensible w16cex:durableId="2B8F49BD" w16cex:dateUtc="2024-06-06T15:59:00Z"/>
  <w16cex:commentExtensible w16cex:durableId="4C54523A" w16cex:dateUtc="2024-06-11T19:38:00Z"/>
  <w16cex:commentExtensible w16cex:durableId="75505515" w16cex:dateUtc="2024-06-04T21:09:00Z">
    <w16cex:extLst>
      <w16:ext w16:uri="{CE6994B0-6A32-4C9F-8C6B-6E91EDA988CE}">
        <cr:reactions xmlns:cr="http://schemas.microsoft.com/office/comments/2020/reactions">
          <cr:reaction reactionType="1">
            <cr:reactionInfo dateUtc="2024-06-11T19:39:04Z">
              <cr:user userId="S::gthomas@fas.harvard.edu::dfa61f86-18d4-44e1-a72b-c953fd59092c" userProvider="AD" userName="Thomas, Gregg"/>
            </cr:reactionInfo>
          </cr:reaction>
        </cr:reactions>
      </w16:ext>
    </w16cex:extLst>
  </w16cex:commentExtensible>
  <w16cex:commentExtensible w16cex:durableId="454019AE" w16cex:dateUtc="2024-07-06T21:11:00Z"/>
  <w16cex:commentExtensible w16cex:durableId="27F4B515" w16cex:dateUtc="2024-06-06T16:32:00Z">
    <w16cex:extLst>
      <w16:ext w16:uri="{CE6994B0-6A32-4C9F-8C6B-6E91EDA988CE}">
        <cr:reactions xmlns:cr="http://schemas.microsoft.com/office/comments/2020/reactions">
          <cr:reaction reactionType="1">
            <cr:reactionInfo dateUtc="2024-06-11T19:39:27Z">
              <cr:user userId="S::gthomas@fas.harvard.edu::dfa61f86-18d4-44e1-a72b-c953fd59092c" userProvider="AD" userName="Thomas, Gregg"/>
            </cr:reactionInfo>
          </cr:reaction>
        </cr:reactions>
      </w16:ext>
    </w16cex:extLst>
  </w16cex:commentExtensible>
  <w16cex:commentExtensible w16cex:durableId="7A65A057" w16cex:dateUtc="2024-06-06T16:29:00Z">
    <w16cex:extLst>
      <w16:ext w16:uri="{CE6994B0-6A32-4C9F-8C6B-6E91EDA988CE}">
        <cr:reactions xmlns:cr="http://schemas.microsoft.com/office/comments/2020/reactions">
          <cr:reaction reactionType="1">
            <cr:reactionInfo dateUtc="2024-06-11T18:42:06Z">
              <cr:user userId="S::gthomas@fas.harvard.edu::dfa61f86-18d4-44e1-a72b-c953fd59092c" userProvider="AD" userName="Thomas, Gregg"/>
            </cr:reactionInfo>
          </cr:reaction>
        </cr:reactions>
      </w16:ext>
    </w16cex:extLst>
  </w16cex:commentExtensible>
  <w16cex:commentExtensible w16cex:durableId="77772076" w16cex:dateUtc="2024-06-04T21:22:00Z">
    <w16cex:extLst>
      <w16:ext w16:uri="{CE6994B0-6A32-4C9F-8C6B-6E91EDA988CE}">
        <cr:reactions xmlns:cr="http://schemas.microsoft.com/office/comments/2020/reactions">
          <cr:reaction reactionType="1">
            <cr:reactionInfo dateUtc="2024-06-11T20:02:17Z">
              <cr:user userId="S::gthomas@fas.harvard.edu::dfa61f86-18d4-44e1-a72b-c953fd59092c" userProvider="AD" userName="Thomas, Gregg"/>
            </cr:reactionInfo>
          </cr:reaction>
        </cr:reactions>
      </w16:ext>
    </w16cex:extLst>
  </w16cex:commentExtensible>
  <w16cex:commentExtensible w16cex:durableId="4ADBCF90" w16cex:dateUtc="2024-06-04T21:31:00Z">
    <w16cex:extLst>
      <w16:ext w16:uri="{CE6994B0-6A32-4C9F-8C6B-6E91EDA988CE}">
        <cr:reactions xmlns:cr="http://schemas.microsoft.com/office/comments/2020/reactions">
          <cr:reaction reactionType="1">
            <cr:reactionInfo dateUtc="2024-06-13T14:49:44Z">
              <cr:user userId="S::gregg.thomas@umt.edu::a9f431c7-9204-47a4-b1ca-563800683eed" userProvider="AD" userName="Thomas, Gregg"/>
            </cr:reactionInfo>
          </cr:reaction>
        </cr:reactions>
      </w16:ext>
    </w16cex:extLst>
  </w16cex:commentExtensible>
  <w16cex:commentExtensible w16cex:durableId="6197D044" w16cex:dateUtc="2024-06-06T17:11:00Z">
    <w16cex:extLst>
      <w16:ext w16:uri="{CE6994B0-6A32-4C9F-8C6B-6E91EDA988CE}">
        <cr:reactions xmlns:cr="http://schemas.microsoft.com/office/comments/2020/reactions">
          <cr:reaction reactionType="1">
            <cr:reactionInfo dateUtc="2024-06-13T14:51:31Z">
              <cr:user userId="S::gregg.thomas@umt.edu::a9f431c7-9204-47a4-b1ca-563800683eed" userProvider="AD" userName="Thomas, Gregg"/>
            </cr:reactionInfo>
          </cr:reaction>
        </cr:reactions>
      </w16:ext>
    </w16cex:extLst>
  </w16cex:commentExtensible>
  <w16cex:commentExtensible w16cex:durableId="133DFC7C" w16cex:dateUtc="2024-06-13T14:51:00Z"/>
  <w16cex:commentExtensible w16cex:durableId="6D3776EC" w16cex:dateUtc="2024-06-07T19:56:00Z"/>
  <w16cex:commentExtensible w16cex:durableId="45F4577D" w16cex:dateUtc="2024-06-07T19:56:00Z"/>
  <w16cex:commentExtensible w16cex:durableId="4103060A" w16cex:dateUtc="2024-06-13T14:53:00Z"/>
  <w16cex:commentExtensible w16cex:durableId="013E5E33" w16cex:dateUtc="2024-06-07T16:04:00Z">
    <w16cex:extLst>
      <w16:ext w16:uri="{CE6994B0-6A32-4C9F-8C6B-6E91EDA988CE}">
        <cr:reactions xmlns:cr="http://schemas.microsoft.com/office/comments/2020/reactions">
          <cr:reaction reactionType="1">
            <cr:reactionInfo dateUtc="2024-06-13T15:51:42Z">
              <cr:user userId="S::gregg.thomas@umt.edu::a9f431c7-9204-47a4-b1ca-563800683eed" userProvider="AD" userName="Thomas, Gregg"/>
            </cr:reactionInfo>
          </cr:reaction>
        </cr:reactions>
      </w16:ext>
    </w16cex:extLst>
  </w16cex:commentExtensible>
  <w16cex:commentExtensible w16cex:durableId="4604724F" w16cex:dateUtc="2024-06-07T18:53:00Z">
    <w16cex:extLst>
      <w16:ext w16:uri="{CE6994B0-6A32-4C9F-8C6B-6E91EDA988CE}">
        <cr:reactions xmlns:cr="http://schemas.microsoft.com/office/comments/2020/reactions">
          <cr:reaction reactionType="1">
            <cr:reactionInfo dateUtc="2024-06-13T15:51:50Z">
              <cr:user userId="S::gregg.thomas@umt.edu::a9f431c7-9204-47a4-b1ca-563800683eed" userProvider="AD" userName="Thomas, Gregg"/>
            </cr:reactionInfo>
          </cr:reaction>
        </cr:reactions>
      </w16:ext>
    </w16cex:extLst>
  </w16cex:commentExtensible>
  <w16cex:commentExtensible w16cex:durableId="712655BF" w16cex:dateUtc="2024-06-07T16:33:00Z">
    <w16cex:extLst>
      <w16:ext w16:uri="{CE6994B0-6A32-4C9F-8C6B-6E91EDA988CE}">
        <cr:reactions xmlns:cr="http://schemas.microsoft.com/office/comments/2020/reactions">
          <cr:reaction reactionType="1">
            <cr:reactionInfo dateUtc="2024-06-13T15:02:27Z">
              <cr:user userId="S::gregg.thomas@umt.edu::a9f431c7-9204-47a4-b1ca-563800683eed" userProvider="AD" userName="Thomas, Gregg"/>
            </cr:reactionInfo>
          </cr:reaction>
        </cr:reactions>
      </w16:ext>
    </w16cex:extLst>
  </w16cex:commentExtensible>
  <w16cex:commentExtensible w16cex:durableId="16604B30" w16cex:dateUtc="2024-06-07T17:00:00Z">
    <w16cex:extLst>
      <w16:ext w16:uri="{CE6994B0-6A32-4C9F-8C6B-6E91EDA988CE}">
        <cr:reactions xmlns:cr="http://schemas.microsoft.com/office/comments/2020/reactions">
          <cr:reaction reactionType="1">
            <cr:reactionInfo dateUtc="2024-06-13T15:06:17Z">
              <cr:user userId="S::gregg.thomas@umt.edu::a9f431c7-9204-47a4-b1ca-563800683eed" userProvider="AD" userName="Thomas, Gregg"/>
            </cr:reactionInfo>
          </cr:reaction>
        </cr:reactions>
      </w16:ext>
    </w16cex:extLst>
  </w16cex:commentExtensible>
  <w16cex:commentExtensible w16cex:durableId="201ECF5B" w16cex:dateUtc="2024-06-07T21:24:00Z">
    <w16cex:extLst>
      <w16:ext w16:uri="{CE6994B0-6A32-4C9F-8C6B-6E91EDA988CE}">
        <cr:reactions xmlns:cr="http://schemas.microsoft.com/office/comments/2020/reactions">
          <cr:reaction reactionType="1">
            <cr:reactionInfo dateUtc="2024-06-13T15:11:30Z">
              <cr:user userId="S::gregg.thomas@umt.edu::a9f431c7-9204-47a4-b1ca-563800683eed" userProvider="AD" userName="Thomas, Gregg"/>
            </cr:reactionInfo>
          </cr:reaction>
        </cr:reactions>
      </w16:ext>
    </w16cex:extLst>
  </w16cex:commentExtensible>
  <w16cex:commentExtensible w16cex:durableId="10C62741" w16cex:dateUtc="2024-06-07T21:29:00Z">
    <w16cex:extLst>
      <w16:ext w16:uri="{CE6994B0-6A32-4C9F-8C6B-6E91EDA988CE}">
        <cr:reactions xmlns:cr="http://schemas.microsoft.com/office/comments/2020/reactions">
          <cr:reaction reactionType="1">
            <cr:reactionInfo dateUtc="2024-06-13T15:11:26Z">
              <cr:user userId="S::gregg.thomas@umt.edu::a9f431c7-9204-47a4-b1ca-563800683eed" userProvider="AD" userName="Thomas, Gregg"/>
            </cr:reactionInfo>
          </cr:reaction>
        </cr:reactions>
      </w16:ext>
    </w16cex:extLst>
  </w16cex:commentExtensible>
  <w16cex:commentExtensible w16cex:durableId="60E31F69" w16cex:dateUtc="2024-06-06T17:33:00Z">
    <w16cex:extLst>
      <w16:ext w16:uri="{CE6994B0-6A32-4C9F-8C6B-6E91EDA988CE}">
        <cr:reactions xmlns:cr="http://schemas.microsoft.com/office/comments/2020/reactions">
          <cr:reaction reactionType="1">
            <cr:reactionInfo dateUtc="2024-06-11T18:54:25Z">
              <cr:user userId="S::gthomas@fas.harvard.edu::dfa61f86-18d4-44e1-a72b-c953fd59092c" userProvider="AD" userName="Thomas, Gregg"/>
            </cr:reactionInfo>
          </cr:reaction>
        </cr:reactions>
      </w16:ext>
    </w16cex:extLst>
  </w16cex:commentExtensible>
  <w16cex:commentExtensible w16cex:durableId="702392D6" w16cex:dateUtc="2024-06-07T21:43:00Z">
    <w16cex:extLst>
      <w16:ext w16:uri="{CE6994B0-6A32-4C9F-8C6B-6E91EDA988CE}">
        <cr:reactions xmlns:cr="http://schemas.microsoft.com/office/comments/2020/reactions">
          <cr:reaction reactionType="1">
            <cr:reactionInfo dateUtc="2024-06-11T20:01:04Z">
              <cr:user userId="S::gthomas@fas.harvard.edu::dfa61f86-18d4-44e1-a72b-c953fd59092c" userProvider="AD" userName="Thomas, Gregg"/>
            </cr:reactionInfo>
          </cr:reaction>
        </cr:reactions>
      </w16:ext>
    </w16cex:extLst>
  </w16cex:commentExtensible>
  <w16cex:commentExtensible w16cex:durableId="36708644" w16cex:dateUtc="2024-06-06T16:17:00Z">
    <w16cex:extLst>
      <w16:ext w16:uri="{CE6994B0-6A32-4C9F-8C6B-6E91EDA988CE}">
        <cr:reactions xmlns:cr="http://schemas.microsoft.com/office/comments/2020/reactions">
          <cr:reaction reactionType="1">
            <cr:reactionInfo dateUtc="2024-06-11T20:17:52Z">
              <cr:user userId="S::gthomas@fas.harvard.edu::dfa61f86-18d4-44e1-a72b-c953fd59092c" userProvider="AD" userName="Thomas, Gregg"/>
            </cr:reactionInfo>
          </cr:reaction>
        </cr:reactions>
      </w16:ext>
    </w16cex:extLst>
  </w16cex:commentExtensible>
  <w16cex:commentExtensible w16cex:durableId="775C119E" w16cex:dateUtc="2024-06-07T22:02:00Z"/>
  <w16cex:commentExtensible w16cex:durableId="70C52DA2" w16cex:dateUtc="2024-06-07T22: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FFD811" w16cid:durableId="6BA6650F"/>
  <w16cid:commentId w16cid:paraId="68884F41" w16cid:durableId="6AF75D2B"/>
  <w16cid:commentId w16cid:paraId="2C54A5B5" w16cid:durableId="2F8C78B2"/>
  <w16cid:commentId w16cid:paraId="66651C82" w16cid:durableId="1927AABF"/>
  <w16cid:commentId w16cid:paraId="35F6588C" w16cid:durableId="254EBBBA"/>
  <w16cid:commentId w16cid:paraId="1151BA56" w16cid:durableId="0801F71F"/>
  <w16cid:commentId w16cid:paraId="0241D2F3" w16cid:durableId="3689A33C"/>
  <w16cid:commentId w16cid:paraId="02EE9DAF" w16cid:durableId="1962E8BE"/>
  <w16cid:commentId w16cid:paraId="7834B7FD" w16cid:durableId="5BC9E20F"/>
  <w16cid:commentId w16cid:paraId="7D423142" w16cid:durableId="2B8F49BD"/>
  <w16cid:commentId w16cid:paraId="45677D7F" w16cid:durableId="4C54523A"/>
  <w16cid:commentId w16cid:paraId="71A6436B" w16cid:durableId="75505515"/>
  <w16cid:commentId w16cid:paraId="0E3DFA70" w16cid:durableId="454019AE"/>
  <w16cid:commentId w16cid:paraId="53BB3D70" w16cid:durableId="27F4B515"/>
  <w16cid:commentId w16cid:paraId="38E229EE" w16cid:durableId="7A65A057"/>
  <w16cid:commentId w16cid:paraId="6C903739" w16cid:durableId="77772076"/>
  <w16cid:commentId w16cid:paraId="07045BAF" w16cid:durableId="4ADBCF90"/>
  <w16cid:commentId w16cid:paraId="21903870" w16cid:durableId="6197D044"/>
  <w16cid:commentId w16cid:paraId="77D096AA" w16cid:durableId="133DFC7C"/>
  <w16cid:commentId w16cid:paraId="524615AA" w16cid:durableId="6D3776EC"/>
  <w16cid:commentId w16cid:paraId="4C4E6F8F" w16cid:durableId="45F4577D"/>
  <w16cid:commentId w16cid:paraId="169ECA0F" w16cid:durableId="4103060A"/>
  <w16cid:commentId w16cid:paraId="3D553E36" w16cid:durableId="013E5E33"/>
  <w16cid:commentId w16cid:paraId="6586B9B0" w16cid:durableId="4604724F"/>
  <w16cid:commentId w16cid:paraId="6BA22AA5" w16cid:durableId="712655BF"/>
  <w16cid:commentId w16cid:paraId="323DBD07" w16cid:durableId="16604B30"/>
  <w16cid:commentId w16cid:paraId="7E58B7D8" w16cid:durableId="201ECF5B"/>
  <w16cid:commentId w16cid:paraId="62F6FB56" w16cid:durableId="10C62741"/>
  <w16cid:commentId w16cid:paraId="71954EBF" w16cid:durableId="60E31F69"/>
  <w16cid:commentId w16cid:paraId="3A8F1223" w16cid:durableId="702392D6"/>
  <w16cid:commentId w16cid:paraId="1E60B094" w16cid:durableId="36708644"/>
  <w16cid:commentId w16cid:paraId="624B9493" w16cid:durableId="775C119E"/>
  <w16cid:commentId w16cid:paraId="5DF27A10" w16cid:durableId="70C52D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C9C846" w14:textId="77777777" w:rsidR="00E540E8" w:rsidRDefault="00E540E8" w:rsidP="007E3690">
      <w:pPr>
        <w:spacing w:after="0" w:line="240" w:lineRule="auto"/>
      </w:pPr>
      <w:r>
        <w:separator/>
      </w:r>
    </w:p>
  </w:endnote>
  <w:endnote w:type="continuationSeparator" w:id="0">
    <w:p w14:paraId="09A7F128" w14:textId="77777777" w:rsidR="00E540E8" w:rsidRDefault="00E540E8" w:rsidP="007E3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933649"/>
      <w:docPartObj>
        <w:docPartGallery w:val="Page Numbers (Bottom of Page)"/>
        <w:docPartUnique/>
      </w:docPartObj>
    </w:sdtPr>
    <w:sdtEndPr>
      <w:rPr>
        <w:noProof/>
      </w:rPr>
    </w:sdtEndPr>
    <w:sdtContent>
      <w:p w14:paraId="740C6336" w14:textId="5EFD4483" w:rsidR="003D765D" w:rsidRDefault="003D76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9007D4" w14:textId="77777777" w:rsidR="003D765D" w:rsidRDefault="003D76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EFEA4F" w14:textId="77777777" w:rsidR="00E540E8" w:rsidRDefault="00E540E8" w:rsidP="007E3690">
      <w:pPr>
        <w:spacing w:after="0" w:line="240" w:lineRule="auto"/>
      </w:pPr>
      <w:r>
        <w:separator/>
      </w:r>
    </w:p>
  </w:footnote>
  <w:footnote w:type="continuationSeparator" w:id="0">
    <w:p w14:paraId="2B771406" w14:textId="77777777" w:rsidR="00E540E8" w:rsidRDefault="00E540E8" w:rsidP="007E3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C51FD"/>
    <w:multiLevelType w:val="hybridMultilevel"/>
    <w:tmpl w:val="2EE20B42"/>
    <w:lvl w:ilvl="0" w:tplc="C94A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C4404"/>
    <w:multiLevelType w:val="hybridMultilevel"/>
    <w:tmpl w:val="05B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B7DD0"/>
    <w:multiLevelType w:val="multilevel"/>
    <w:tmpl w:val="B49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87B42"/>
    <w:multiLevelType w:val="multilevel"/>
    <w:tmpl w:val="B71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A7D1A"/>
    <w:multiLevelType w:val="hybridMultilevel"/>
    <w:tmpl w:val="45C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5429"/>
    <w:multiLevelType w:val="hybridMultilevel"/>
    <w:tmpl w:val="D87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9887433">
    <w:abstractNumId w:val="1"/>
  </w:num>
  <w:num w:numId="2" w16cid:durableId="294718540">
    <w:abstractNumId w:val="4"/>
  </w:num>
  <w:num w:numId="3" w16cid:durableId="744185342">
    <w:abstractNumId w:val="5"/>
  </w:num>
  <w:num w:numId="4" w16cid:durableId="1609579476">
    <w:abstractNumId w:val="0"/>
  </w:num>
  <w:num w:numId="5" w16cid:durableId="311522833">
    <w:abstractNumId w:val="3"/>
  </w:num>
  <w:num w:numId="6" w16cid:durableId="103442828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homas, Gregg">
    <w15:presenceInfo w15:providerId="AD" w15:userId="S::gthomas@fas.harvard.edu::dfa61f86-18d4-44e1-a72b-c953fd59092c"/>
  </w15:person>
  <w15:person w15:author="Good, Jeffrey">
    <w15:presenceInfo w15:providerId="AD" w15:userId="S::jeffrey.good@umt.edu::49e0c50d-23ea-417b-b052-3581821cf089"/>
  </w15:person>
  <w15:person w15:author="Thomas, Gregg [2]">
    <w15:presenceInfo w15:providerId="AD" w15:userId="S::gregg.thomas@umt.edu::a9f431c7-9204-47a4-b1ca-563800683eed"/>
  </w15:person>
  <w15:person w15:author="Jonathan James Hughes">
    <w15:presenceInfo w15:providerId="AD" w15:userId="S::jjh359@cornell.edu::43a1cfa9-a3a2-42e7-8327-c9907be758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Molecular Biology Evo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Converted&lt;record-ids&gt;&lt;item&gt;1&lt;/item&gt;&lt;item&gt;2&lt;/item&gt;&lt;item&gt;4&lt;/item&gt;&lt;item&gt;5&lt;/item&gt;&lt;item&gt;8&lt;/item&gt;&lt;item&gt;9&lt;/item&gt;&lt;item&gt;10&lt;/item&gt;&lt;item&gt;12&lt;/item&gt;&lt;item&gt;14&lt;/item&gt;&lt;item&gt;15&lt;/item&gt;&lt;item&gt;16&lt;/item&gt;&lt;item&gt;17&lt;/item&gt;&lt;item&gt;18&lt;/item&gt;&lt;item&gt;19&lt;/item&gt;&lt;item&gt;21&lt;/item&gt;&lt;item&gt;22&lt;/item&gt;&lt;item&gt;24&lt;/item&gt;&lt;item&gt;25&lt;/item&gt;&lt;item&gt;34&lt;/item&gt;&lt;item&gt;35&lt;/item&gt;&lt;item&gt;36&lt;/item&gt;&lt;item&gt;37&lt;/item&gt;&lt;item&gt;38&lt;/item&gt;&lt;item&gt;39&lt;/item&gt;&lt;item&gt;41&lt;/item&gt;&lt;item&gt;42&lt;/item&gt;&lt;item&gt;43&lt;/item&gt;&lt;item&gt;44&lt;/item&gt;&lt;item&gt;45&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71&lt;/item&gt;&lt;item&gt;72&lt;/item&gt;&lt;item&gt;80&lt;/item&gt;&lt;item&gt;81&lt;/item&gt;&lt;item&gt;83&lt;/item&gt;&lt;item&gt;86&lt;/item&gt;&lt;item&gt;87&lt;/item&gt;&lt;item&gt;88&lt;/item&gt;&lt;item&gt;93&lt;/item&gt;&lt;item&gt;94&lt;/item&gt;&lt;item&gt;96&lt;/item&gt;&lt;item&gt;99&lt;/item&gt;&lt;item&gt;101&lt;/item&gt;&lt;item&gt;103&lt;/item&gt;&lt;item&gt;104&lt;/item&gt;&lt;item&gt;107&lt;/item&gt;&lt;item&gt;110&lt;/item&gt;&lt;item&gt;112&lt;/item&gt;&lt;item&gt;121&lt;/item&gt;&lt;item&gt;124&lt;/item&gt;&lt;item&gt;125&lt;/item&gt;&lt;item&gt;126&lt;/item&gt;&lt;item&gt;130&lt;/item&gt;&lt;item&gt;132&lt;/item&gt;&lt;item&gt;141&lt;/item&gt;&lt;item&gt;145&lt;/item&gt;&lt;item&gt;146&lt;/item&gt;&lt;item&gt;154&lt;/item&gt;&lt;item&gt;156&lt;/item&gt;&lt;item&gt;157&lt;/item&gt;&lt;item&gt;165&lt;/item&gt;&lt;item&gt;172&lt;/item&gt;&lt;item&gt;175&lt;/item&gt;&lt;item&gt;180&lt;/item&gt;&lt;item&gt;185&lt;/item&gt;&lt;item&gt;190&lt;/item&gt;&lt;item&gt;191&lt;/item&gt;&lt;item&gt;192&lt;/item&gt;&lt;item&gt;194&lt;/item&gt;&lt;item&gt;199&lt;/item&gt;&lt;item&gt;200&lt;/item&gt;&lt;item&gt;201&lt;/item&gt;&lt;item&gt;203&lt;/item&gt;&lt;item&gt;205&lt;/item&gt;&lt;item&gt;209&lt;/item&gt;&lt;item&gt;210&lt;/item&gt;&lt;item&gt;212&lt;/item&gt;&lt;item&gt;214&lt;/item&gt;&lt;item&gt;215&lt;/item&gt;&lt;item&gt;216&lt;/item&gt;&lt;item&gt;217&lt;/item&gt;&lt;item&gt;218&lt;/item&gt;&lt;item&gt;219&lt;/item&gt;&lt;item&gt;221&lt;/item&gt;&lt;item&gt;222&lt;/item&gt;&lt;item&gt;223&lt;/item&gt;&lt;item&gt;224&lt;/item&gt;&lt;item&gt;225&lt;/item&gt;&lt;item&gt;226&lt;/item&gt;&lt;item&gt;227&lt;/item&gt;&lt;item&gt;228&lt;/item&gt;&lt;item&gt;229&lt;/item&gt;&lt;item&gt;230&lt;/item&gt;&lt;item&gt;232&lt;/item&gt;&lt;item&gt;233&lt;/item&gt;&lt;item&gt;234&lt;/item&gt;&lt;item&gt;235&lt;/item&gt;&lt;item&gt;236&lt;/item&gt;&lt;item&gt;238&lt;/item&gt;&lt;item&gt;239&lt;/item&gt;&lt;item&gt;241&lt;/item&gt;&lt;item&gt;242&lt;/item&gt;&lt;item&gt;243&lt;/item&gt;&lt;item&gt;244&lt;/item&gt;&lt;item&gt;245&lt;/item&gt;&lt;item&gt;247&lt;/item&gt;&lt;/record-ids&gt;&lt;/item&gt;&lt;/Libraries&gt;"/>
  </w:docVars>
  <w:rsids>
    <w:rsidRoot w:val="00AA4ADE"/>
    <w:rsid w:val="00000E5D"/>
    <w:rsid w:val="000018E0"/>
    <w:rsid w:val="00003ABB"/>
    <w:rsid w:val="000041F7"/>
    <w:rsid w:val="000049C9"/>
    <w:rsid w:val="00004FE6"/>
    <w:rsid w:val="00011409"/>
    <w:rsid w:val="00014D67"/>
    <w:rsid w:val="000152B1"/>
    <w:rsid w:val="0001588F"/>
    <w:rsid w:val="000173BB"/>
    <w:rsid w:val="00020AE9"/>
    <w:rsid w:val="00020FEE"/>
    <w:rsid w:val="000211C3"/>
    <w:rsid w:val="00021F11"/>
    <w:rsid w:val="0002292C"/>
    <w:rsid w:val="00023CCC"/>
    <w:rsid w:val="0002598C"/>
    <w:rsid w:val="00026C9B"/>
    <w:rsid w:val="00026E60"/>
    <w:rsid w:val="00027007"/>
    <w:rsid w:val="00027CF2"/>
    <w:rsid w:val="00027FB1"/>
    <w:rsid w:val="00030AC9"/>
    <w:rsid w:val="00031896"/>
    <w:rsid w:val="000326D0"/>
    <w:rsid w:val="00032D67"/>
    <w:rsid w:val="00032DDD"/>
    <w:rsid w:val="00033A4C"/>
    <w:rsid w:val="00036428"/>
    <w:rsid w:val="000370A6"/>
    <w:rsid w:val="000439E4"/>
    <w:rsid w:val="00044B6B"/>
    <w:rsid w:val="000450A5"/>
    <w:rsid w:val="00045BDB"/>
    <w:rsid w:val="00046639"/>
    <w:rsid w:val="000468D1"/>
    <w:rsid w:val="00047BC0"/>
    <w:rsid w:val="0005026E"/>
    <w:rsid w:val="00051291"/>
    <w:rsid w:val="000523BD"/>
    <w:rsid w:val="00053587"/>
    <w:rsid w:val="00053D98"/>
    <w:rsid w:val="00055754"/>
    <w:rsid w:val="00057393"/>
    <w:rsid w:val="00057E1A"/>
    <w:rsid w:val="00057E8E"/>
    <w:rsid w:val="0006000E"/>
    <w:rsid w:val="00060397"/>
    <w:rsid w:val="00062FA5"/>
    <w:rsid w:val="00065343"/>
    <w:rsid w:val="00065536"/>
    <w:rsid w:val="00065A73"/>
    <w:rsid w:val="00066A79"/>
    <w:rsid w:val="00066FE6"/>
    <w:rsid w:val="00070201"/>
    <w:rsid w:val="00072172"/>
    <w:rsid w:val="00075439"/>
    <w:rsid w:val="000763F7"/>
    <w:rsid w:val="00076419"/>
    <w:rsid w:val="00076AC0"/>
    <w:rsid w:val="00077886"/>
    <w:rsid w:val="00081B7F"/>
    <w:rsid w:val="00082F77"/>
    <w:rsid w:val="00086687"/>
    <w:rsid w:val="00090335"/>
    <w:rsid w:val="0009105C"/>
    <w:rsid w:val="000919FA"/>
    <w:rsid w:val="000923D3"/>
    <w:rsid w:val="0009342D"/>
    <w:rsid w:val="00096E6F"/>
    <w:rsid w:val="00097621"/>
    <w:rsid w:val="0009786C"/>
    <w:rsid w:val="000A103F"/>
    <w:rsid w:val="000A78C1"/>
    <w:rsid w:val="000A7DA1"/>
    <w:rsid w:val="000B02BA"/>
    <w:rsid w:val="000B7FC4"/>
    <w:rsid w:val="000C0807"/>
    <w:rsid w:val="000C4A77"/>
    <w:rsid w:val="000C597D"/>
    <w:rsid w:val="000D0485"/>
    <w:rsid w:val="000D04BE"/>
    <w:rsid w:val="000D23EF"/>
    <w:rsid w:val="000D26E7"/>
    <w:rsid w:val="000D344C"/>
    <w:rsid w:val="000D346E"/>
    <w:rsid w:val="000D3E43"/>
    <w:rsid w:val="000D5948"/>
    <w:rsid w:val="000D64AE"/>
    <w:rsid w:val="000E014B"/>
    <w:rsid w:val="000E07B9"/>
    <w:rsid w:val="000E0D59"/>
    <w:rsid w:val="000E1B36"/>
    <w:rsid w:val="000E3F06"/>
    <w:rsid w:val="000E4228"/>
    <w:rsid w:val="000E455C"/>
    <w:rsid w:val="000E678A"/>
    <w:rsid w:val="000E72EA"/>
    <w:rsid w:val="000F0263"/>
    <w:rsid w:val="000F0CAD"/>
    <w:rsid w:val="000F2137"/>
    <w:rsid w:val="000F2586"/>
    <w:rsid w:val="000F31AA"/>
    <w:rsid w:val="000F335E"/>
    <w:rsid w:val="000F3461"/>
    <w:rsid w:val="000F7AF9"/>
    <w:rsid w:val="00101668"/>
    <w:rsid w:val="001023D9"/>
    <w:rsid w:val="00103DB8"/>
    <w:rsid w:val="0010702C"/>
    <w:rsid w:val="0010719C"/>
    <w:rsid w:val="001125E2"/>
    <w:rsid w:val="00113028"/>
    <w:rsid w:val="00114DC3"/>
    <w:rsid w:val="00114EEF"/>
    <w:rsid w:val="00115316"/>
    <w:rsid w:val="001203EF"/>
    <w:rsid w:val="00120CAA"/>
    <w:rsid w:val="00123C8A"/>
    <w:rsid w:val="00124567"/>
    <w:rsid w:val="0012471D"/>
    <w:rsid w:val="00124B30"/>
    <w:rsid w:val="00130DBA"/>
    <w:rsid w:val="00131748"/>
    <w:rsid w:val="001334F8"/>
    <w:rsid w:val="0013439E"/>
    <w:rsid w:val="00134985"/>
    <w:rsid w:val="00136623"/>
    <w:rsid w:val="001366D2"/>
    <w:rsid w:val="00136EDF"/>
    <w:rsid w:val="001377B0"/>
    <w:rsid w:val="00137C7D"/>
    <w:rsid w:val="0014061C"/>
    <w:rsid w:val="00142441"/>
    <w:rsid w:val="0014335B"/>
    <w:rsid w:val="00146890"/>
    <w:rsid w:val="00147AF7"/>
    <w:rsid w:val="00150552"/>
    <w:rsid w:val="001556AF"/>
    <w:rsid w:val="001567E0"/>
    <w:rsid w:val="00156BD7"/>
    <w:rsid w:val="0016153B"/>
    <w:rsid w:val="001624A9"/>
    <w:rsid w:val="00162F74"/>
    <w:rsid w:val="00164082"/>
    <w:rsid w:val="00165655"/>
    <w:rsid w:val="00165BF7"/>
    <w:rsid w:val="00167C33"/>
    <w:rsid w:val="00170904"/>
    <w:rsid w:val="00173845"/>
    <w:rsid w:val="00176836"/>
    <w:rsid w:val="0018081A"/>
    <w:rsid w:val="001811CE"/>
    <w:rsid w:val="0018202E"/>
    <w:rsid w:val="001824EF"/>
    <w:rsid w:val="001834AC"/>
    <w:rsid w:val="00184E1A"/>
    <w:rsid w:val="00190173"/>
    <w:rsid w:val="00191DF4"/>
    <w:rsid w:val="00192765"/>
    <w:rsid w:val="00193D17"/>
    <w:rsid w:val="00193F54"/>
    <w:rsid w:val="00196C83"/>
    <w:rsid w:val="00196CC4"/>
    <w:rsid w:val="00197A2B"/>
    <w:rsid w:val="001A091F"/>
    <w:rsid w:val="001A2FAC"/>
    <w:rsid w:val="001A39B5"/>
    <w:rsid w:val="001A3A07"/>
    <w:rsid w:val="001A3F4F"/>
    <w:rsid w:val="001A4A67"/>
    <w:rsid w:val="001A5C4D"/>
    <w:rsid w:val="001A669B"/>
    <w:rsid w:val="001A6F99"/>
    <w:rsid w:val="001B0E99"/>
    <w:rsid w:val="001B16F4"/>
    <w:rsid w:val="001B1ADC"/>
    <w:rsid w:val="001B3523"/>
    <w:rsid w:val="001B4DB7"/>
    <w:rsid w:val="001B6D59"/>
    <w:rsid w:val="001B7F12"/>
    <w:rsid w:val="001C0631"/>
    <w:rsid w:val="001C0953"/>
    <w:rsid w:val="001C2A1E"/>
    <w:rsid w:val="001C4895"/>
    <w:rsid w:val="001C4F8A"/>
    <w:rsid w:val="001C6851"/>
    <w:rsid w:val="001D10BC"/>
    <w:rsid w:val="001D3735"/>
    <w:rsid w:val="001D4181"/>
    <w:rsid w:val="001D4D39"/>
    <w:rsid w:val="001D75E5"/>
    <w:rsid w:val="001E1602"/>
    <w:rsid w:val="001E1A7D"/>
    <w:rsid w:val="001E3328"/>
    <w:rsid w:val="001E4230"/>
    <w:rsid w:val="001E578D"/>
    <w:rsid w:val="001E6D5D"/>
    <w:rsid w:val="001F09CC"/>
    <w:rsid w:val="001F152E"/>
    <w:rsid w:val="001F1F16"/>
    <w:rsid w:val="001F5331"/>
    <w:rsid w:val="001F5A76"/>
    <w:rsid w:val="001F63F8"/>
    <w:rsid w:val="001F6D84"/>
    <w:rsid w:val="001F7F91"/>
    <w:rsid w:val="00200A45"/>
    <w:rsid w:val="00200C9B"/>
    <w:rsid w:val="00200FCE"/>
    <w:rsid w:val="00201741"/>
    <w:rsid w:val="002031D5"/>
    <w:rsid w:val="00204945"/>
    <w:rsid w:val="00205C77"/>
    <w:rsid w:val="002061CF"/>
    <w:rsid w:val="00207435"/>
    <w:rsid w:val="00207591"/>
    <w:rsid w:val="002100F8"/>
    <w:rsid w:val="002113F4"/>
    <w:rsid w:val="00211419"/>
    <w:rsid w:val="00211CAC"/>
    <w:rsid w:val="00212A71"/>
    <w:rsid w:val="00213DE4"/>
    <w:rsid w:val="00214FED"/>
    <w:rsid w:val="00220496"/>
    <w:rsid w:val="00224BB8"/>
    <w:rsid w:val="00224BFE"/>
    <w:rsid w:val="00226386"/>
    <w:rsid w:val="00227B62"/>
    <w:rsid w:val="00230385"/>
    <w:rsid w:val="00230BE7"/>
    <w:rsid w:val="00230EC9"/>
    <w:rsid w:val="002319DB"/>
    <w:rsid w:val="00231BBB"/>
    <w:rsid w:val="00231CAE"/>
    <w:rsid w:val="002322EE"/>
    <w:rsid w:val="00232CAF"/>
    <w:rsid w:val="00232ED1"/>
    <w:rsid w:val="00232FC4"/>
    <w:rsid w:val="00235B87"/>
    <w:rsid w:val="0023612C"/>
    <w:rsid w:val="002366A0"/>
    <w:rsid w:val="00236995"/>
    <w:rsid w:val="00237838"/>
    <w:rsid w:val="00237D7D"/>
    <w:rsid w:val="002409B7"/>
    <w:rsid w:val="0024445D"/>
    <w:rsid w:val="00245F14"/>
    <w:rsid w:val="00247FEB"/>
    <w:rsid w:val="002505CF"/>
    <w:rsid w:val="00250F70"/>
    <w:rsid w:val="00251C72"/>
    <w:rsid w:val="00251D63"/>
    <w:rsid w:val="00255FB1"/>
    <w:rsid w:val="002564CE"/>
    <w:rsid w:val="0025681A"/>
    <w:rsid w:val="00257B1D"/>
    <w:rsid w:val="00260995"/>
    <w:rsid w:val="0026437C"/>
    <w:rsid w:val="00264EA4"/>
    <w:rsid w:val="0026539F"/>
    <w:rsid w:val="00265EE4"/>
    <w:rsid w:val="002668A9"/>
    <w:rsid w:val="002706C3"/>
    <w:rsid w:val="002732E7"/>
    <w:rsid w:val="002733B1"/>
    <w:rsid w:val="00275A59"/>
    <w:rsid w:val="00276E07"/>
    <w:rsid w:val="00277641"/>
    <w:rsid w:val="00280107"/>
    <w:rsid w:val="00280CB5"/>
    <w:rsid w:val="00281410"/>
    <w:rsid w:val="002816F7"/>
    <w:rsid w:val="0028357A"/>
    <w:rsid w:val="00283689"/>
    <w:rsid w:val="002869CE"/>
    <w:rsid w:val="00287B3F"/>
    <w:rsid w:val="00294CC6"/>
    <w:rsid w:val="00295198"/>
    <w:rsid w:val="0029741A"/>
    <w:rsid w:val="002A0793"/>
    <w:rsid w:val="002A1373"/>
    <w:rsid w:val="002A1C50"/>
    <w:rsid w:val="002A1C9B"/>
    <w:rsid w:val="002A1D02"/>
    <w:rsid w:val="002A1E5E"/>
    <w:rsid w:val="002A3921"/>
    <w:rsid w:val="002A5742"/>
    <w:rsid w:val="002A6C55"/>
    <w:rsid w:val="002A7311"/>
    <w:rsid w:val="002B0D1C"/>
    <w:rsid w:val="002B27C0"/>
    <w:rsid w:val="002B29C5"/>
    <w:rsid w:val="002B3DB5"/>
    <w:rsid w:val="002B4015"/>
    <w:rsid w:val="002B7822"/>
    <w:rsid w:val="002C0946"/>
    <w:rsid w:val="002C0DF0"/>
    <w:rsid w:val="002C2830"/>
    <w:rsid w:val="002C2D46"/>
    <w:rsid w:val="002C3009"/>
    <w:rsid w:val="002C320E"/>
    <w:rsid w:val="002C3A94"/>
    <w:rsid w:val="002C4B0B"/>
    <w:rsid w:val="002D0229"/>
    <w:rsid w:val="002D2DF9"/>
    <w:rsid w:val="002D3280"/>
    <w:rsid w:val="002D3D2B"/>
    <w:rsid w:val="002D4BD4"/>
    <w:rsid w:val="002D738A"/>
    <w:rsid w:val="002D7D7D"/>
    <w:rsid w:val="002E215E"/>
    <w:rsid w:val="002E25D3"/>
    <w:rsid w:val="002E3C2C"/>
    <w:rsid w:val="002E718C"/>
    <w:rsid w:val="002E769D"/>
    <w:rsid w:val="002F1C0B"/>
    <w:rsid w:val="002F1D62"/>
    <w:rsid w:val="002F4A62"/>
    <w:rsid w:val="002F50EA"/>
    <w:rsid w:val="002F605F"/>
    <w:rsid w:val="002F6781"/>
    <w:rsid w:val="002F7376"/>
    <w:rsid w:val="00300B97"/>
    <w:rsid w:val="003020F8"/>
    <w:rsid w:val="00303C27"/>
    <w:rsid w:val="00304D5D"/>
    <w:rsid w:val="00304F44"/>
    <w:rsid w:val="0030626E"/>
    <w:rsid w:val="00306472"/>
    <w:rsid w:val="00306ED0"/>
    <w:rsid w:val="003071D6"/>
    <w:rsid w:val="003078EA"/>
    <w:rsid w:val="003104FF"/>
    <w:rsid w:val="003106CE"/>
    <w:rsid w:val="00312928"/>
    <w:rsid w:val="0031410F"/>
    <w:rsid w:val="00314565"/>
    <w:rsid w:val="00314783"/>
    <w:rsid w:val="00317E4A"/>
    <w:rsid w:val="00317FB4"/>
    <w:rsid w:val="0032023D"/>
    <w:rsid w:val="0032143B"/>
    <w:rsid w:val="00321C65"/>
    <w:rsid w:val="003251C0"/>
    <w:rsid w:val="00326C4B"/>
    <w:rsid w:val="003309DE"/>
    <w:rsid w:val="00340D8F"/>
    <w:rsid w:val="00343821"/>
    <w:rsid w:val="003438E5"/>
    <w:rsid w:val="00346423"/>
    <w:rsid w:val="00350FE5"/>
    <w:rsid w:val="00351AE6"/>
    <w:rsid w:val="00352DEE"/>
    <w:rsid w:val="003543C6"/>
    <w:rsid w:val="00355078"/>
    <w:rsid w:val="00356D65"/>
    <w:rsid w:val="00356DE9"/>
    <w:rsid w:val="003605B0"/>
    <w:rsid w:val="003622DE"/>
    <w:rsid w:val="00363932"/>
    <w:rsid w:val="003641BC"/>
    <w:rsid w:val="00364964"/>
    <w:rsid w:val="00364AAA"/>
    <w:rsid w:val="003662C7"/>
    <w:rsid w:val="0036696C"/>
    <w:rsid w:val="00366CD6"/>
    <w:rsid w:val="003671B7"/>
    <w:rsid w:val="0037023D"/>
    <w:rsid w:val="00372855"/>
    <w:rsid w:val="00372B94"/>
    <w:rsid w:val="003731D0"/>
    <w:rsid w:val="003739E1"/>
    <w:rsid w:val="00375F5F"/>
    <w:rsid w:val="003768D0"/>
    <w:rsid w:val="00376E24"/>
    <w:rsid w:val="003777B8"/>
    <w:rsid w:val="00380ED0"/>
    <w:rsid w:val="0038102D"/>
    <w:rsid w:val="00385513"/>
    <w:rsid w:val="00385A99"/>
    <w:rsid w:val="0039042B"/>
    <w:rsid w:val="00393DAA"/>
    <w:rsid w:val="00394C3B"/>
    <w:rsid w:val="00397D34"/>
    <w:rsid w:val="003A3CF9"/>
    <w:rsid w:val="003A4335"/>
    <w:rsid w:val="003A4B35"/>
    <w:rsid w:val="003A5D2E"/>
    <w:rsid w:val="003A6919"/>
    <w:rsid w:val="003A75A6"/>
    <w:rsid w:val="003A782A"/>
    <w:rsid w:val="003A7E6B"/>
    <w:rsid w:val="003B02C1"/>
    <w:rsid w:val="003B0DE3"/>
    <w:rsid w:val="003B3E01"/>
    <w:rsid w:val="003B427E"/>
    <w:rsid w:val="003B6AA5"/>
    <w:rsid w:val="003C0682"/>
    <w:rsid w:val="003C12DD"/>
    <w:rsid w:val="003C2652"/>
    <w:rsid w:val="003C511A"/>
    <w:rsid w:val="003C5940"/>
    <w:rsid w:val="003C5A3D"/>
    <w:rsid w:val="003C6D3F"/>
    <w:rsid w:val="003D022E"/>
    <w:rsid w:val="003D0F8C"/>
    <w:rsid w:val="003D23AB"/>
    <w:rsid w:val="003D29BA"/>
    <w:rsid w:val="003D2D5C"/>
    <w:rsid w:val="003D765D"/>
    <w:rsid w:val="003E11C2"/>
    <w:rsid w:val="003E2699"/>
    <w:rsid w:val="003E4E7C"/>
    <w:rsid w:val="003E69F8"/>
    <w:rsid w:val="003E7171"/>
    <w:rsid w:val="003E745C"/>
    <w:rsid w:val="003E7B41"/>
    <w:rsid w:val="003F002B"/>
    <w:rsid w:val="003F0F5D"/>
    <w:rsid w:val="003F3CAB"/>
    <w:rsid w:val="003F3D92"/>
    <w:rsid w:val="003F521D"/>
    <w:rsid w:val="003F58A4"/>
    <w:rsid w:val="003F69B9"/>
    <w:rsid w:val="003F6A73"/>
    <w:rsid w:val="003F7F8C"/>
    <w:rsid w:val="00400699"/>
    <w:rsid w:val="00401261"/>
    <w:rsid w:val="00401342"/>
    <w:rsid w:val="004025F6"/>
    <w:rsid w:val="00404D60"/>
    <w:rsid w:val="00405328"/>
    <w:rsid w:val="00407388"/>
    <w:rsid w:val="00410D59"/>
    <w:rsid w:val="0041108A"/>
    <w:rsid w:val="004123F9"/>
    <w:rsid w:val="004130A9"/>
    <w:rsid w:val="00416C6E"/>
    <w:rsid w:val="0041788E"/>
    <w:rsid w:val="0042040A"/>
    <w:rsid w:val="004207A5"/>
    <w:rsid w:val="004215A1"/>
    <w:rsid w:val="004218FA"/>
    <w:rsid w:val="00422B04"/>
    <w:rsid w:val="00422BF0"/>
    <w:rsid w:val="0042542A"/>
    <w:rsid w:val="00425805"/>
    <w:rsid w:val="00426302"/>
    <w:rsid w:val="0043070A"/>
    <w:rsid w:val="004310CA"/>
    <w:rsid w:val="004325D8"/>
    <w:rsid w:val="00432768"/>
    <w:rsid w:val="00432781"/>
    <w:rsid w:val="00432EE1"/>
    <w:rsid w:val="00433355"/>
    <w:rsid w:val="00433A0E"/>
    <w:rsid w:val="00433B29"/>
    <w:rsid w:val="0043483E"/>
    <w:rsid w:val="00434B3B"/>
    <w:rsid w:val="0043720D"/>
    <w:rsid w:val="0044278D"/>
    <w:rsid w:val="00442D96"/>
    <w:rsid w:val="00445D61"/>
    <w:rsid w:val="004471BA"/>
    <w:rsid w:val="004472CD"/>
    <w:rsid w:val="0045137E"/>
    <w:rsid w:val="00454863"/>
    <w:rsid w:val="004553B6"/>
    <w:rsid w:val="00455506"/>
    <w:rsid w:val="004557BE"/>
    <w:rsid w:val="00455A46"/>
    <w:rsid w:val="00455BDD"/>
    <w:rsid w:val="00456257"/>
    <w:rsid w:val="00457F2B"/>
    <w:rsid w:val="00461D22"/>
    <w:rsid w:val="00462D94"/>
    <w:rsid w:val="00463CCA"/>
    <w:rsid w:val="00464824"/>
    <w:rsid w:val="0046549A"/>
    <w:rsid w:val="004659F9"/>
    <w:rsid w:val="00466868"/>
    <w:rsid w:val="00467880"/>
    <w:rsid w:val="004707B4"/>
    <w:rsid w:val="004719DD"/>
    <w:rsid w:val="004720FE"/>
    <w:rsid w:val="004730B8"/>
    <w:rsid w:val="00473159"/>
    <w:rsid w:val="00474D5E"/>
    <w:rsid w:val="00476B5A"/>
    <w:rsid w:val="004772A9"/>
    <w:rsid w:val="004804CF"/>
    <w:rsid w:val="0048178A"/>
    <w:rsid w:val="00481C73"/>
    <w:rsid w:val="00482581"/>
    <w:rsid w:val="00485937"/>
    <w:rsid w:val="00485CEA"/>
    <w:rsid w:val="00486581"/>
    <w:rsid w:val="004917CC"/>
    <w:rsid w:val="00494136"/>
    <w:rsid w:val="00496880"/>
    <w:rsid w:val="004A2232"/>
    <w:rsid w:val="004A4637"/>
    <w:rsid w:val="004A48A2"/>
    <w:rsid w:val="004A4A0D"/>
    <w:rsid w:val="004A4B17"/>
    <w:rsid w:val="004A65C6"/>
    <w:rsid w:val="004A6B20"/>
    <w:rsid w:val="004A71FE"/>
    <w:rsid w:val="004A72DE"/>
    <w:rsid w:val="004B081A"/>
    <w:rsid w:val="004B088B"/>
    <w:rsid w:val="004B463C"/>
    <w:rsid w:val="004B61FB"/>
    <w:rsid w:val="004C0993"/>
    <w:rsid w:val="004C0F6A"/>
    <w:rsid w:val="004C1620"/>
    <w:rsid w:val="004C2FAA"/>
    <w:rsid w:val="004C4138"/>
    <w:rsid w:val="004C737D"/>
    <w:rsid w:val="004C7F4A"/>
    <w:rsid w:val="004D1166"/>
    <w:rsid w:val="004D20EC"/>
    <w:rsid w:val="004D2F5F"/>
    <w:rsid w:val="004D2FF2"/>
    <w:rsid w:val="004D50F9"/>
    <w:rsid w:val="004D547D"/>
    <w:rsid w:val="004E0C77"/>
    <w:rsid w:val="004E0DDF"/>
    <w:rsid w:val="004E117A"/>
    <w:rsid w:val="004E19EF"/>
    <w:rsid w:val="004E2A0B"/>
    <w:rsid w:val="004E4812"/>
    <w:rsid w:val="004E522E"/>
    <w:rsid w:val="004E62B2"/>
    <w:rsid w:val="004E6B8A"/>
    <w:rsid w:val="004E7CCE"/>
    <w:rsid w:val="004F2D4F"/>
    <w:rsid w:val="004F378B"/>
    <w:rsid w:val="004F3805"/>
    <w:rsid w:val="004F3CFB"/>
    <w:rsid w:val="004F3D87"/>
    <w:rsid w:val="004F4671"/>
    <w:rsid w:val="004F4818"/>
    <w:rsid w:val="004F4DD0"/>
    <w:rsid w:val="004F5D25"/>
    <w:rsid w:val="004F5E95"/>
    <w:rsid w:val="004F7533"/>
    <w:rsid w:val="004F7E19"/>
    <w:rsid w:val="004F7FD3"/>
    <w:rsid w:val="00500045"/>
    <w:rsid w:val="005005A1"/>
    <w:rsid w:val="00500CB6"/>
    <w:rsid w:val="00501ADC"/>
    <w:rsid w:val="00502EF9"/>
    <w:rsid w:val="00503B84"/>
    <w:rsid w:val="005061DA"/>
    <w:rsid w:val="00506CBD"/>
    <w:rsid w:val="00507C40"/>
    <w:rsid w:val="005100B8"/>
    <w:rsid w:val="005109AA"/>
    <w:rsid w:val="0051283D"/>
    <w:rsid w:val="00514DB6"/>
    <w:rsid w:val="00515A9D"/>
    <w:rsid w:val="00515C86"/>
    <w:rsid w:val="00517E73"/>
    <w:rsid w:val="0052043F"/>
    <w:rsid w:val="00520AB5"/>
    <w:rsid w:val="00523041"/>
    <w:rsid w:val="005235A3"/>
    <w:rsid w:val="00526B46"/>
    <w:rsid w:val="00526F59"/>
    <w:rsid w:val="00527BE4"/>
    <w:rsid w:val="005303E3"/>
    <w:rsid w:val="0053166A"/>
    <w:rsid w:val="00531B31"/>
    <w:rsid w:val="00534160"/>
    <w:rsid w:val="00534E01"/>
    <w:rsid w:val="005364CC"/>
    <w:rsid w:val="005404E8"/>
    <w:rsid w:val="00540B8D"/>
    <w:rsid w:val="005449B5"/>
    <w:rsid w:val="005457FC"/>
    <w:rsid w:val="00547037"/>
    <w:rsid w:val="005517A5"/>
    <w:rsid w:val="00551E35"/>
    <w:rsid w:val="00551F2C"/>
    <w:rsid w:val="0055377C"/>
    <w:rsid w:val="005539AE"/>
    <w:rsid w:val="00554C8E"/>
    <w:rsid w:val="005602D3"/>
    <w:rsid w:val="00560F39"/>
    <w:rsid w:val="0056288D"/>
    <w:rsid w:val="00562FAD"/>
    <w:rsid w:val="00563923"/>
    <w:rsid w:val="005674E9"/>
    <w:rsid w:val="005704B7"/>
    <w:rsid w:val="00570DA5"/>
    <w:rsid w:val="005725C6"/>
    <w:rsid w:val="00575417"/>
    <w:rsid w:val="00575511"/>
    <w:rsid w:val="00576128"/>
    <w:rsid w:val="00580E1E"/>
    <w:rsid w:val="00581B20"/>
    <w:rsid w:val="00583F62"/>
    <w:rsid w:val="005860B1"/>
    <w:rsid w:val="00586A8D"/>
    <w:rsid w:val="0058706F"/>
    <w:rsid w:val="00587DCF"/>
    <w:rsid w:val="00587E09"/>
    <w:rsid w:val="00587F19"/>
    <w:rsid w:val="00590495"/>
    <w:rsid w:val="00590E56"/>
    <w:rsid w:val="005912F6"/>
    <w:rsid w:val="005926B1"/>
    <w:rsid w:val="00592881"/>
    <w:rsid w:val="005A1264"/>
    <w:rsid w:val="005A2A84"/>
    <w:rsid w:val="005A3F18"/>
    <w:rsid w:val="005A4659"/>
    <w:rsid w:val="005A4F89"/>
    <w:rsid w:val="005B1333"/>
    <w:rsid w:val="005B1689"/>
    <w:rsid w:val="005B28B3"/>
    <w:rsid w:val="005B2976"/>
    <w:rsid w:val="005B2E84"/>
    <w:rsid w:val="005B41E4"/>
    <w:rsid w:val="005B45C4"/>
    <w:rsid w:val="005B52D6"/>
    <w:rsid w:val="005B538D"/>
    <w:rsid w:val="005B59AD"/>
    <w:rsid w:val="005B5E06"/>
    <w:rsid w:val="005B5E9D"/>
    <w:rsid w:val="005B6FAF"/>
    <w:rsid w:val="005B71CF"/>
    <w:rsid w:val="005C031F"/>
    <w:rsid w:val="005C2974"/>
    <w:rsid w:val="005C34AA"/>
    <w:rsid w:val="005C381A"/>
    <w:rsid w:val="005C742B"/>
    <w:rsid w:val="005C7E8D"/>
    <w:rsid w:val="005C7F94"/>
    <w:rsid w:val="005D0C22"/>
    <w:rsid w:val="005D23E1"/>
    <w:rsid w:val="005D2E99"/>
    <w:rsid w:val="005D2EA3"/>
    <w:rsid w:val="005D3A4E"/>
    <w:rsid w:val="005D42A9"/>
    <w:rsid w:val="005D462C"/>
    <w:rsid w:val="005D473E"/>
    <w:rsid w:val="005E23C1"/>
    <w:rsid w:val="005E2890"/>
    <w:rsid w:val="005E3AC8"/>
    <w:rsid w:val="005E64EF"/>
    <w:rsid w:val="005E7C10"/>
    <w:rsid w:val="005F0A89"/>
    <w:rsid w:val="005F0EBF"/>
    <w:rsid w:val="005F1E33"/>
    <w:rsid w:val="005F1E76"/>
    <w:rsid w:val="005F34BB"/>
    <w:rsid w:val="005F6398"/>
    <w:rsid w:val="005F6DDC"/>
    <w:rsid w:val="005F744C"/>
    <w:rsid w:val="006017A7"/>
    <w:rsid w:val="00603E87"/>
    <w:rsid w:val="00604409"/>
    <w:rsid w:val="006045B5"/>
    <w:rsid w:val="00605B04"/>
    <w:rsid w:val="00606653"/>
    <w:rsid w:val="00606B35"/>
    <w:rsid w:val="00612317"/>
    <w:rsid w:val="00613085"/>
    <w:rsid w:val="00613584"/>
    <w:rsid w:val="006143DE"/>
    <w:rsid w:val="00621EB0"/>
    <w:rsid w:val="006227F6"/>
    <w:rsid w:val="00625DC1"/>
    <w:rsid w:val="0062606C"/>
    <w:rsid w:val="00626A30"/>
    <w:rsid w:val="006277FC"/>
    <w:rsid w:val="006310BC"/>
    <w:rsid w:val="00631EAA"/>
    <w:rsid w:val="006324AF"/>
    <w:rsid w:val="00634220"/>
    <w:rsid w:val="0063711C"/>
    <w:rsid w:val="00637BC1"/>
    <w:rsid w:val="006409FA"/>
    <w:rsid w:val="00641E52"/>
    <w:rsid w:val="006433F7"/>
    <w:rsid w:val="00644A53"/>
    <w:rsid w:val="00645803"/>
    <w:rsid w:val="00645BBB"/>
    <w:rsid w:val="006463C5"/>
    <w:rsid w:val="0065149C"/>
    <w:rsid w:val="006515CF"/>
    <w:rsid w:val="0065167C"/>
    <w:rsid w:val="00652697"/>
    <w:rsid w:val="00652AF6"/>
    <w:rsid w:val="00653871"/>
    <w:rsid w:val="00653E33"/>
    <w:rsid w:val="00655F5D"/>
    <w:rsid w:val="006563A8"/>
    <w:rsid w:val="00660550"/>
    <w:rsid w:val="00660F1A"/>
    <w:rsid w:val="0066250B"/>
    <w:rsid w:val="0066407C"/>
    <w:rsid w:val="00664370"/>
    <w:rsid w:val="00666862"/>
    <w:rsid w:val="00666F01"/>
    <w:rsid w:val="0066744D"/>
    <w:rsid w:val="006706C9"/>
    <w:rsid w:val="006714AD"/>
    <w:rsid w:val="00674D0F"/>
    <w:rsid w:val="00674FA9"/>
    <w:rsid w:val="00675018"/>
    <w:rsid w:val="006752BE"/>
    <w:rsid w:val="006758AC"/>
    <w:rsid w:val="0067640F"/>
    <w:rsid w:val="00676CF0"/>
    <w:rsid w:val="0067720F"/>
    <w:rsid w:val="0067733C"/>
    <w:rsid w:val="006808EB"/>
    <w:rsid w:val="0068207F"/>
    <w:rsid w:val="006825C4"/>
    <w:rsid w:val="006831BB"/>
    <w:rsid w:val="006847C7"/>
    <w:rsid w:val="0068523A"/>
    <w:rsid w:val="00692CDC"/>
    <w:rsid w:val="006939AD"/>
    <w:rsid w:val="00695385"/>
    <w:rsid w:val="0069616B"/>
    <w:rsid w:val="00696314"/>
    <w:rsid w:val="00696496"/>
    <w:rsid w:val="006969A5"/>
    <w:rsid w:val="006972E6"/>
    <w:rsid w:val="00697D6B"/>
    <w:rsid w:val="006A1A0C"/>
    <w:rsid w:val="006A2348"/>
    <w:rsid w:val="006A55AD"/>
    <w:rsid w:val="006A5E32"/>
    <w:rsid w:val="006A7AC9"/>
    <w:rsid w:val="006B091E"/>
    <w:rsid w:val="006B1778"/>
    <w:rsid w:val="006B1CDB"/>
    <w:rsid w:val="006B2BE7"/>
    <w:rsid w:val="006B3732"/>
    <w:rsid w:val="006B5117"/>
    <w:rsid w:val="006B5F13"/>
    <w:rsid w:val="006B7148"/>
    <w:rsid w:val="006C0D34"/>
    <w:rsid w:val="006C1351"/>
    <w:rsid w:val="006C1D3D"/>
    <w:rsid w:val="006C2289"/>
    <w:rsid w:val="006C4B0C"/>
    <w:rsid w:val="006C4F7A"/>
    <w:rsid w:val="006C5575"/>
    <w:rsid w:val="006C6680"/>
    <w:rsid w:val="006C78BD"/>
    <w:rsid w:val="006D0342"/>
    <w:rsid w:val="006D0F3A"/>
    <w:rsid w:val="006D673E"/>
    <w:rsid w:val="006E16FF"/>
    <w:rsid w:val="006E3399"/>
    <w:rsid w:val="006E413F"/>
    <w:rsid w:val="006E5D47"/>
    <w:rsid w:val="006E78FF"/>
    <w:rsid w:val="006F0055"/>
    <w:rsid w:val="006F156E"/>
    <w:rsid w:val="006F1602"/>
    <w:rsid w:val="006F1B99"/>
    <w:rsid w:val="006F4021"/>
    <w:rsid w:val="006F7B5F"/>
    <w:rsid w:val="007010F8"/>
    <w:rsid w:val="00702AD3"/>
    <w:rsid w:val="00705798"/>
    <w:rsid w:val="007076F3"/>
    <w:rsid w:val="0071044A"/>
    <w:rsid w:val="0071077D"/>
    <w:rsid w:val="007133DF"/>
    <w:rsid w:val="007146C0"/>
    <w:rsid w:val="007222D5"/>
    <w:rsid w:val="0072643E"/>
    <w:rsid w:val="00726A42"/>
    <w:rsid w:val="00727C10"/>
    <w:rsid w:val="00727C3C"/>
    <w:rsid w:val="007315E3"/>
    <w:rsid w:val="00731ABC"/>
    <w:rsid w:val="007336E1"/>
    <w:rsid w:val="00734B4F"/>
    <w:rsid w:val="0073640B"/>
    <w:rsid w:val="0073765D"/>
    <w:rsid w:val="00737B9F"/>
    <w:rsid w:val="0074132E"/>
    <w:rsid w:val="00743E55"/>
    <w:rsid w:val="00747E40"/>
    <w:rsid w:val="00751894"/>
    <w:rsid w:val="00751B61"/>
    <w:rsid w:val="00753CF0"/>
    <w:rsid w:val="007549D4"/>
    <w:rsid w:val="007556EF"/>
    <w:rsid w:val="007558D7"/>
    <w:rsid w:val="00756294"/>
    <w:rsid w:val="00756A13"/>
    <w:rsid w:val="00760385"/>
    <w:rsid w:val="007617E0"/>
    <w:rsid w:val="00761992"/>
    <w:rsid w:val="007628D6"/>
    <w:rsid w:val="00766CF7"/>
    <w:rsid w:val="007670A8"/>
    <w:rsid w:val="007673D5"/>
    <w:rsid w:val="00767731"/>
    <w:rsid w:val="00771587"/>
    <w:rsid w:val="00773C6F"/>
    <w:rsid w:val="00773EA5"/>
    <w:rsid w:val="007753F1"/>
    <w:rsid w:val="0077627E"/>
    <w:rsid w:val="0078018B"/>
    <w:rsid w:val="0078218F"/>
    <w:rsid w:val="00783267"/>
    <w:rsid w:val="007850AD"/>
    <w:rsid w:val="00785CCB"/>
    <w:rsid w:val="00786BCF"/>
    <w:rsid w:val="007903E2"/>
    <w:rsid w:val="00790956"/>
    <w:rsid w:val="0079322A"/>
    <w:rsid w:val="00793867"/>
    <w:rsid w:val="007942FB"/>
    <w:rsid w:val="00795598"/>
    <w:rsid w:val="00795BCA"/>
    <w:rsid w:val="00796392"/>
    <w:rsid w:val="007970C3"/>
    <w:rsid w:val="00797A10"/>
    <w:rsid w:val="007A1C18"/>
    <w:rsid w:val="007A1E17"/>
    <w:rsid w:val="007A44E8"/>
    <w:rsid w:val="007A5155"/>
    <w:rsid w:val="007A5F70"/>
    <w:rsid w:val="007A6667"/>
    <w:rsid w:val="007A6B42"/>
    <w:rsid w:val="007B062B"/>
    <w:rsid w:val="007B17B5"/>
    <w:rsid w:val="007B3308"/>
    <w:rsid w:val="007B46DD"/>
    <w:rsid w:val="007B5DE4"/>
    <w:rsid w:val="007B6168"/>
    <w:rsid w:val="007B669B"/>
    <w:rsid w:val="007C12B8"/>
    <w:rsid w:val="007C199B"/>
    <w:rsid w:val="007C48BF"/>
    <w:rsid w:val="007D2EC6"/>
    <w:rsid w:val="007D5335"/>
    <w:rsid w:val="007D5C2F"/>
    <w:rsid w:val="007E1E39"/>
    <w:rsid w:val="007E2C4A"/>
    <w:rsid w:val="007E3690"/>
    <w:rsid w:val="007E4A82"/>
    <w:rsid w:val="007E4D1B"/>
    <w:rsid w:val="007E53FC"/>
    <w:rsid w:val="007E554A"/>
    <w:rsid w:val="007E6DE0"/>
    <w:rsid w:val="007E7634"/>
    <w:rsid w:val="007F032E"/>
    <w:rsid w:val="00800071"/>
    <w:rsid w:val="0080086C"/>
    <w:rsid w:val="00802BCD"/>
    <w:rsid w:val="0080350F"/>
    <w:rsid w:val="00803745"/>
    <w:rsid w:val="00804026"/>
    <w:rsid w:val="00805723"/>
    <w:rsid w:val="008076D7"/>
    <w:rsid w:val="00810482"/>
    <w:rsid w:val="0081125A"/>
    <w:rsid w:val="0081212E"/>
    <w:rsid w:val="00812DB9"/>
    <w:rsid w:val="008150E1"/>
    <w:rsid w:val="00815BD6"/>
    <w:rsid w:val="008243D4"/>
    <w:rsid w:val="00825034"/>
    <w:rsid w:val="0082670B"/>
    <w:rsid w:val="00827EF6"/>
    <w:rsid w:val="0083296E"/>
    <w:rsid w:val="008344FD"/>
    <w:rsid w:val="008350DE"/>
    <w:rsid w:val="008352AB"/>
    <w:rsid w:val="00836773"/>
    <w:rsid w:val="00837285"/>
    <w:rsid w:val="0083795A"/>
    <w:rsid w:val="00840AE5"/>
    <w:rsid w:val="0084247A"/>
    <w:rsid w:val="0084441A"/>
    <w:rsid w:val="00845235"/>
    <w:rsid w:val="00845E6D"/>
    <w:rsid w:val="00850842"/>
    <w:rsid w:val="00851079"/>
    <w:rsid w:val="00851991"/>
    <w:rsid w:val="008523AD"/>
    <w:rsid w:val="008533D4"/>
    <w:rsid w:val="00853F4D"/>
    <w:rsid w:val="00854D7B"/>
    <w:rsid w:val="0085504E"/>
    <w:rsid w:val="00861F67"/>
    <w:rsid w:val="00863B6A"/>
    <w:rsid w:val="00864074"/>
    <w:rsid w:val="00865380"/>
    <w:rsid w:val="00865B19"/>
    <w:rsid w:val="00866C14"/>
    <w:rsid w:val="00867044"/>
    <w:rsid w:val="00870E1C"/>
    <w:rsid w:val="008715FA"/>
    <w:rsid w:val="008743AC"/>
    <w:rsid w:val="0087504C"/>
    <w:rsid w:val="0087563B"/>
    <w:rsid w:val="00884771"/>
    <w:rsid w:val="008859D5"/>
    <w:rsid w:val="00885CB2"/>
    <w:rsid w:val="008862CD"/>
    <w:rsid w:val="0088749D"/>
    <w:rsid w:val="00891483"/>
    <w:rsid w:val="00893681"/>
    <w:rsid w:val="00893D02"/>
    <w:rsid w:val="00893DA9"/>
    <w:rsid w:val="0089437D"/>
    <w:rsid w:val="0089713D"/>
    <w:rsid w:val="0089723E"/>
    <w:rsid w:val="008972A7"/>
    <w:rsid w:val="008A2B0A"/>
    <w:rsid w:val="008A31F9"/>
    <w:rsid w:val="008A394E"/>
    <w:rsid w:val="008A4AF9"/>
    <w:rsid w:val="008A5CE6"/>
    <w:rsid w:val="008A75E7"/>
    <w:rsid w:val="008B2049"/>
    <w:rsid w:val="008B36D2"/>
    <w:rsid w:val="008B682F"/>
    <w:rsid w:val="008C1C31"/>
    <w:rsid w:val="008C306A"/>
    <w:rsid w:val="008C347C"/>
    <w:rsid w:val="008C63C6"/>
    <w:rsid w:val="008C6D7E"/>
    <w:rsid w:val="008C6F17"/>
    <w:rsid w:val="008C75C1"/>
    <w:rsid w:val="008C7672"/>
    <w:rsid w:val="008C77EA"/>
    <w:rsid w:val="008D101F"/>
    <w:rsid w:val="008D15D3"/>
    <w:rsid w:val="008D2A3B"/>
    <w:rsid w:val="008D3F29"/>
    <w:rsid w:val="008D3FBC"/>
    <w:rsid w:val="008D459C"/>
    <w:rsid w:val="008D7A3A"/>
    <w:rsid w:val="008E22A9"/>
    <w:rsid w:val="008E44E5"/>
    <w:rsid w:val="008E686B"/>
    <w:rsid w:val="008E69ED"/>
    <w:rsid w:val="008E71B1"/>
    <w:rsid w:val="008F0FD3"/>
    <w:rsid w:val="008F18E0"/>
    <w:rsid w:val="008F1ECC"/>
    <w:rsid w:val="008F33BD"/>
    <w:rsid w:val="008F416F"/>
    <w:rsid w:val="008F4473"/>
    <w:rsid w:val="008F6E86"/>
    <w:rsid w:val="00901601"/>
    <w:rsid w:val="00901E21"/>
    <w:rsid w:val="00904577"/>
    <w:rsid w:val="00906B27"/>
    <w:rsid w:val="00906BA7"/>
    <w:rsid w:val="00913C95"/>
    <w:rsid w:val="009147E6"/>
    <w:rsid w:val="0091678A"/>
    <w:rsid w:val="00922EB0"/>
    <w:rsid w:val="00926971"/>
    <w:rsid w:val="00926D74"/>
    <w:rsid w:val="00927E73"/>
    <w:rsid w:val="00931071"/>
    <w:rsid w:val="00931FEF"/>
    <w:rsid w:val="009320C6"/>
    <w:rsid w:val="00932AAA"/>
    <w:rsid w:val="00937095"/>
    <w:rsid w:val="00937356"/>
    <w:rsid w:val="009375AB"/>
    <w:rsid w:val="0093760B"/>
    <w:rsid w:val="009376C7"/>
    <w:rsid w:val="009418B1"/>
    <w:rsid w:val="00941CD1"/>
    <w:rsid w:val="00942E44"/>
    <w:rsid w:val="00945637"/>
    <w:rsid w:val="00947FE3"/>
    <w:rsid w:val="00955CAE"/>
    <w:rsid w:val="00956E36"/>
    <w:rsid w:val="00957370"/>
    <w:rsid w:val="009574F1"/>
    <w:rsid w:val="00957FCA"/>
    <w:rsid w:val="00960DAD"/>
    <w:rsid w:val="00961948"/>
    <w:rsid w:val="009624B8"/>
    <w:rsid w:val="00962935"/>
    <w:rsid w:val="00962954"/>
    <w:rsid w:val="00964887"/>
    <w:rsid w:val="00964FB8"/>
    <w:rsid w:val="009650C5"/>
    <w:rsid w:val="00965E8A"/>
    <w:rsid w:val="00966089"/>
    <w:rsid w:val="00966EB4"/>
    <w:rsid w:val="00967279"/>
    <w:rsid w:val="00967428"/>
    <w:rsid w:val="00970F40"/>
    <w:rsid w:val="009710D7"/>
    <w:rsid w:val="009713C6"/>
    <w:rsid w:val="00975209"/>
    <w:rsid w:val="00975C95"/>
    <w:rsid w:val="009763D4"/>
    <w:rsid w:val="009800C3"/>
    <w:rsid w:val="00981BBE"/>
    <w:rsid w:val="00981E85"/>
    <w:rsid w:val="0098461C"/>
    <w:rsid w:val="009851EC"/>
    <w:rsid w:val="00987135"/>
    <w:rsid w:val="00987FDF"/>
    <w:rsid w:val="00990BE7"/>
    <w:rsid w:val="00993019"/>
    <w:rsid w:val="009930D8"/>
    <w:rsid w:val="00995898"/>
    <w:rsid w:val="009964EF"/>
    <w:rsid w:val="009965E8"/>
    <w:rsid w:val="009968A2"/>
    <w:rsid w:val="00996C78"/>
    <w:rsid w:val="00997B40"/>
    <w:rsid w:val="009A1E00"/>
    <w:rsid w:val="009A46B2"/>
    <w:rsid w:val="009A501C"/>
    <w:rsid w:val="009A50A6"/>
    <w:rsid w:val="009A7519"/>
    <w:rsid w:val="009B06EA"/>
    <w:rsid w:val="009B1158"/>
    <w:rsid w:val="009B34FB"/>
    <w:rsid w:val="009B43C4"/>
    <w:rsid w:val="009B48E2"/>
    <w:rsid w:val="009B506F"/>
    <w:rsid w:val="009B6BD0"/>
    <w:rsid w:val="009C1362"/>
    <w:rsid w:val="009C253A"/>
    <w:rsid w:val="009C31BE"/>
    <w:rsid w:val="009C4222"/>
    <w:rsid w:val="009C5E25"/>
    <w:rsid w:val="009C70CE"/>
    <w:rsid w:val="009C7399"/>
    <w:rsid w:val="009C756A"/>
    <w:rsid w:val="009D17DB"/>
    <w:rsid w:val="009D28FB"/>
    <w:rsid w:val="009D427D"/>
    <w:rsid w:val="009D5626"/>
    <w:rsid w:val="009D6AFD"/>
    <w:rsid w:val="009D7B10"/>
    <w:rsid w:val="009D7BC7"/>
    <w:rsid w:val="009D7CDB"/>
    <w:rsid w:val="009E09A0"/>
    <w:rsid w:val="009E1068"/>
    <w:rsid w:val="009E35C8"/>
    <w:rsid w:val="009E39F1"/>
    <w:rsid w:val="009E50DC"/>
    <w:rsid w:val="009E5FBD"/>
    <w:rsid w:val="009E6094"/>
    <w:rsid w:val="009F0497"/>
    <w:rsid w:val="009F1BCB"/>
    <w:rsid w:val="009F2E46"/>
    <w:rsid w:val="009F6356"/>
    <w:rsid w:val="009F7039"/>
    <w:rsid w:val="009F76C0"/>
    <w:rsid w:val="00A01216"/>
    <w:rsid w:val="00A03219"/>
    <w:rsid w:val="00A0402C"/>
    <w:rsid w:val="00A0406F"/>
    <w:rsid w:val="00A05F97"/>
    <w:rsid w:val="00A06EDD"/>
    <w:rsid w:val="00A1069B"/>
    <w:rsid w:val="00A1117F"/>
    <w:rsid w:val="00A1132B"/>
    <w:rsid w:val="00A12CDF"/>
    <w:rsid w:val="00A150BF"/>
    <w:rsid w:val="00A15B4F"/>
    <w:rsid w:val="00A21B9E"/>
    <w:rsid w:val="00A21C56"/>
    <w:rsid w:val="00A22613"/>
    <w:rsid w:val="00A2583D"/>
    <w:rsid w:val="00A2666E"/>
    <w:rsid w:val="00A2667D"/>
    <w:rsid w:val="00A30057"/>
    <w:rsid w:val="00A3043B"/>
    <w:rsid w:val="00A30EEC"/>
    <w:rsid w:val="00A3410D"/>
    <w:rsid w:val="00A35E3F"/>
    <w:rsid w:val="00A40119"/>
    <w:rsid w:val="00A41AE6"/>
    <w:rsid w:val="00A43809"/>
    <w:rsid w:val="00A43EAA"/>
    <w:rsid w:val="00A50454"/>
    <w:rsid w:val="00A50799"/>
    <w:rsid w:val="00A50A99"/>
    <w:rsid w:val="00A50E98"/>
    <w:rsid w:val="00A51312"/>
    <w:rsid w:val="00A5241E"/>
    <w:rsid w:val="00A53792"/>
    <w:rsid w:val="00A55A81"/>
    <w:rsid w:val="00A55B52"/>
    <w:rsid w:val="00A57D46"/>
    <w:rsid w:val="00A60D66"/>
    <w:rsid w:val="00A61220"/>
    <w:rsid w:val="00A63A2F"/>
    <w:rsid w:val="00A64663"/>
    <w:rsid w:val="00A64945"/>
    <w:rsid w:val="00A661DF"/>
    <w:rsid w:val="00A66E97"/>
    <w:rsid w:val="00A709D0"/>
    <w:rsid w:val="00A71E5D"/>
    <w:rsid w:val="00A73E54"/>
    <w:rsid w:val="00A73FD8"/>
    <w:rsid w:val="00A747AD"/>
    <w:rsid w:val="00A76FC9"/>
    <w:rsid w:val="00A81B43"/>
    <w:rsid w:val="00A8214B"/>
    <w:rsid w:val="00A83DB7"/>
    <w:rsid w:val="00A849E6"/>
    <w:rsid w:val="00A86872"/>
    <w:rsid w:val="00A87C5E"/>
    <w:rsid w:val="00A9068D"/>
    <w:rsid w:val="00A91F05"/>
    <w:rsid w:val="00A9264F"/>
    <w:rsid w:val="00A944B8"/>
    <w:rsid w:val="00A94DAA"/>
    <w:rsid w:val="00A94E60"/>
    <w:rsid w:val="00AA22F4"/>
    <w:rsid w:val="00AA27E5"/>
    <w:rsid w:val="00AA34C3"/>
    <w:rsid w:val="00AA4859"/>
    <w:rsid w:val="00AA4ADE"/>
    <w:rsid w:val="00AA6453"/>
    <w:rsid w:val="00AA6986"/>
    <w:rsid w:val="00AA718F"/>
    <w:rsid w:val="00AA7232"/>
    <w:rsid w:val="00AB3055"/>
    <w:rsid w:val="00AB4893"/>
    <w:rsid w:val="00AB48C5"/>
    <w:rsid w:val="00AB65E3"/>
    <w:rsid w:val="00AC06A3"/>
    <w:rsid w:val="00AC133A"/>
    <w:rsid w:val="00AC141F"/>
    <w:rsid w:val="00AC14C8"/>
    <w:rsid w:val="00AC1DEA"/>
    <w:rsid w:val="00AC5744"/>
    <w:rsid w:val="00AD3A93"/>
    <w:rsid w:val="00AD4424"/>
    <w:rsid w:val="00AD5446"/>
    <w:rsid w:val="00AD6070"/>
    <w:rsid w:val="00AD6FE1"/>
    <w:rsid w:val="00AD773B"/>
    <w:rsid w:val="00AE0578"/>
    <w:rsid w:val="00AE1F1C"/>
    <w:rsid w:val="00AE34E0"/>
    <w:rsid w:val="00AE412B"/>
    <w:rsid w:val="00AE4808"/>
    <w:rsid w:val="00AE5408"/>
    <w:rsid w:val="00AF1700"/>
    <w:rsid w:val="00AF2A6F"/>
    <w:rsid w:val="00AF4933"/>
    <w:rsid w:val="00AF4C4A"/>
    <w:rsid w:val="00AF54C6"/>
    <w:rsid w:val="00AF5646"/>
    <w:rsid w:val="00AF668E"/>
    <w:rsid w:val="00AF67FD"/>
    <w:rsid w:val="00B01106"/>
    <w:rsid w:val="00B011AB"/>
    <w:rsid w:val="00B024B2"/>
    <w:rsid w:val="00B03092"/>
    <w:rsid w:val="00B03EF4"/>
    <w:rsid w:val="00B0470A"/>
    <w:rsid w:val="00B050D1"/>
    <w:rsid w:val="00B07D9E"/>
    <w:rsid w:val="00B10B6E"/>
    <w:rsid w:val="00B110E9"/>
    <w:rsid w:val="00B1118C"/>
    <w:rsid w:val="00B12221"/>
    <w:rsid w:val="00B12402"/>
    <w:rsid w:val="00B12D60"/>
    <w:rsid w:val="00B14CF7"/>
    <w:rsid w:val="00B157E6"/>
    <w:rsid w:val="00B17B59"/>
    <w:rsid w:val="00B17D7F"/>
    <w:rsid w:val="00B202C5"/>
    <w:rsid w:val="00B22231"/>
    <w:rsid w:val="00B22763"/>
    <w:rsid w:val="00B23B40"/>
    <w:rsid w:val="00B243F2"/>
    <w:rsid w:val="00B246A2"/>
    <w:rsid w:val="00B2490E"/>
    <w:rsid w:val="00B30100"/>
    <w:rsid w:val="00B30752"/>
    <w:rsid w:val="00B335C4"/>
    <w:rsid w:val="00B348B2"/>
    <w:rsid w:val="00B3593A"/>
    <w:rsid w:val="00B35B86"/>
    <w:rsid w:val="00B36414"/>
    <w:rsid w:val="00B3724E"/>
    <w:rsid w:val="00B416AB"/>
    <w:rsid w:val="00B4446C"/>
    <w:rsid w:val="00B445B3"/>
    <w:rsid w:val="00B4466B"/>
    <w:rsid w:val="00B44E5F"/>
    <w:rsid w:val="00B453A6"/>
    <w:rsid w:val="00B45C0B"/>
    <w:rsid w:val="00B46078"/>
    <w:rsid w:val="00B46743"/>
    <w:rsid w:val="00B46AF9"/>
    <w:rsid w:val="00B52F40"/>
    <w:rsid w:val="00B551CB"/>
    <w:rsid w:val="00B57DDF"/>
    <w:rsid w:val="00B57F29"/>
    <w:rsid w:val="00B60BCE"/>
    <w:rsid w:val="00B62A9E"/>
    <w:rsid w:val="00B62CA2"/>
    <w:rsid w:val="00B63ACE"/>
    <w:rsid w:val="00B63FFD"/>
    <w:rsid w:val="00B644CA"/>
    <w:rsid w:val="00B65604"/>
    <w:rsid w:val="00B65D53"/>
    <w:rsid w:val="00B6622C"/>
    <w:rsid w:val="00B70479"/>
    <w:rsid w:val="00B72AA6"/>
    <w:rsid w:val="00B72DFC"/>
    <w:rsid w:val="00B747C5"/>
    <w:rsid w:val="00B75690"/>
    <w:rsid w:val="00B76717"/>
    <w:rsid w:val="00B77FD0"/>
    <w:rsid w:val="00B77FF8"/>
    <w:rsid w:val="00B80154"/>
    <w:rsid w:val="00B80E0F"/>
    <w:rsid w:val="00B8137C"/>
    <w:rsid w:val="00B81667"/>
    <w:rsid w:val="00B84C77"/>
    <w:rsid w:val="00B85CFD"/>
    <w:rsid w:val="00B877C3"/>
    <w:rsid w:val="00B87AA2"/>
    <w:rsid w:val="00B902DB"/>
    <w:rsid w:val="00B90E01"/>
    <w:rsid w:val="00B91982"/>
    <w:rsid w:val="00B9306D"/>
    <w:rsid w:val="00B9415D"/>
    <w:rsid w:val="00B947EA"/>
    <w:rsid w:val="00B977DF"/>
    <w:rsid w:val="00B97875"/>
    <w:rsid w:val="00BA0003"/>
    <w:rsid w:val="00BA2805"/>
    <w:rsid w:val="00BA3A63"/>
    <w:rsid w:val="00BA612B"/>
    <w:rsid w:val="00BA6BB2"/>
    <w:rsid w:val="00BA7D05"/>
    <w:rsid w:val="00BB56A8"/>
    <w:rsid w:val="00BB5D86"/>
    <w:rsid w:val="00BB7DD6"/>
    <w:rsid w:val="00BC0DE6"/>
    <w:rsid w:val="00BC1E57"/>
    <w:rsid w:val="00BC48B3"/>
    <w:rsid w:val="00BC53EE"/>
    <w:rsid w:val="00BC5D1E"/>
    <w:rsid w:val="00BC5D92"/>
    <w:rsid w:val="00BC7F34"/>
    <w:rsid w:val="00BD1339"/>
    <w:rsid w:val="00BD6335"/>
    <w:rsid w:val="00BD6EF9"/>
    <w:rsid w:val="00BD7316"/>
    <w:rsid w:val="00BE5B09"/>
    <w:rsid w:val="00BE5E87"/>
    <w:rsid w:val="00BE613A"/>
    <w:rsid w:val="00BF08A1"/>
    <w:rsid w:val="00BF08AC"/>
    <w:rsid w:val="00BF3D2B"/>
    <w:rsid w:val="00BF633A"/>
    <w:rsid w:val="00C008C5"/>
    <w:rsid w:val="00C03B76"/>
    <w:rsid w:val="00C04E5F"/>
    <w:rsid w:val="00C10680"/>
    <w:rsid w:val="00C120DB"/>
    <w:rsid w:val="00C122F0"/>
    <w:rsid w:val="00C14D2B"/>
    <w:rsid w:val="00C15749"/>
    <w:rsid w:val="00C159A9"/>
    <w:rsid w:val="00C16894"/>
    <w:rsid w:val="00C1711B"/>
    <w:rsid w:val="00C222A4"/>
    <w:rsid w:val="00C229ED"/>
    <w:rsid w:val="00C23706"/>
    <w:rsid w:val="00C2419A"/>
    <w:rsid w:val="00C2480A"/>
    <w:rsid w:val="00C2719D"/>
    <w:rsid w:val="00C27CF2"/>
    <w:rsid w:val="00C300C0"/>
    <w:rsid w:val="00C300CE"/>
    <w:rsid w:val="00C31246"/>
    <w:rsid w:val="00C34DEE"/>
    <w:rsid w:val="00C3676A"/>
    <w:rsid w:val="00C36A30"/>
    <w:rsid w:val="00C36CC2"/>
    <w:rsid w:val="00C41338"/>
    <w:rsid w:val="00C43EFD"/>
    <w:rsid w:val="00C445FE"/>
    <w:rsid w:val="00C45524"/>
    <w:rsid w:val="00C47409"/>
    <w:rsid w:val="00C475D7"/>
    <w:rsid w:val="00C5218B"/>
    <w:rsid w:val="00C52935"/>
    <w:rsid w:val="00C5568E"/>
    <w:rsid w:val="00C55FAA"/>
    <w:rsid w:val="00C6045A"/>
    <w:rsid w:val="00C6053D"/>
    <w:rsid w:val="00C6204B"/>
    <w:rsid w:val="00C62A7F"/>
    <w:rsid w:val="00C6351D"/>
    <w:rsid w:val="00C64A0B"/>
    <w:rsid w:val="00C64CAB"/>
    <w:rsid w:val="00C6648A"/>
    <w:rsid w:val="00C66B2A"/>
    <w:rsid w:val="00C67146"/>
    <w:rsid w:val="00C701EC"/>
    <w:rsid w:val="00C714E7"/>
    <w:rsid w:val="00C7234D"/>
    <w:rsid w:val="00C728BB"/>
    <w:rsid w:val="00C7388D"/>
    <w:rsid w:val="00C73931"/>
    <w:rsid w:val="00C75391"/>
    <w:rsid w:val="00C760E7"/>
    <w:rsid w:val="00C80532"/>
    <w:rsid w:val="00C810B7"/>
    <w:rsid w:val="00C8118E"/>
    <w:rsid w:val="00C815A4"/>
    <w:rsid w:val="00C8256C"/>
    <w:rsid w:val="00C83D28"/>
    <w:rsid w:val="00C85301"/>
    <w:rsid w:val="00C857C1"/>
    <w:rsid w:val="00C85CF3"/>
    <w:rsid w:val="00C863A7"/>
    <w:rsid w:val="00C90928"/>
    <w:rsid w:val="00C94902"/>
    <w:rsid w:val="00C94A6A"/>
    <w:rsid w:val="00C94C83"/>
    <w:rsid w:val="00C9509F"/>
    <w:rsid w:val="00C96FBB"/>
    <w:rsid w:val="00C97721"/>
    <w:rsid w:val="00CA0CB2"/>
    <w:rsid w:val="00CA2CF5"/>
    <w:rsid w:val="00CA393B"/>
    <w:rsid w:val="00CA4B06"/>
    <w:rsid w:val="00CA5500"/>
    <w:rsid w:val="00CB060F"/>
    <w:rsid w:val="00CB3040"/>
    <w:rsid w:val="00CB3155"/>
    <w:rsid w:val="00CB4C4A"/>
    <w:rsid w:val="00CB58A3"/>
    <w:rsid w:val="00CB71D0"/>
    <w:rsid w:val="00CB7634"/>
    <w:rsid w:val="00CB7676"/>
    <w:rsid w:val="00CB787E"/>
    <w:rsid w:val="00CC1088"/>
    <w:rsid w:val="00CC2409"/>
    <w:rsid w:val="00CC29A8"/>
    <w:rsid w:val="00CC35AC"/>
    <w:rsid w:val="00CC3A81"/>
    <w:rsid w:val="00CC57F4"/>
    <w:rsid w:val="00CC6F61"/>
    <w:rsid w:val="00CD425D"/>
    <w:rsid w:val="00CD624D"/>
    <w:rsid w:val="00CE264C"/>
    <w:rsid w:val="00CE3719"/>
    <w:rsid w:val="00CE478D"/>
    <w:rsid w:val="00CE6BC5"/>
    <w:rsid w:val="00CE7094"/>
    <w:rsid w:val="00CE74F1"/>
    <w:rsid w:val="00CE7F8E"/>
    <w:rsid w:val="00CF0D92"/>
    <w:rsid w:val="00CF2211"/>
    <w:rsid w:val="00CF3D7B"/>
    <w:rsid w:val="00CF71D3"/>
    <w:rsid w:val="00CF723E"/>
    <w:rsid w:val="00D010DB"/>
    <w:rsid w:val="00D014B3"/>
    <w:rsid w:val="00D015FC"/>
    <w:rsid w:val="00D0250C"/>
    <w:rsid w:val="00D0255F"/>
    <w:rsid w:val="00D02C88"/>
    <w:rsid w:val="00D0397D"/>
    <w:rsid w:val="00D052F4"/>
    <w:rsid w:val="00D06104"/>
    <w:rsid w:val="00D07B08"/>
    <w:rsid w:val="00D1036D"/>
    <w:rsid w:val="00D10470"/>
    <w:rsid w:val="00D110DD"/>
    <w:rsid w:val="00D14B44"/>
    <w:rsid w:val="00D14F6D"/>
    <w:rsid w:val="00D1500C"/>
    <w:rsid w:val="00D16F30"/>
    <w:rsid w:val="00D177D0"/>
    <w:rsid w:val="00D17870"/>
    <w:rsid w:val="00D1794F"/>
    <w:rsid w:val="00D20C68"/>
    <w:rsid w:val="00D22A5C"/>
    <w:rsid w:val="00D22E99"/>
    <w:rsid w:val="00D238DF"/>
    <w:rsid w:val="00D24E78"/>
    <w:rsid w:val="00D25F9F"/>
    <w:rsid w:val="00D260BB"/>
    <w:rsid w:val="00D26EAA"/>
    <w:rsid w:val="00D26F6B"/>
    <w:rsid w:val="00D27115"/>
    <w:rsid w:val="00D303CB"/>
    <w:rsid w:val="00D31360"/>
    <w:rsid w:val="00D31A47"/>
    <w:rsid w:val="00D3293F"/>
    <w:rsid w:val="00D347BC"/>
    <w:rsid w:val="00D354CE"/>
    <w:rsid w:val="00D4012C"/>
    <w:rsid w:val="00D40C88"/>
    <w:rsid w:val="00D41A96"/>
    <w:rsid w:val="00D42F32"/>
    <w:rsid w:val="00D432CF"/>
    <w:rsid w:val="00D432EA"/>
    <w:rsid w:val="00D453F8"/>
    <w:rsid w:val="00D47675"/>
    <w:rsid w:val="00D5030E"/>
    <w:rsid w:val="00D526C2"/>
    <w:rsid w:val="00D52DC0"/>
    <w:rsid w:val="00D552CA"/>
    <w:rsid w:val="00D559F8"/>
    <w:rsid w:val="00D6169B"/>
    <w:rsid w:val="00D6234F"/>
    <w:rsid w:val="00D62D31"/>
    <w:rsid w:val="00D63D2E"/>
    <w:rsid w:val="00D64654"/>
    <w:rsid w:val="00D70473"/>
    <w:rsid w:val="00D7206F"/>
    <w:rsid w:val="00D72636"/>
    <w:rsid w:val="00D74755"/>
    <w:rsid w:val="00D77B8F"/>
    <w:rsid w:val="00D813A7"/>
    <w:rsid w:val="00D820F9"/>
    <w:rsid w:val="00D82B77"/>
    <w:rsid w:val="00D83660"/>
    <w:rsid w:val="00D83A78"/>
    <w:rsid w:val="00D85EEC"/>
    <w:rsid w:val="00D87733"/>
    <w:rsid w:val="00D9065C"/>
    <w:rsid w:val="00D91D57"/>
    <w:rsid w:val="00D92E9C"/>
    <w:rsid w:val="00D938F5"/>
    <w:rsid w:val="00D969B5"/>
    <w:rsid w:val="00D97F51"/>
    <w:rsid w:val="00DA1580"/>
    <w:rsid w:val="00DA2986"/>
    <w:rsid w:val="00DA388E"/>
    <w:rsid w:val="00DA4F47"/>
    <w:rsid w:val="00DA66CC"/>
    <w:rsid w:val="00DB18B3"/>
    <w:rsid w:val="00DB3499"/>
    <w:rsid w:val="00DB413A"/>
    <w:rsid w:val="00DB4B2B"/>
    <w:rsid w:val="00DB566A"/>
    <w:rsid w:val="00DB65A2"/>
    <w:rsid w:val="00DB6699"/>
    <w:rsid w:val="00DC1A28"/>
    <w:rsid w:val="00DC27CF"/>
    <w:rsid w:val="00DC2F5B"/>
    <w:rsid w:val="00DC381C"/>
    <w:rsid w:val="00DC4690"/>
    <w:rsid w:val="00DC6999"/>
    <w:rsid w:val="00DC77C5"/>
    <w:rsid w:val="00DC7C74"/>
    <w:rsid w:val="00DD27E4"/>
    <w:rsid w:val="00DD6ADB"/>
    <w:rsid w:val="00DD7998"/>
    <w:rsid w:val="00DE017B"/>
    <w:rsid w:val="00DE0DCD"/>
    <w:rsid w:val="00DE0F26"/>
    <w:rsid w:val="00DE47D8"/>
    <w:rsid w:val="00DE507A"/>
    <w:rsid w:val="00DE58C1"/>
    <w:rsid w:val="00DE5927"/>
    <w:rsid w:val="00DE63AF"/>
    <w:rsid w:val="00DE7355"/>
    <w:rsid w:val="00DE73F4"/>
    <w:rsid w:val="00DE7478"/>
    <w:rsid w:val="00DF0483"/>
    <w:rsid w:val="00DF123F"/>
    <w:rsid w:val="00DF1CE4"/>
    <w:rsid w:val="00DF25D4"/>
    <w:rsid w:val="00DF4696"/>
    <w:rsid w:val="00DF4DCD"/>
    <w:rsid w:val="00DF5069"/>
    <w:rsid w:val="00DF6E7C"/>
    <w:rsid w:val="00E00888"/>
    <w:rsid w:val="00E01A1D"/>
    <w:rsid w:val="00E027D5"/>
    <w:rsid w:val="00E047BA"/>
    <w:rsid w:val="00E10D27"/>
    <w:rsid w:val="00E113CC"/>
    <w:rsid w:val="00E12D32"/>
    <w:rsid w:val="00E13CD9"/>
    <w:rsid w:val="00E15915"/>
    <w:rsid w:val="00E15CF4"/>
    <w:rsid w:val="00E164BA"/>
    <w:rsid w:val="00E21115"/>
    <w:rsid w:val="00E212DF"/>
    <w:rsid w:val="00E23F63"/>
    <w:rsid w:val="00E245F1"/>
    <w:rsid w:val="00E24EAD"/>
    <w:rsid w:val="00E2554E"/>
    <w:rsid w:val="00E2577C"/>
    <w:rsid w:val="00E25CF3"/>
    <w:rsid w:val="00E25DC5"/>
    <w:rsid w:val="00E26691"/>
    <w:rsid w:val="00E26E5E"/>
    <w:rsid w:val="00E2729E"/>
    <w:rsid w:val="00E276AB"/>
    <w:rsid w:val="00E27E14"/>
    <w:rsid w:val="00E322A4"/>
    <w:rsid w:val="00E33E99"/>
    <w:rsid w:val="00E34E7A"/>
    <w:rsid w:val="00E358E6"/>
    <w:rsid w:val="00E36463"/>
    <w:rsid w:val="00E409EC"/>
    <w:rsid w:val="00E41C86"/>
    <w:rsid w:val="00E4229C"/>
    <w:rsid w:val="00E43363"/>
    <w:rsid w:val="00E44640"/>
    <w:rsid w:val="00E46077"/>
    <w:rsid w:val="00E474D8"/>
    <w:rsid w:val="00E5055B"/>
    <w:rsid w:val="00E51274"/>
    <w:rsid w:val="00E540E8"/>
    <w:rsid w:val="00E54808"/>
    <w:rsid w:val="00E54BBB"/>
    <w:rsid w:val="00E56207"/>
    <w:rsid w:val="00E56652"/>
    <w:rsid w:val="00E56D9A"/>
    <w:rsid w:val="00E6058E"/>
    <w:rsid w:val="00E60B2F"/>
    <w:rsid w:val="00E6507A"/>
    <w:rsid w:val="00E65A92"/>
    <w:rsid w:val="00E6760A"/>
    <w:rsid w:val="00E7006D"/>
    <w:rsid w:val="00E72663"/>
    <w:rsid w:val="00E73F5A"/>
    <w:rsid w:val="00E7441A"/>
    <w:rsid w:val="00E74745"/>
    <w:rsid w:val="00E8187B"/>
    <w:rsid w:val="00E849B0"/>
    <w:rsid w:val="00E85F6D"/>
    <w:rsid w:val="00E867AA"/>
    <w:rsid w:val="00E8757C"/>
    <w:rsid w:val="00E87C19"/>
    <w:rsid w:val="00E900C6"/>
    <w:rsid w:val="00E9101C"/>
    <w:rsid w:val="00E91341"/>
    <w:rsid w:val="00E92792"/>
    <w:rsid w:val="00E92DA2"/>
    <w:rsid w:val="00E934C9"/>
    <w:rsid w:val="00E94612"/>
    <w:rsid w:val="00E9567D"/>
    <w:rsid w:val="00E95B20"/>
    <w:rsid w:val="00E97342"/>
    <w:rsid w:val="00E977A7"/>
    <w:rsid w:val="00EA01C6"/>
    <w:rsid w:val="00EA1EF2"/>
    <w:rsid w:val="00EA2B69"/>
    <w:rsid w:val="00EA497B"/>
    <w:rsid w:val="00EA4EAB"/>
    <w:rsid w:val="00EB3134"/>
    <w:rsid w:val="00EB41AF"/>
    <w:rsid w:val="00EB4E3A"/>
    <w:rsid w:val="00EB6ECE"/>
    <w:rsid w:val="00EB717B"/>
    <w:rsid w:val="00EB7C0D"/>
    <w:rsid w:val="00EC0C7E"/>
    <w:rsid w:val="00EC1504"/>
    <w:rsid w:val="00EC1A1B"/>
    <w:rsid w:val="00EC2CA2"/>
    <w:rsid w:val="00EC3D24"/>
    <w:rsid w:val="00EC41A6"/>
    <w:rsid w:val="00EC4654"/>
    <w:rsid w:val="00EC4A6B"/>
    <w:rsid w:val="00EC4F0D"/>
    <w:rsid w:val="00EC57AE"/>
    <w:rsid w:val="00ED2A8C"/>
    <w:rsid w:val="00ED3A6B"/>
    <w:rsid w:val="00ED45CD"/>
    <w:rsid w:val="00ED4FCE"/>
    <w:rsid w:val="00ED56BA"/>
    <w:rsid w:val="00ED58BF"/>
    <w:rsid w:val="00ED664F"/>
    <w:rsid w:val="00EE1969"/>
    <w:rsid w:val="00EE19AF"/>
    <w:rsid w:val="00EE3DD8"/>
    <w:rsid w:val="00EE4E68"/>
    <w:rsid w:val="00EE6447"/>
    <w:rsid w:val="00EF12BE"/>
    <w:rsid w:val="00EF1638"/>
    <w:rsid w:val="00EF1EE0"/>
    <w:rsid w:val="00EF7604"/>
    <w:rsid w:val="00EF7F54"/>
    <w:rsid w:val="00F0016C"/>
    <w:rsid w:val="00F005EA"/>
    <w:rsid w:val="00F02275"/>
    <w:rsid w:val="00F02A1F"/>
    <w:rsid w:val="00F10069"/>
    <w:rsid w:val="00F10728"/>
    <w:rsid w:val="00F11416"/>
    <w:rsid w:val="00F11507"/>
    <w:rsid w:val="00F11772"/>
    <w:rsid w:val="00F125BA"/>
    <w:rsid w:val="00F126B3"/>
    <w:rsid w:val="00F145AB"/>
    <w:rsid w:val="00F14B6F"/>
    <w:rsid w:val="00F16960"/>
    <w:rsid w:val="00F1796B"/>
    <w:rsid w:val="00F17BCC"/>
    <w:rsid w:val="00F22134"/>
    <w:rsid w:val="00F232E6"/>
    <w:rsid w:val="00F24868"/>
    <w:rsid w:val="00F253F3"/>
    <w:rsid w:val="00F26193"/>
    <w:rsid w:val="00F275E4"/>
    <w:rsid w:val="00F330D6"/>
    <w:rsid w:val="00F36B43"/>
    <w:rsid w:val="00F37A81"/>
    <w:rsid w:val="00F37DF3"/>
    <w:rsid w:val="00F401FE"/>
    <w:rsid w:val="00F40603"/>
    <w:rsid w:val="00F40FF1"/>
    <w:rsid w:val="00F413E3"/>
    <w:rsid w:val="00F43E15"/>
    <w:rsid w:val="00F45971"/>
    <w:rsid w:val="00F51658"/>
    <w:rsid w:val="00F529D0"/>
    <w:rsid w:val="00F530D3"/>
    <w:rsid w:val="00F53A37"/>
    <w:rsid w:val="00F55350"/>
    <w:rsid w:val="00F602FC"/>
    <w:rsid w:val="00F60CB5"/>
    <w:rsid w:val="00F60ED5"/>
    <w:rsid w:val="00F60FA0"/>
    <w:rsid w:val="00F61343"/>
    <w:rsid w:val="00F62681"/>
    <w:rsid w:val="00F635D5"/>
    <w:rsid w:val="00F673A4"/>
    <w:rsid w:val="00F67F30"/>
    <w:rsid w:val="00F67FAF"/>
    <w:rsid w:val="00F71891"/>
    <w:rsid w:val="00F726B3"/>
    <w:rsid w:val="00F73C92"/>
    <w:rsid w:val="00F7417A"/>
    <w:rsid w:val="00F74C67"/>
    <w:rsid w:val="00F74E20"/>
    <w:rsid w:val="00F75921"/>
    <w:rsid w:val="00F75BB4"/>
    <w:rsid w:val="00F7664A"/>
    <w:rsid w:val="00F76A21"/>
    <w:rsid w:val="00F77BBD"/>
    <w:rsid w:val="00F810BC"/>
    <w:rsid w:val="00F816E6"/>
    <w:rsid w:val="00F82A3D"/>
    <w:rsid w:val="00F83EB8"/>
    <w:rsid w:val="00F85BD9"/>
    <w:rsid w:val="00F85D98"/>
    <w:rsid w:val="00F8709D"/>
    <w:rsid w:val="00F87B8A"/>
    <w:rsid w:val="00F9229D"/>
    <w:rsid w:val="00F92FFA"/>
    <w:rsid w:val="00F93FBF"/>
    <w:rsid w:val="00F94241"/>
    <w:rsid w:val="00F948F1"/>
    <w:rsid w:val="00F95869"/>
    <w:rsid w:val="00F95E55"/>
    <w:rsid w:val="00F967FC"/>
    <w:rsid w:val="00FA2AA1"/>
    <w:rsid w:val="00FA32F1"/>
    <w:rsid w:val="00FA3C0D"/>
    <w:rsid w:val="00FA7D69"/>
    <w:rsid w:val="00FB047A"/>
    <w:rsid w:val="00FB2CF3"/>
    <w:rsid w:val="00FB38F3"/>
    <w:rsid w:val="00FB565C"/>
    <w:rsid w:val="00FB6198"/>
    <w:rsid w:val="00FB6D47"/>
    <w:rsid w:val="00FC0113"/>
    <w:rsid w:val="00FC1502"/>
    <w:rsid w:val="00FC2324"/>
    <w:rsid w:val="00FC2775"/>
    <w:rsid w:val="00FC2AF9"/>
    <w:rsid w:val="00FC4A16"/>
    <w:rsid w:val="00FC54B4"/>
    <w:rsid w:val="00FC63C4"/>
    <w:rsid w:val="00FD0B8D"/>
    <w:rsid w:val="00FD0EEF"/>
    <w:rsid w:val="00FD1267"/>
    <w:rsid w:val="00FD1D68"/>
    <w:rsid w:val="00FD2913"/>
    <w:rsid w:val="00FD60C1"/>
    <w:rsid w:val="00FD60FA"/>
    <w:rsid w:val="00FE019E"/>
    <w:rsid w:val="00FE0321"/>
    <w:rsid w:val="00FE0EA2"/>
    <w:rsid w:val="00FE342D"/>
    <w:rsid w:val="00FE437A"/>
    <w:rsid w:val="00FE567E"/>
    <w:rsid w:val="00FE72E9"/>
    <w:rsid w:val="00FF0F16"/>
    <w:rsid w:val="00FF1430"/>
    <w:rsid w:val="00FF15C6"/>
    <w:rsid w:val="00FF201C"/>
    <w:rsid w:val="00FF5E40"/>
    <w:rsid w:val="00FF66F6"/>
    <w:rsid w:val="00FF7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71C937"/>
  <w15:docId w15:val="{3C2591F7-D86E-40E9-A3DB-41CECD56F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723"/>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805723"/>
    <w:p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EC4A6B"/>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C4A6B"/>
    <w:pPr>
      <w:jc w:val="both"/>
      <w:outlineLvl w:val="2"/>
    </w:pPr>
    <w:rPr>
      <w:rFonts w:ascii="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723"/>
    <w:rPr>
      <w:rFonts w:ascii="Segoe UI" w:hAnsi="Segoe UI" w:cs="Segoe UI"/>
      <w:sz w:val="18"/>
      <w:szCs w:val="18"/>
    </w:rPr>
  </w:style>
  <w:style w:type="character" w:customStyle="1" w:styleId="Heading1Char">
    <w:name w:val="Heading 1 Char"/>
    <w:basedOn w:val="DefaultParagraphFont"/>
    <w:link w:val="Heading1"/>
    <w:uiPriority w:val="9"/>
    <w:rsid w:val="00805723"/>
    <w:rPr>
      <w:b/>
    </w:rPr>
  </w:style>
  <w:style w:type="character" w:styleId="Hyperlink">
    <w:name w:val="Hyperlink"/>
    <w:basedOn w:val="DefaultParagraphFont"/>
    <w:uiPriority w:val="99"/>
    <w:unhideWhenUsed/>
    <w:rsid w:val="00805723"/>
    <w:rPr>
      <w:color w:val="0563C1" w:themeColor="hyperlink"/>
      <w:u w:val="single"/>
    </w:rPr>
  </w:style>
  <w:style w:type="paragraph" w:styleId="ListParagraph">
    <w:name w:val="List Paragraph"/>
    <w:basedOn w:val="Normal"/>
    <w:uiPriority w:val="34"/>
    <w:qFormat/>
    <w:rsid w:val="00EB717B"/>
    <w:pPr>
      <w:ind w:left="720"/>
      <w:contextualSpacing/>
    </w:pPr>
  </w:style>
  <w:style w:type="table" w:styleId="TableGrid">
    <w:name w:val="Table Grid"/>
    <w:basedOn w:val="TableNormal"/>
    <w:uiPriority w:val="39"/>
    <w:rsid w:val="00E4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A6B"/>
    <w:rPr>
      <w:i/>
      <w:iCs/>
    </w:rPr>
  </w:style>
  <w:style w:type="character" w:customStyle="1" w:styleId="Heading3Char">
    <w:name w:val="Heading 3 Char"/>
    <w:basedOn w:val="DefaultParagraphFont"/>
    <w:link w:val="Heading3"/>
    <w:uiPriority w:val="9"/>
    <w:rsid w:val="00EC4A6B"/>
    <w:rPr>
      <w:b/>
      <w:bCs/>
    </w:rPr>
  </w:style>
  <w:style w:type="character" w:styleId="CommentReference">
    <w:name w:val="annotation reference"/>
    <w:basedOn w:val="DefaultParagraphFont"/>
    <w:uiPriority w:val="99"/>
    <w:semiHidden/>
    <w:unhideWhenUsed/>
    <w:rsid w:val="00ED56BA"/>
    <w:rPr>
      <w:sz w:val="16"/>
      <w:szCs w:val="16"/>
    </w:rPr>
  </w:style>
  <w:style w:type="paragraph" w:styleId="CommentText">
    <w:name w:val="annotation text"/>
    <w:basedOn w:val="Normal"/>
    <w:link w:val="CommentTextChar"/>
    <w:uiPriority w:val="99"/>
    <w:unhideWhenUsed/>
    <w:rsid w:val="00ED56BA"/>
    <w:pPr>
      <w:spacing w:line="240" w:lineRule="auto"/>
    </w:pPr>
    <w:rPr>
      <w:sz w:val="20"/>
      <w:szCs w:val="20"/>
    </w:rPr>
  </w:style>
  <w:style w:type="character" w:customStyle="1" w:styleId="CommentTextChar">
    <w:name w:val="Comment Text Char"/>
    <w:basedOn w:val="DefaultParagraphFont"/>
    <w:link w:val="CommentText"/>
    <w:uiPriority w:val="99"/>
    <w:rsid w:val="00ED56BA"/>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ED56BA"/>
    <w:rPr>
      <w:b/>
      <w:bCs/>
    </w:rPr>
  </w:style>
  <w:style w:type="character" w:customStyle="1" w:styleId="CommentSubjectChar">
    <w:name w:val="Comment Subject Char"/>
    <w:basedOn w:val="CommentTextChar"/>
    <w:link w:val="CommentSubject"/>
    <w:uiPriority w:val="99"/>
    <w:semiHidden/>
    <w:rsid w:val="00ED56BA"/>
    <w:rPr>
      <w:rFonts w:asciiTheme="minorHAnsi" w:hAnsiTheme="minorHAnsi" w:cstheme="minorBidi"/>
      <w:b/>
      <w:bCs/>
      <w:sz w:val="20"/>
      <w:szCs w:val="20"/>
    </w:rPr>
  </w:style>
  <w:style w:type="paragraph" w:styleId="Revision">
    <w:name w:val="Revision"/>
    <w:hidden/>
    <w:uiPriority w:val="99"/>
    <w:semiHidden/>
    <w:rsid w:val="002F6781"/>
    <w:pPr>
      <w:spacing w:after="0" w:line="240" w:lineRule="auto"/>
    </w:pPr>
    <w:rPr>
      <w:rFonts w:asciiTheme="minorHAnsi" w:hAnsiTheme="minorHAnsi" w:cstheme="minorBidi"/>
      <w:sz w:val="22"/>
      <w:szCs w:val="22"/>
    </w:rPr>
  </w:style>
  <w:style w:type="paragraph" w:customStyle="1" w:styleId="EndNoteBibliographyTitle">
    <w:name w:val="EndNote Bibliography Title"/>
    <w:basedOn w:val="Normal"/>
    <w:link w:val="EndNoteBibliographyTitleChar"/>
    <w:rsid w:val="009418B1"/>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9418B1"/>
    <w:rPr>
      <w:rFonts w:ascii="Calibri" w:hAnsi="Calibri" w:cs="Calibri"/>
      <w:i w:val="0"/>
      <w:iCs w:val="0"/>
      <w:noProof/>
      <w:sz w:val="22"/>
      <w:szCs w:val="22"/>
    </w:rPr>
  </w:style>
  <w:style w:type="paragraph" w:customStyle="1" w:styleId="EndNoteBibliography">
    <w:name w:val="EndNote Bibliography"/>
    <w:basedOn w:val="Normal"/>
    <w:link w:val="EndNoteBibliographyChar"/>
    <w:rsid w:val="009418B1"/>
    <w:pPr>
      <w:spacing w:line="240" w:lineRule="auto"/>
      <w:jc w:val="both"/>
    </w:pPr>
    <w:rPr>
      <w:rFonts w:ascii="Calibri" w:hAnsi="Calibri" w:cs="Calibri"/>
      <w:noProof/>
    </w:rPr>
  </w:style>
  <w:style w:type="character" w:customStyle="1" w:styleId="EndNoteBibliographyChar">
    <w:name w:val="EndNote Bibliography Char"/>
    <w:basedOn w:val="Heading2Char"/>
    <w:link w:val="EndNoteBibliography"/>
    <w:rsid w:val="009418B1"/>
    <w:rPr>
      <w:rFonts w:ascii="Calibri" w:hAnsi="Calibri" w:cs="Calibri"/>
      <w:i w:val="0"/>
      <w:iCs w:val="0"/>
      <w:noProof/>
      <w:sz w:val="22"/>
      <w:szCs w:val="22"/>
    </w:rPr>
  </w:style>
  <w:style w:type="character" w:customStyle="1" w:styleId="UnresolvedMention1">
    <w:name w:val="Unresolved Mention1"/>
    <w:basedOn w:val="DefaultParagraphFont"/>
    <w:uiPriority w:val="99"/>
    <w:semiHidden/>
    <w:unhideWhenUsed/>
    <w:rsid w:val="009C4222"/>
    <w:rPr>
      <w:color w:val="605E5C"/>
      <w:shd w:val="clear" w:color="auto" w:fill="E1DFDD"/>
    </w:rPr>
  </w:style>
  <w:style w:type="character" w:customStyle="1" w:styleId="UnresolvedMention2">
    <w:name w:val="Unresolved Mention2"/>
    <w:basedOn w:val="DefaultParagraphFont"/>
    <w:uiPriority w:val="99"/>
    <w:semiHidden/>
    <w:unhideWhenUsed/>
    <w:rsid w:val="000A78C1"/>
    <w:rPr>
      <w:color w:val="605E5C"/>
      <w:shd w:val="clear" w:color="auto" w:fill="E1DFDD"/>
    </w:rPr>
  </w:style>
  <w:style w:type="paragraph" w:styleId="Header">
    <w:name w:val="header"/>
    <w:basedOn w:val="Normal"/>
    <w:link w:val="HeaderChar"/>
    <w:uiPriority w:val="99"/>
    <w:unhideWhenUsed/>
    <w:rsid w:val="007E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690"/>
    <w:rPr>
      <w:rFonts w:asciiTheme="minorHAnsi" w:hAnsiTheme="minorHAnsi" w:cstheme="minorBidi"/>
      <w:sz w:val="22"/>
      <w:szCs w:val="22"/>
    </w:rPr>
  </w:style>
  <w:style w:type="paragraph" w:styleId="Footer">
    <w:name w:val="footer"/>
    <w:basedOn w:val="Normal"/>
    <w:link w:val="FooterChar"/>
    <w:uiPriority w:val="99"/>
    <w:unhideWhenUsed/>
    <w:rsid w:val="007E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690"/>
    <w:rPr>
      <w:rFonts w:asciiTheme="minorHAnsi" w:hAnsiTheme="minorHAnsi" w:cstheme="minorBidi"/>
      <w:sz w:val="22"/>
      <w:szCs w:val="22"/>
    </w:rPr>
  </w:style>
  <w:style w:type="character" w:customStyle="1" w:styleId="UnresolvedMention3">
    <w:name w:val="Unresolved Mention3"/>
    <w:basedOn w:val="DefaultParagraphFont"/>
    <w:uiPriority w:val="99"/>
    <w:semiHidden/>
    <w:unhideWhenUsed/>
    <w:rsid w:val="00E41C86"/>
    <w:rPr>
      <w:color w:val="605E5C"/>
      <w:shd w:val="clear" w:color="auto" w:fill="E1DFDD"/>
    </w:rPr>
  </w:style>
  <w:style w:type="character" w:styleId="UnresolvedMention">
    <w:name w:val="Unresolved Mention"/>
    <w:basedOn w:val="DefaultParagraphFont"/>
    <w:uiPriority w:val="99"/>
    <w:semiHidden/>
    <w:unhideWhenUsed/>
    <w:rsid w:val="00B84C77"/>
    <w:rPr>
      <w:color w:val="605E5C"/>
      <w:shd w:val="clear" w:color="auto" w:fill="E1DFDD"/>
    </w:rPr>
  </w:style>
  <w:style w:type="character" w:styleId="LineNumber">
    <w:name w:val="line number"/>
    <w:basedOn w:val="DefaultParagraphFont"/>
    <w:uiPriority w:val="99"/>
    <w:semiHidden/>
    <w:unhideWhenUsed/>
    <w:rsid w:val="003D76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70012">
      <w:bodyDiv w:val="1"/>
      <w:marLeft w:val="0"/>
      <w:marRight w:val="0"/>
      <w:marTop w:val="0"/>
      <w:marBottom w:val="0"/>
      <w:divBdr>
        <w:top w:val="none" w:sz="0" w:space="0" w:color="auto"/>
        <w:left w:val="none" w:sz="0" w:space="0" w:color="auto"/>
        <w:bottom w:val="none" w:sz="0" w:space="0" w:color="auto"/>
        <w:right w:val="none" w:sz="0" w:space="0" w:color="auto"/>
      </w:divBdr>
    </w:div>
    <w:div w:id="886062111">
      <w:bodyDiv w:val="1"/>
      <w:marLeft w:val="0"/>
      <w:marRight w:val="0"/>
      <w:marTop w:val="0"/>
      <w:marBottom w:val="0"/>
      <w:divBdr>
        <w:top w:val="none" w:sz="0" w:space="0" w:color="auto"/>
        <w:left w:val="none" w:sz="0" w:space="0" w:color="auto"/>
        <w:bottom w:val="none" w:sz="0" w:space="0" w:color="auto"/>
        <w:right w:val="none" w:sz="0" w:space="0" w:color="auto"/>
      </w:divBdr>
    </w:div>
    <w:div w:id="1464538196">
      <w:bodyDiv w:val="1"/>
      <w:marLeft w:val="0"/>
      <w:marRight w:val="0"/>
      <w:marTop w:val="0"/>
      <w:marBottom w:val="0"/>
      <w:divBdr>
        <w:top w:val="none" w:sz="0" w:space="0" w:color="auto"/>
        <w:left w:val="none" w:sz="0" w:space="0" w:color="auto"/>
        <w:bottom w:val="none" w:sz="0" w:space="0" w:color="auto"/>
        <w:right w:val="none" w:sz="0" w:space="0" w:color="auto"/>
      </w:divBdr>
    </w:div>
    <w:div w:id="2026976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ncbi.nlm.nih.gov/pmc/articles/PMC383296/" TargetMode="External"/><Relationship Id="rId2" Type="http://schemas.openxmlformats.org/officeDocument/2006/relationships/hyperlink" Target="https://www.cell.com/cell-genomics/pdf/S2666-979X(23)00334-8.pdf" TargetMode="External"/><Relationship Id="rId1" Type="http://schemas.openxmlformats.org/officeDocument/2006/relationships/hyperlink" Target="https://academic.oup.com/sysbio/article/70/3/593/6017180" TargetMode="External"/><Relationship Id="rId5" Type="http://schemas.openxmlformats.org/officeDocument/2006/relationships/hyperlink" Target="https://royalsocietypublishing.org/doi/10.1098/rstb.2016.0469" TargetMode="External"/><Relationship Id="rId4" Type="http://schemas.openxmlformats.org/officeDocument/2006/relationships/hyperlink" Target="https://academic.oup.com/mbe/article/33/4/928/2579342?login=true"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goodest-goodlab/pseudo-it" TargetMode="External"/><Relationship Id="rId18" Type="http://schemas.openxmlformats.org/officeDocument/2006/relationships/image" Target="media/image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gthomas@fas.harvard.edu" TargetMode="External"/><Relationship Id="rId17" Type="http://schemas.openxmlformats.org/officeDocument/2006/relationships/image" Target="media/image1.png"/><Relationship Id="rId25" Type="http://schemas.openxmlformats.org/officeDocument/2006/relationships/hyperlink" Target="http://www.repeatmasker.org" TargetMode="External"/><Relationship Id="rId2" Type="http://schemas.openxmlformats.org/officeDocument/2006/relationships/numbering" Target="numbering.xml"/><Relationship Id="rId16" Type="http://schemas.openxmlformats.org/officeDocument/2006/relationships/hyperlink" Target="https://github.com/gwct/murine-discordance"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www.robertlanfear.com/blog/files/concordance_factors.html" TargetMode="External"/><Relationship Id="rId5" Type="http://schemas.openxmlformats.org/officeDocument/2006/relationships/webSettings" Target="webSettings.xml"/><Relationship Id="rId15" Type="http://schemas.openxmlformats.org/officeDocument/2006/relationships/hyperlink" Target="https://doi.org/10.5061/dryad.866t1g1wq" TargetMode="External"/><Relationship Id="rId23" Type="http://schemas.openxmlformats.org/officeDocument/2006/relationships/hyperlink" Target="http://paleodb.org/" TargetMode="Externa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3.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dwinter/pafr"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95230-6767-4C51-80EE-2AD6E4C24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42</Pages>
  <Words>28402</Words>
  <Characters>161893</Characters>
  <Application>Microsoft Office Word</Application>
  <DocSecurity>0</DocSecurity>
  <Lines>1349</Lines>
  <Paragraphs>379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dc:creator>
  <cp:keywords/>
  <dc:description/>
  <cp:lastModifiedBy>Thomas, Gregg</cp:lastModifiedBy>
  <cp:revision>9</cp:revision>
  <cp:lastPrinted>2024-06-07T19:36:00Z</cp:lastPrinted>
  <dcterms:created xsi:type="dcterms:W3CDTF">2024-06-16T20:30:00Z</dcterms:created>
  <dcterms:modified xsi:type="dcterms:W3CDTF">2024-07-12T19:31:00Z</dcterms:modified>
</cp:coreProperties>
</file>